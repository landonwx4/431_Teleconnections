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2D7EC" w14:textId="3310760B" w:rsidR="69279BDE" w:rsidRDefault="69279BDE" w:rsidP="69279BDE">
      <w:pPr>
        <w:spacing w:line="240" w:lineRule="auto"/>
        <w:jc w:val="center"/>
        <w:rPr>
          <w:rFonts w:ascii="Times New Roman" w:eastAsia="Calibri" w:hAnsi="Times New Roman" w:cs="Times New Roman"/>
          <w:b/>
          <w:color w:val="000000" w:themeColor="text1"/>
          <w:sz w:val="24"/>
          <w:szCs w:val="24"/>
        </w:rPr>
      </w:pPr>
    </w:p>
    <w:p w14:paraId="1BCE2D99" w14:textId="4ECB95E6" w:rsidR="28552991" w:rsidRDefault="28552991" w:rsidP="28CA5CBE">
      <w:pPr>
        <w:spacing w:line="240" w:lineRule="auto"/>
        <w:jc w:val="center"/>
        <w:rPr>
          <w:rFonts w:ascii="Times New Roman" w:eastAsia="Calibri" w:hAnsi="Times New Roman" w:cs="Times New Roman"/>
          <w:b/>
          <w:color w:val="000000" w:themeColor="text1"/>
          <w:sz w:val="24"/>
          <w:szCs w:val="24"/>
        </w:rPr>
      </w:pPr>
      <w:r w:rsidRPr="28CA5CBE">
        <w:rPr>
          <w:rFonts w:ascii="Times New Roman" w:eastAsia="Calibri" w:hAnsi="Times New Roman" w:cs="Times New Roman"/>
          <w:b/>
          <w:color w:val="000000" w:themeColor="text1"/>
          <w:sz w:val="24"/>
          <w:szCs w:val="24"/>
        </w:rPr>
        <w:t>Exploring Operational Improvements to Long-Term Weather Forecasting Using Teleconnection Pattern Analysis</w:t>
      </w:r>
    </w:p>
    <w:p w14:paraId="339D4777" w14:textId="33CB7247" w:rsidR="004F1869" w:rsidRPr="00E326E4" w:rsidRDefault="004F1869" w:rsidP="004F1869">
      <w:pPr>
        <w:jc w:val="center"/>
        <w:rPr>
          <w:rFonts w:ascii="Times New Roman" w:hAnsi="Times New Roman" w:cs="Times New Roman"/>
          <w:sz w:val="24"/>
          <w:szCs w:val="24"/>
        </w:rPr>
      </w:pPr>
    </w:p>
    <w:p w14:paraId="1EEBE3AA" w14:textId="5A89AA60" w:rsidR="004F1869" w:rsidRPr="00E326E4" w:rsidRDefault="004F1869" w:rsidP="004F1869">
      <w:pPr>
        <w:jc w:val="center"/>
        <w:rPr>
          <w:rFonts w:ascii="Times New Roman" w:hAnsi="Times New Roman" w:cs="Times New Roman"/>
          <w:sz w:val="24"/>
          <w:szCs w:val="24"/>
        </w:rPr>
      </w:pPr>
    </w:p>
    <w:p w14:paraId="6E5A18DD" w14:textId="7CD91B71" w:rsidR="004F1869" w:rsidRPr="00E326E4" w:rsidRDefault="28552991" w:rsidP="004F1869">
      <w:pPr>
        <w:jc w:val="center"/>
        <w:rPr>
          <w:rFonts w:ascii="Times New Roman" w:hAnsi="Times New Roman" w:cs="Times New Roman"/>
          <w:sz w:val="24"/>
          <w:szCs w:val="24"/>
        </w:rPr>
      </w:pPr>
      <w:r w:rsidRPr="28CA5CBE">
        <w:rPr>
          <w:rFonts w:ascii="Times New Roman" w:hAnsi="Times New Roman" w:cs="Times New Roman"/>
          <w:sz w:val="24"/>
          <w:szCs w:val="24"/>
        </w:rPr>
        <w:t>Everstream Analytics</w:t>
      </w:r>
    </w:p>
    <w:p w14:paraId="2EFA6D0E" w14:textId="6B76E139" w:rsidR="004F1869" w:rsidRPr="00E326E4" w:rsidRDefault="004F1869" w:rsidP="004F1869">
      <w:pPr>
        <w:jc w:val="center"/>
        <w:rPr>
          <w:rFonts w:ascii="Times New Roman" w:hAnsi="Times New Roman" w:cs="Times New Roman"/>
          <w:sz w:val="24"/>
          <w:szCs w:val="24"/>
        </w:rPr>
      </w:pPr>
      <w:r w:rsidRPr="00E326E4">
        <w:rPr>
          <w:rFonts w:ascii="Times New Roman" w:hAnsi="Times New Roman" w:cs="Times New Roman"/>
          <w:sz w:val="24"/>
          <w:szCs w:val="24"/>
        </w:rPr>
        <w:t>MET 431/531</w:t>
      </w:r>
    </w:p>
    <w:p w14:paraId="1B12C13C" w14:textId="252C748D" w:rsidR="004F1869" w:rsidRPr="00E326E4" w:rsidRDefault="004F1869" w:rsidP="004F1869">
      <w:pPr>
        <w:jc w:val="center"/>
        <w:rPr>
          <w:rFonts w:ascii="Times New Roman" w:hAnsi="Times New Roman" w:cs="Times New Roman"/>
          <w:sz w:val="24"/>
          <w:szCs w:val="24"/>
        </w:rPr>
      </w:pPr>
      <w:r w:rsidRPr="00E326E4">
        <w:rPr>
          <w:rFonts w:ascii="Times New Roman" w:hAnsi="Times New Roman" w:cs="Times New Roman"/>
          <w:sz w:val="24"/>
          <w:szCs w:val="24"/>
        </w:rPr>
        <w:t xml:space="preserve">Spring </w:t>
      </w:r>
      <w:r w:rsidR="00E326E4" w:rsidRPr="00E326E4">
        <w:rPr>
          <w:rFonts w:ascii="Times New Roman" w:hAnsi="Times New Roman" w:cs="Times New Roman"/>
          <w:sz w:val="24"/>
          <w:szCs w:val="24"/>
        </w:rPr>
        <w:t xml:space="preserve">Semester </w:t>
      </w:r>
      <w:r w:rsidRPr="00E326E4">
        <w:rPr>
          <w:rFonts w:ascii="Times New Roman" w:hAnsi="Times New Roman" w:cs="Times New Roman"/>
          <w:sz w:val="24"/>
          <w:szCs w:val="24"/>
        </w:rPr>
        <w:t>202</w:t>
      </w:r>
      <w:r w:rsidR="00CF232A">
        <w:rPr>
          <w:rFonts w:ascii="Times New Roman" w:hAnsi="Times New Roman" w:cs="Times New Roman"/>
          <w:sz w:val="24"/>
          <w:szCs w:val="24"/>
        </w:rPr>
        <w:t>6</w:t>
      </w:r>
    </w:p>
    <w:p w14:paraId="57D7F7F9" w14:textId="1350F2B6" w:rsidR="004F1869" w:rsidRPr="00E326E4" w:rsidRDefault="004F1869" w:rsidP="004F1869">
      <w:pPr>
        <w:jc w:val="center"/>
        <w:rPr>
          <w:rFonts w:ascii="Times New Roman" w:hAnsi="Times New Roman" w:cs="Times New Roman"/>
          <w:sz w:val="24"/>
          <w:szCs w:val="24"/>
        </w:rPr>
      </w:pPr>
    </w:p>
    <w:p w14:paraId="237BEF22" w14:textId="6491BBF9" w:rsidR="004F1869" w:rsidRPr="00E326E4" w:rsidRDefault="004F1869" w:rsidP="004F1869">
      <w:pPr>
        <w:jc w:val="center"/>
        <w:rPr>
          <w:rFonts w:ascii="Times New Roman" w:hAnsi="Times New Roman" w:cs="Times New Roman"/>
          <w:sz w:val="24"/>
          <w:szCs w:val="24"/>
        </w:rPr>
      </w:pPr>
    </w:p>
    <w:p w14:paraId="45E52A61" w14:textId="0397ACCD" w:rsidR="004F1869" w:rsidRPr="00E326E4" w:rsidRDefault="004F1869" w:rsidP="004F1869">
      <w:pPr>
        <w:jc w:val="center"/>
        <w:rPr>
          <w:rFonts w:ascii="Times New Roman" w:hAnsi="Times New Roman" w:cs="Times New Roman"/>
          <w:sz w:val="24"/>
          <w:szCs w:val="24"/>
        </w:rPr>
      </w:pPr>
    </w:p>
    <w:p w14:paraId="6CCCD49D" w14:textId="09058852" w:rsidR="004F1869" w:rsidRPr="00E326E4" w:rsidRDefault="004F1869" w:rsidP="004F1869">
      <w:pPr>
        <w:jc w:val="center"/>
        <w:rPr>
          <w:rFonts w:ascii="Times New Roman" w:hAnsi="Times New Roman" w:cs="Times New Roman"/>
          <w:sz w:val="24"/>
          <w:szCs w:val="24"/>
        </w:rPr>
      </w:pPr>
    </w:p>
    <w:p w14:paraId="344B59E0" w14:textId="49C3C708" w:rsidR="004F1869" w:rsidRPr="00E326E4" w:rsidRDefault="004F1869" w:rsidP="004F1869">
      <w:pPr>
        <w:jc w:val="center"/>
        <w:rPr>
          <w:rFonts w:ascii="Times New Roman" w:hAnsi="Times New Roman" w:cs="Times New Roman"/>
          <w:sz w:val="24"/>
          <w:szCs w:val="24"/>
        </w:rPr>
      </w:pPr>
    </w:p>
    <w:p w14:paraId="76B763E1" w14:textId="747FB71B" w:rsidR="004F1869" w:rsidRPr="00E326E4" w:rsidRDefault="004F1869" w:rsidP="004F1869">
      <w:pPr>
        <w:jc w:val="center"/>
        <w:rPr>
          <w:rFonts w:ascii="Times New Roman" w:hAnsi="Times New Roman" w:cs="Times New Roman"/>
          <w:sz w:val="24"/>
          <w:szCs w:val="24"/>
        </w:rPr>
      </w:pPr>
    </w:p>
    <w:p w14:paraId="62A07720" w14:textId="4106EB41" w:rsidR="004F1869" w:rsidRPr="00E326E4" w:rsidRDefault="004F1869" w:rsidP="004F1869">
      <w:pPr>
        <w:jc w:val="center"/>
        <w:rPr>
          <w:rFonts w:ascii="Times New Roman" w:hAnsi="Times New Roman" w:cs="Times New Roman"/>
          <w:sz w:val="24"/>
          <w:szCs w:val="24"/>
        </w:rPr>
      </w:pPr>
    </w:p>
    <w:p w14:paraId="417BF448" w14:textId="4B573590" w:rsidR="004F1869" w:rsidRPr="00E326E4" w:rsidRDefault="004F1869" w:rsidP="004F1869">
      <w:pPr>
        <w:jc w:val="center"/>
        <w:rPr>
          <w:rFonts w:ascii="Times New Roman" w:hAnsi="Times New Roman" w:cs="Times New Roman"/>
          <w:sz w:val="24"/>
          <w:szCs w:val="24"/>
        </w:rPr>
      </w:pPr>
    </w:p>
    <w:p w14:paraId="6BAEB31F" w14:textId="281A95FD" w:rsidR="004F1869" w:rsidRPr="00E326E4" w:rsidRDefault="004F1869" w:rsidP="004F1869">
      <w:pPr>
        <w:jc w:val="center"/>
        <w:rPr>
          <w:rFonts w:ascii="Times New Roman" w:hAnsi="Times New Roman" w:cs="Times New Roman"/>
          <w:sz w:val="24"/>
          <w:szCs w:val="24"/>
        </w:rPr>
      </w:pPr>
    </w:p>
    <w:p w14:paraId="1EF8C9C7" w14:textId="496199FB" w:rsidR="004F1869" w:rsidRPr="00E326E4" w:rsidRDefault="004F1869" w:rsidP="004F1869">
      <w:pPr>
        <w:jc w:val="center"/>
        <w:rPr>
          <w:rFonts w:ascii="Times New Roman" w:hAnsi="Times New Roman" w:cs="Times New Roman"/>
          <w:sz w:val="24"/>
          <w:szCs w:val="24"/>
        </w:rPr>
      </w:pPr>
    </w:p>
    <w:p w14:paraId="405CFEFC" w14:textId="4AAEEA5B" w:rsidR="004F1869" w:rsidRPr="00E326E4" w:rsidRDefault="004F1869" w:rsidP="004F1869">
      <w:pPr>
        <w:jc w:val="center"/>
        <w:rPr>
          <w:rFonts w:ascii="Times New Roman" w:hAnsi="Times New Roman" w:cs="Times New Roman"/>
          <w:sz w:val="24"/>
          <w:szCs w:val="24"/>
        </w:rPr>
      </w:pPr>
    </w:p>
    <w:p w14:paraId="3361729C" w14:textId="3C76A470" w:rsidR="004F1869" w:rsidRPr="00E326E4" w:rsidRDefault="004F1869" w:rsidP="004F1869">
      <w:pPr>
        <w:jc w:val="center"/>
        <w:rPr>
          <w:rFonts w:ascii="Times New Roman" w:hAnsi="Times New Roman" w:cs="Times New Roman"/>
          <w:sz w:val="24"/>
          <w:szCs w:val="24"/>
        </w:rPr>
      </w:pPr>
    </w:p>
    <w:p w14:paraId="2E8F2764" w14:textId="44E704D7" w:rsidR="004F1869" w:rsidRPr="00E326E4" w:rsidRDefault="004F1869" w:rsidP="004F1869">
      <w:pPr>
        <w:jc w:val="center"/>
        <w:rPr>
          <w:rFonts w:ascii="Times New Roman" w:hAnsi="Times New Roman" w:cs="Times New Roman"/>
          <w:sz w:val="24"/>
          <w:szCs w:val="24"/>
        </w:rPr>
      </w:pPr>
    </w:p>
    <w:p w14:paraId="6DB179F4" w14:textId="4CA07B47" w:rsidR="004F1869" w:rsidRPr="00E326E4" w:rsidRDefault="004F1869" w:rsidP="004F1869">
      <w:pPr>
        <w:jc w:val="center"/>
        <w:rPr>
          <w:rFonts w:ascii="Times New Roman" w:hAnsi="Times New Roman" w:cs="Times New Roman"/>
          <w:sz w:val="24"/>
          <w:szCs w:val="24"/>
        </w:rPr>
      </w:pPr>
    </w:p>
    <w:p w14:paraId="43A63387" w14:textId="5A1388A0" w:rsidR="004F1869" w:rsidRPr="00E326E4" w:rsidRDefault="004F1869" w:rsidP="004F1869">
      <w:pPr>
        <w:jc w:val="center"/>
        <w:rPr>
          <w:rFonts w:ascii="Times New Roman" w:hAnsi="Times New Roman" w:cs="Times New Roman"/>
          <w:sz w:val="24"/>
          <w:szCs w:val="24"/>
        </w:rPr>
      </w:pPr>
    </w:p>
    <w:p w14:paraId="3A6D4003" w14:textId="0C3D7D6C" w:rsidR="004F1869" w:rsidRPr="00E326E4" w:rsidRDefault="004F1869" w:rsidP="004F1869">
      <w:pPr>
        <w:jc w:val="center"/>
        <w:rPr>
          <w:rFonts w:ascii="Times New Roman" w:hAnsi="Times New Roman" w:cs="Times New Roman"/>
          <w:sz w:val="24"/>
          <w:szCs w:val="24"/>
        </w:rPr>
      </w:pPr>
    </w:p>
    <w:p w14:paraId="2E0152E8" w14:textId="03D64A61" w:rsidR="004F1869" w:rsidRPr="00E326E4" w:rsidRDefault="004F1869" w:rsidP="004F1869">
      <w:pPr>
        <w:jc w:val="center"/>
        <w:rPr>
          <w:rFonts w:ascii="Times New Roman" w:hAnsi="Times New Roman" w:cs="Times New Roman"/>
          <w:sz w:val="24"/>
          <w:szCs w:val="24"/>
        </w:rPr>
      </w:pPr>
    </w:p>
    <w:p w14:paraId="4EF01246" w14:textId="6AF9F99E" w:rsidR="004F1869" w:rsidRPr="00E326E4" w:rsidRDefault="004F1869" w:rsidP="004F1869">
      <w:pPr>
        <w:jc w:val="center"/>
        <w:rPr>
          <w:rFonts w:ascii="Times New Roman" w:hAnsi="Times New Roman" w:cs="Times New Roman"/>
          <w:sz w:val="24"/>
          <w:szCs w:val="24"/>
        </w:rPr>
      </w:pPr>
    </w:p>
    <w:p w14:paraId="12EA1BB6" w14:textId="3A35CB97" w:rsidR="004F1869" w:rsidRPr="00E326E4" w:rsidRDefault="004F1869" w:rsidP="004F1869">
      <w:pPr>
        <w:jc w:val="center"/>
        <w:rPr>
          <w:rFonts w:ascii="Times New Roman" w:hAnsi="Times New Roman" w:cs="Times New Roman"/>
          <w:sz w:val="24"/>
          <w:szCs w:val="24"/>
        </w:rPr>
      </w:pPr>
    </w:p>
    <w:p w14:paraId="048F0B61" w14:textId="7EB42BE7" w:rsidR="004F1869" w:rsidRPr="00E326E4" w:rsidRDefault="004F1869" w:rsidP="004F1869">
      <w:pPr>
        <w:jc w:val="center"/>
        <w:rPr>
          <w:rFonts w:ascii="Times New Roman" w:hAnsi="Times New Roman" w:cs="Times New Roman"/>
          <w:sz w:val="24"/>
          <w:szCs w:val="24"/>
        </w:rPr>
      </w:pPr>
    </w:p>
    <w:p w14:paraId="6BD79230" w14:textId="7B089435" w:rsidR="28CA5CBE" w:rsidRDefault="28CA5CBE" w:rsidP="28CA5CBE">
      <w:pPr>
        <w:jc w:val="center"/>
        <w:rPr>
          <w:rFonts w:ascii="Times New Roman" w:hAnsi="Times New Roman" w:cs="Times New Roman"/>
          <w:sz w:val="24"/>
          <w:szCs w:val="24"/>
        </w:rPr>
      </w:pPr>
    </w:p>
    <w:p w14:paraId="7D673950" w14:textId="08BC8D3C" w:rsidR="28CA5CBE" w:rsidRDefault="28CA5CBE" w:rsidP="28CA5CBE">
      <w:pPr>
        <w:jc w:val="center"/>
        <w:rPr>
          <w:rFonts w:ascii="Times New Roman" w:hAnsi="Times New Roman" w:cs="Times New Roman"/>
          <w:sz w:val="24"/>
          <w:szCs w:val="24"/>
        </w:rPr>
      </w:pPr>
    </w:p>
    <w:p w14:paraId="0CCB1F6E" w14:textId="2198694F" w:rsidR="0347E2A5" w:rsidRDefault="0347E2A5" w:rsidP="28CA5CBE">
      <w:pPr>
        <w:spacing w:line="240" w:lineRule="auto"/>
        <w:jc w:val="center"/>
        <w:rPr>
          <w:rFonts w:ascii="Times New Roman" w:eastAsia="Calibri" w:hAnsi="Times New Roman" w:cs="Times New Roman"/>
          <w:b/>
          <w:color w:val="000000" w:themeColor="text1"/>
          <w:sz w:val="24"/>
          <w:szCs w:val="24"/>
        </w:rPr>
      </w:pPr>
      <w:r w:rsidRPr="28CA5CBE">
        <w:rPr>
          <w:rFonts w:ascii="Times New Roman" w:eastAsia="Calibri" w:hAnsi="Times New Roman" w:cs="Times New Roman"/>
          <w:b/>
          <w:color w:val="000000" w:themeColor="text1"/>
          <w:sz w:val="24"/>
          <w:szCs w:val="24"/>
        </w:rPr>
        <w:t>Exploring Operational Improvements to Long-Term Weather Forecasting Using Teleconnection Pattern Analysis</w:t>
      </w:r>
    </w:p>
    <w:p w14:paraId="61052870" w14:textId="64F0D9F1" w:rsidR="004F1869" w:rsidRPr="00E326E4" w:rsidRDefault="004F1869" w:rsidP="004F1869">
      <w:pPr>
        <w:jc w:val="center"/>
        <w:rPr>
          <w:rFonts w:ascii="Times New Roman" w:hAnsi="Times New Roman" w:cs="Times New Roman"/>
          <w:sz w:val="24"/>
          <w:szCs w:val="24"/>
        </w:rPr>
      </w:pPr>
    </w:p>
    <w:tbl>
      <w:tblPr>
        <w:tblStyle w:val="TableGrid"/>
        <w:tblW w:w="0" w:type="auto"/>
        <w:tblInd w:w="24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60"/>
        <w:gridCol w:w="630"/>
        <w:gridCol w:w="4130"/>
      </w:tblGrid>
      <w:tr w:rsidR="003376EE" w:rsidRPr="00E326E4" w14:paraId="32384D70" w14:textId="77777777" w:rsidTr="28CA5CBE">
        <w:tc>
          <w:tcPr>
            <w:tcW w:w="2160" w:type="dxa"/>
          </w:tcPr>
          <w:p w14:paraId="6E05195B" w14:textId="59369BFB" w:rsidR="004F1869" w:rsidRPr="00E326E4" w:rsidRDefault="004F1869" w:rsidP="004F1869">
            <w:pPr>
              <w:rPr>
                <w:rFonts w:ascii="Times New Roman" w:hAnsi="Times New Roman" w:cs="Times New Roman"/>
                <w:sz w:val="24"/>
                <w:szCs w:val="24"/>
              </w:rPr>
            </w:pPr>
            <w:r w:rsidRPr="00E326E4">
              <w:rPr>
                <w:rFonts w:ascii="Times New Roman" w:hAnsi="Times New Roman" w:cs="Times New Roman"/>
                <w:sz w:val="24"/>
                <w:szCs w:val="24"/>
              </w:rPr>
              <w:t>Project Team:</w:t>
            </w:r>
          </w:p>
        </w:tc>
        <w:tc>
          <w:tcPr>
            <w:tcW w:w="630" w:type="dxa"/>
          </w:tcPr>
          <w:p w14:paraId="7B0B3751" w14:textId="77777777" w:rsidR="004F1869" w:rsidRPr="00E326E4" w:rsidRDefault="004F1869" w:rsidP="004F1869">
            <w:pPr>
              <w:jc w:val="center"/>
              <w:rPr>
                <w:rFonts w:ascii="Times New Roman" w:hAnsi="Times New Roman" w:cs="Times New Roman"/>
                <w:sz w:val="24"/>
                <w:szCs w:val="24"/>
              </w:rPr>
            </w:pPr>
          </w:p>
        </w:tc>
        <w:tc>
          <w:tcPr>
            <w:tcW w:w="4130" w:type="dxa"/>
          </w:tcPr>
          <w:p w14:paraId="79CF8856" w14:textId="44C3CE57" w:rsidR="004F1869" w:rsidRPr="00E326E4" w:rsidRDefault="3B035F52" w:rsidP="004F1869">
            <w:pPr>
              <w:rPr>
                <w:rFonts w:ascii="Times New Roman" w:hAnsi="Times New Roman" w:cs="Times New Roman"/>
                <w:sz w:val="24"/>
                <w:szCs w:val="24"/>
              </w:rPr>
            </w:pPr>
            <w:r w:rsidRPr="28CA5CBE">
              <w:rPr>
                <w:rFonts w:ascii="Times New Roman" w:hAnsi="Times New Roman" w:cs="Times New Roman"/>
                <w:sz w:val="24"/>
                <w:szCs w:val="24"/>
              </w:rPr>
              <w:t>Tyson Stewart</w:t>
            </w:r>
          </w:p>
          <w:p w14:paraId="2C1EEB48" w14:textId="59093509" w:rsidR="004F1869" w:rsidRPr="00E326E4" w:rsidRDefault="3B035F52" w:rsidP="004F1869">
            <w:pPr>
              <w:rPr>
                <w:rFonts w:ascii="Times New Roman" w:hAnsi="Times New Roman" w:cs="Times New Roman"/>
                <w:sz w:val="24"/>
                <w:szCs w:val="24"/>
              </w:rPr>
            </w:pPr>
            <w:r w:rsidRPr="28CA5CBE">
              <w:rPr>
                <w:rFonts w:ascii="Times New Roman" w:hAnsi="Times New Roman" w:cs="Times New Roman"/>
                <w:sz w:val="24"/>
                <w:szCs w:val="24"/>
              </w:rPr>
              <w:t>Landon Moeller</w:t>
            </w:r>
          </w:p>
          <w:p w14:paraId="0635BC9C" w14:textId="590C66AC" w:rsidR="004F1869" w:rsidRPr="00E326E4" w:rsidRDefault="7613EC57" w:rsidP="004F1869">
            <w:pPr>
              <w:rPr>
                <w:rFonts w:ascii="Times New Roman" w:hAnsi="Times New Roman" w:cs="Times New Roman"/>
                <w:sz w:val="24"/>
                <w:szCs w:val="24"/>
              </w:rPr>
            </w:pPr>
            <w:r w:rsidRPr="28CA5CBE">
              <w:rPr>
                <w:rFonts w:ascii="Times New Roman" w:hAnsi="Times New Roman" w:cs="Times New Roman"/>
                <w:sz w:val="24"/>
                <w:szCs w:val="24"/>
              </w:rPr>
              <w:t>Matthew Woods</w:t>
            </w:r>
          </w:p>
          <w:p w14:paraId="199B8C81" w14:textId="755DB47F" w:rsidR="004F1869" w:rsidRPr="00E326E4" w:rsidRDefault="7613EC57" w:rsidP="004F1869">
            <w:pPr>
              <w:rPr>
                <w:rFonts w:ascii="Times New Roman" w:hAnsi="Times New Roman" w:cs="Times New Roman"/>
                <w:sz w:val="24"/>
                <w:szCs w:val="24"/>
              </w:rPr>
            </w:pPr>
            <w:r w:rsidRPr="28CA5CBE">
              <w:rPr>
                <w:rFonts w:ascii="Times New Roman" w:hAnsi="Times New Roman" w:cs="Times New Roman"/>
                <w:sz w:val="24"/>
                <w:szCs w:val="24"/>
              </w:rPr>
              <w:t>Owen Cutinello</w:t>
            </w:r>
          </w:p>
          <w:p w14:paraId="54AAA993" w14:textId="75AA195A" w:rsidR="004F1869" w:rsidRPr="00E326E4" w:rsidRDefault="004F1869" w:rsidP="004F1869">
            <w:pPr>
              <w:rPr>
                <w:rFonts w:ascii="Times New Roman" w:hAnsi="Times New Roman" w:cs="Times New Roman"/>
                <w:sz w:val="24"/>
                <w:szCs w:val="24"/>
              </w:rPr>
            </w:pPr>
          </w:p>
        </w:tc>
      </w:tr>
      <w:tr w:rsidR="003376EE" w:rsidRPr="00E326E4" w14:paraId="51DF1E47" w14:textId="77777777" w:rsidTr="28CA5CBE">
        <w:tc>
          <w:tcPr>
            <w:tcW w:w="2160" w:type="dxa"/>
          </w:tcPr>
          <w:p w14:paraId="34FF7DC8" w14:textId="677A485A" w:rsidR="004F1869" w:rsidRPr="00E326E4" w:rsidRDefault="004F1869" w:rsidP="004F1869">
            <w:pPr>
              <w:rPr>
                <w:rFonts w:ascii="Times New Roman" w:hAnsi="Times New Roman" w:cs="Times New Roman"/>
                <w:sz w:val="24"/>
                <w:szCs w:val="24"/>
              </w:rPr>
            </w:pPr>
            <w:r w:rsidRPr="00E326E4">
              <w:rPr>
                <w:rFonts w:ascii="Times New Roman" w:hAnsi="Times New Roman" w:cs="Times New Roman"/>
                <w:sz w:val="24"/>
                <w:szCs w:val="24"/>
              </w:rPr>
              <w:t>Project Advisor:</w:t>
            </w:r>
          </w:p>
        </w:tc>
        <w:tc>
          <w:tcPr>
            <w:tcW w:w="630" w:type="dxa"/>
          </w:tcPr>
          <w:p w14:paraId="1A3DFFAF" w14:textId="77777777" w:rsidR="004F1869" w:rsidRPr="00E326E4" w:rsidRDefault="004F1869" w:rsidP="004F1869">
            <w:pPr>
              <w:jc w:val="center"/>
              <w:rPr>
                <w:rFonts w:ascii="Times New Roman" w:hAnsi="Times New Roman" w:cs="Times New Roman"/>
                <w:sz w:val="24"/>
                <w:szCs w:val="24"/>
              </w:rPr>
            </w:pPr>
          </w:p>
        </w:tc>
        <w:tc>
          <w:tcPr>
            <w:tcW w:w="4130" w:type="dxa"/>
          </w:tcPr>
          <w:p w14:paraId="20800034" w14:textId="77777777" w:rsidR="004F1869" w:rsidRPr="00E326E4" w:rsidRDefault="004F1869" w:rsidP="004F1869">
            <w:pPr>
              <w:rPr>
                <w:rFonts w:ascii="Times New Roman" w:hAnsi="Times New Roman" w:cs="Times New Roman"/>
                <w:sz w:val="24"/>
                <w:szCs w:val="24"/>
              </w:rPr>
            </w:pPr>
            <w:r w:rsidRPr="00E326E4">
              <w:rPr>
                <w:rFonts w:ascii="Times New Roman" w:hAnsi="Times New Roman" w:cs="Times New Roman"/>
                <w:sz w:val="24"/>
                <w:szCs w:val="24"/>
              </w:rPr>
              <w:t>Dr. Haberlie</w:t>
            </w:r>
          </w:p>
          <w:p w14:paraId="48892F0F" w14:textId="7F69FF9C" w:rsidR="004F1869" w:rsidRPr="00E326E4" w:rsidRDefault="004F1869" w:rsidP="004F1869">
            <w:pPr>
              <w:rPr>
                <w:rFonts w:ascii="Times New Roman" w:hAnsi="Times New Roman" w:cs="Times New Roman"/>
                <w:sz w:val="24"/>
                <w:szCs w:val="24"/>
              </w:rPr>
            </w:pPr>
          </w:p>
        </w:tc>
      </w:tr>
      <w:tr w:rsidR="003376EE" w:rsidRPr="00E326E4" w14:paraId="5A625347" w14:textId="77777777" w:rsidTr="28CA5CBE">
        <w:tc>
          <w:tcPr>
            <w:tcW w:w="2160" w:type="dxa"/>
          </w:tcPr>
          <w:p w14:paraId="77995CBC" w14:textId="2FBCEC6F" w:rsidR="004F1869" w:rsidRPr="00E326E4" w:rsidRDefault="004F1869" w:rsidP="004F1869">
            <w:pPr>
              <w:rPr>
                <w:rFonts w:ascii="Times New Roman" w:hAnsi="Times New Roman" w:cs="Times New Roman"/>
                <w:sz w:val="24"/>
                <w:szCs w:val="24"/>
              </w:rPr>
            </w:pPr>
            <w:r w:rsidRPr="00E326E4">
              <w:rPr>
                <w:rFonts w:ascii="Times New Roman" w:hAnsi="Times New Roman" w:cs="Times New Roman"/>
                <w:sz w:val="24"/>
                <w:szCs w:val="24"/>
              </w:rPr>
              <w:t>Company Sponsor:</w:t>
            </w:r>
          </w:p>
        </w:tc>
        <w:tc>
          <w:tcPr>
            <w:tcW w:w="630" w:type="dxa"/>
          </w:tcPr>
          <w:p w14:paraId="630E74D6" w14:textId="77777777" w:rsidR="004F1869" w:rsidRPr="00E326E4" w:rsidRDefault="004F1869" w:rsidP="004F1869">
            <w:pPr>
              <w:jc w:val="center"/>
              <w:rPr>
                <w:rFonts w:ascii="Times New Roman" w:hAnsi="Times New Roman" w:cs="Times New Roman"/>
                <w:sz w:val="24"/>
                <w:szCs w:val="24"/>
              </w:rPr>
            </w:pPr>
          </w:p>
        </w:tc>
        <w:tc>
          <w:tcPr>
            <w:tcW w:w="4130" w:type="dxa"/>
          </w:tcPr>
          <w:p w14:paraId="5B3A6D5D" w14:textId="4BC38803" w:rsidR="004F1869" w:rsidRPr="00E326E4" w:rsidRDefault="4194A428" w:rsidP="004F1869">
            <w:pPr>
              <w:rPr>
                <w:rFonts w:ascii="Times New Roman" w:hAnsi="Times New Roman" w:cs="Times New Roman"/>
                <w:sz w:val="24"/>
                <w:szCs w:val="24"/>
              </w:rPr>
            </w:pPr>
            <w:r w:rsidRPr="28CA5CBE">
              <w:rPr>
                <w:rFonts w:ascii="Times New Roman" w:hAnsi="Times New Roman" w:cs="Times New Roman"/>
                <w:sz w:val="24"/>
                <w:szCs w:val="24"/>
              </w:rPr>
              <w:t>Everstream Analytics</w:t>
            </w:r>
            <w:r w:rsidR="004F1869" w:rsidRPr="28CA5CBE">
              <w:rPr>
                <w:rFonts w:ascii="Times New Roman" w:hAnsi="Times New Roman" w:cs="Times New Roman"/>
                <w:sz w:val="24"/>
                <w:szCs w:val="24"/>
              </w:rPr>
              <w:t>.</w:t>
            </w:r>
          </w:p>
          <w:p w14:paraId="05DF72DA" w14:textId="44E0DB6D" w:rsidR="004F1869" w:rsidRPr="00E326E4" w:rsidRDefault="03F99979" w:rsidP="004F1869">
            <w:pPr>
              <w:rPr>
                <w:rFonts w:ascii="Times New Roman" w:hAnsi="Times New Roman" w:cs="Times New Roman"/>
                <w:sz w:val="24"/>
                <w:szCs w:val="24"/>
              </w:rPr>
            </w:pPr>
            <w:r w:rsidRPr="28CA5CBE">
              <w:rPr>
                <w:rFonts w:ascii="Times New Roman" w:hAnsi="Times New Roman" w:cs="Times New Roman"/>
                <w:sz w:val="24"/>
                <w:szCs w:val="24"/>
              </w:rPr>
              <w:t>San Marcos, California</w:t>
            </w:r>
          </w:p>
          <w:p w14:paraId="51879B6C" w14:textId="6994A088" w:rsidR="004F1869" w:rsidRPr="00E326E4" w:rsidRDefault="004F1869" w:rsidP="004F1869">
            <w:pPr>
              <w:rPr>
                <w:rFonts w:ascii="Times New Roman" w:hAnsi="Times New Roman" w:cs="Times New Roman"/>
                <w:sz w:val="24"/>
                <w:szCs w:val="24"/>
              </w:rPr>
            </w:pPr>
          </w:p>
        </w:tc>
      </w:tr>
      <w:tr w:rsidR="003376EE" w:rsidRPr="00E326E4" w14:paraId="177CBEFF" w14:textId="77777777" w:rsidTr="28CA5CBE">
        <w:tc>
          <w:tcPr>
            <w:tcW w:w="2160" w:type="dxa"/>
          </w:tcPr>
          <w:p w14:paraId="0921AADB" w14:textId="55C54895" w:rsidR="004F1869" w:rsidRPr="00E326E4" w:rsidRDefault="004F1869" w:rsidP="004F1869">
            <w:pPr>
              <w:rPr>
                <w:rFonts w:ascii="Times New Roman" w:hAnsi="Times New Roman" w:cs="Times New Roman"/>
                <w:sz w:val="24"/>
                <w:szCs w:val="24"/>
              </w:rPr>
            </w:pPr>
            <w:r w:rsidRPr="00E326E4">
              <w:rPr>
                <w:rFonts w:ascii="Times New Roman" w:hAnsi="Times New Roman" w:cs="Times New Roman"/>
                <w:sz w:val="24"/>
                <w:szCs w:val="24"/>
              </w:rPr>
              <w:t>Company Advisors:</w:t>
            </w:r>
          </w:p>
        </w:tc>
        <w:tc>
          <w:tcPr>
            <w:tcW w:w="630" w:type="dxa"/>
          </w:tcPr>
          <w:p w14:paraId="27CBA555" w14:textId="77777777" w:rsidR="004F1869" w:rsidRPr="00E326E4" w:rsidRDefault="004F1869" w:rsidP="004F1869">
            <w:pPr>
              <w:jc w:val="center"/>
              <w:rPr>
                <w:rFonts w:ascii="Times New Roman" w:hAnsi="Times New Roman" w:cs="Times New Roman"/>
                <w:sz w:val="24"/>
                <w:szCs w:val="24"/>
              </w:rPr>
            </w:pPr>
          </w:p>
        </w:tc>
        <w:tc>
          <w:tcPr>
            <w:tcW w:w="4130" w:type="dxa"/>
          </w:tcPr>
          <w:p w14:paraId="5835FFE5" w14:textId="003AB949" w:rsidR="004F1869" w:rsidRPr="00E326E4" w:rsidRDefault="61F75DB3" w:rsidP="004F1869">
            <w:pPr>
              <w:rPr>
                <w:rFonts w:ascii="Times New Roman" w:hAnsi="Times New Roman" w:cs="Times New Roman"/>
                <w:sz w:val="24"/>
                <w:szCs w:val="24"/>
              </w:rPr>
            </w:pPr>
            <w:r w:rsidRPr="28CA5CBE">
              <w:rPr>
                <w:rFonts w:ascii="Times New Roman" w:hAnsi="Times New Roman" w:cs="Times New Roman"/>
                <w:sz w:val="24"/>
                <w:szCs w:val="24"/>
              </w:rPr>
              <w:t>Logan Bundy</w:t>
            </w:r>
          </w:p>
          <w:p w14:paraId="6BA441C9" w14:textId="6845C8D2" w:rsidR="004F1869" w:rsidRPr="00E326E4" w:rsidRDefault="004F1869" w:rsidP="004F1869">
            <w:pPr>
              <w:rPr>
                <w:rFonts w:ascii="Times New Roman" w:hAnsi="Times New Roman" w:cs="Times New Roman"/>
                <w:sz w:val="24"/>
                <w:szCs w:val="24"/>
              </w:rPr>
            </w:pPr>
          </w:p>
        </w:tc>
      </w:tr>
    </w:tbl>
    <w:p w14:paraId="06E5E9FE" w14:textId="2BE6F7AC" w:rsidR="004F1869" w:rsidRPr="00E326E4" w:rsidRDefault="004F1869" w:rsidP="004F1869">
      <w:pPr>
        <w:jc w:val="center"/>
        <w:rPr>
          <w:rFonts w:ascii="Times New Roman" w:hAnsi="Times New Roman" w:cs="Times New Roman"/>
          <w:sz w:val="24"/>
          <w:szCs w:val="24"/>
        </w:rPr>
      </w:pPr>
    </w:p>
    <w:p w14:paraId="56B843A5" w14:textId="78F35E5E" w:rsidR="00E326E4" w:rsidRDefault="00E326E4" w:rsidP="004F1869">
      <w:pPr>
        <w:jc w:val="center"/>
        <w:rPr>
          <w:rFonts w:ascii="Times New Roman" w:hAnsi="Times New Roman" w:cs="Times New Roman"/>
          <w:sz w:val="24"/>
          <w:szCs w:val="24"/>
        </w:rPr>
      </w:pPr>
    </w:p>
    <w:p w14:paraId="2B783F93" w14:textId="3F2BB4F5" w:rsidR="00E326E4" w:rsidRDefault="00E326E4" w:rsidP="004F1869">
      <w:pPr>
        <w:jc w:val="center"/>
        <w:rPr>
          <w:rFonts w:ascii="Times New Roman" w:hAnsi="Times New Roman" w:cs="Times New Roman"/>
          <w:sz w:val="24"/>
          <w:szCs w:val="24"/>
        </w:rPr>
      </w:pPr>
    </w:p>
    <w:p w14:paraId="0AC9EA95" w14:textId="77777777" w:rsidR="00E326E4" w:rsidRPr="00E326E4" w:rsidRDefault="00E326E4" w:rsidP="004F1869">
      <w:pPr>
        <w:jc w:val="center"/>
        <w:rPr>
          <w:rFonts w:ascii="Times New Roman" w:hAnsi="Times New Roman" w:cs="Times New Roman"/>
          <w:sz w:val="24"/>
          <w:szCs w:val="24"/>
        </w:rPr>
      </w:pPr>
    </w:p>
    <w:p w14:paraId="2B02D298" w14:textId="2655DC39" w:rsidR="00E326E4" w:rsidRPr="00E326E4" w:rsidRDefault="00E326E4" w:rsidP="004F1869">
      <w:pPr>
        <w:jc w:val="center"/>
        <w:rPr>
          <w:rFonts w:ascii="Times New Roman" w:hAnsi="Times New Roman" w:cs="Times New Roman"/>
          <w:sz w:val="24"/>
          <w:szCs w:val="24"/>
        </w:rPr>
      </w:pPr>
    </w:p>
    <w:p w14:paraId="205D38DF" w14:textId="0B6AA61D" w:rsidR="28CA5CBE" w:rsidRDefault="28CA5CBE" w:rsidP="28CA5CBE">
      <w:pPr>
        <w:jc w:val="center"/>
        <w:rPr>
          <w:rFonts w:ascii="Times New Roman" w:hAnsi="Times New Roman" w:cs="Times New Roman"/>
          <w:sz w:val="24"/>
          <w:szCs w:val="24"/>
        </w:rPr>
      </w:pPr>
    </w:p>
    <w:p w14:paraId="3E8F484D" w14:textId="77777777" w:rsidR="00E326E4" w:rsidRPr="00E326E4" w:rsidRDefault="00E326E4" w:rsidP="00E326E4">
      <w:pPr>
        <w:pStyle w:val="NoSpacing"/>
        <w:jc w:val="center"/>
        <w:rPr>
          <w:rFonts w:ascii="Times New Roman" w:hAnsi="Times New Roman" w:cs="Times New Roman"/>
          <w:sz w:val="24"/>
          <w:szCs w:val="24"/>
        </w:rPr>
      </w:pPr>
      <w:r w:rsidRPr="00E326E4">
        <w:rPr>
          <w:rFonts w:ascii="Times New Roman" w:hAnsi="Times New Roman" w:cs="Times New Roman"/>
          <w:sz w:val="24"/>
          <w:szCs w:val="24"/>
        </w:rPr>
        <w:t>MET 431/531</w:t>
      </w:r>
    </w:p>
    <w:p w14:paraId="19D582BF" w14:textId="268B2292" w:rsidR="00E326E4" w:rsidRPr="00E326E4" w:rsidRDefault="00E326E4" w:rsidP="00E326E4">
      <w:pPr>
        <w:pStyle w:val="NoSpacing"/>
        <w:jc w:val="center"/>
        <w:rPr>
          <w:rFonts w:ascii="Times New Roman" w:hAnsi="Times New Roman" w:cs="Times New Roman"/>
          <w:sz w:val="24"/>
          <w:szCs w:val="24"/>
        </w:rPr>
      </w:pPr>
      <w:r w:rsidRPr="28CA5CBE">
        <w:rPr>
          <w:rFonts w:ascii="Times New Roman" w:hAnsi="Times New Roman" w:cs="Times New Roman"/>
          <w:sz w:val="24"/>
          <w:szCs w:val="24"/>
        </w:rPr>
        <w:t>Spring Semester 202</w:t>
      </w:r>
      <w:r w:rsidR="16C93220" w:rsidRPr="28CA5CBE">
        <w:rPr>
          <w:rFonts w:ascii="Times New Roman" w:hAnsi="Times New Roman" w:cs="Times New Roman"/>
          <w:sz w:val="24"/>
          <w:szCs w:val="24"/>
        </w:rPr>
        <w:t>6</w:t>
      </w:r>
    </w:p>
    <w:p w14:paraId="1159B921" w14:textId="3A1FE8C7" w:rsidR="00E326E4" w:rsidRPr="00E326E4" w:rsidRDefault="00E326E4" w:rsidP="00E326E4">
      <w:pPr>
        <w:pStyle w:val="NoSpacing"/>
        <w:jc w:val="center"/>
        <w:rPr>
          <w:rFonts w:ascii="Times New Roman" w:hAnsi="Times New Roman" w:cs="Times New Roman"/>
          <w:sz w:val="24"/>
          <w:szCs w:val="24"/>
        </w:rPr>
      </w:pPr>
    </w:p>
    <w:p w14:paraId="7531E033" w14:textId="71BFA00B" w:rsidR="00E326E4" w:rsidRPr="00E326E4" w:rsidRDefault="00E326E4" w:rsidP="00E326E4">
      <w:pPr>
        <w:pStyle w:val="NoSpacing"/>
        <w:jc w:val="center"/>
        <w:rPr>
          <w:rFonts w:ascii="Times New Roman" w:hAnsi="Times New Roman" w:cs="Times New Roman"/>
          <w:sz w:val="24"/>
          <w:szCs w:val="24"/>
        </w:rPr>
      </w:pPr>
      <w:r w:rsidRPr="00E326E4">
        <w:rPr>
          <w:rFonts w:ascii="Times New Roman" w:hAnsi="Times New Roman" w:cs="Times New Roman"/>
          <w:sz w:val="24"/>
          <w:szCs w:val="24"/>
        </w:rPr>
        <w:t>Department of Earth, Atmosphere, and Environment</w:t>
      </w:r>
    </w:p>
    <w:p w14:paraId="5F6BBCC1" w14:textId="089B8503" w:rsidR="00E326E4" w:rsidRPr="00E326E4" w:rsidRDefault="00E326E4" w:rsidP="00E326E4">
      <w:pPr>
        <w:pStyle w:val="NoSpacing"/>
        <w:jc w:val="center"/>
        <w:rPr>
          <w:rFonts w:ascii="Times New Roman" w:hAnsi="Times New Roman" w:cs="Times New Roman"/>
          <w:sz w:val="24"/>
          <w:szCs w:val="24"/>
        </w:rPr>
      </w:pPr>
      <w:r w:rsidRPr="00E326E4">
        <w:rPr>
          <w:rFonts w:ascii="Times New Roman" w:hAnsi="Times New Roman" w:cs="Times New Roman"/>
          <w:sz w:val="24"/>
          <w:szCs w:val="24"/>
        </w:rPr>
        <w:t>Northern Illinois University</w:t>
      </w:r>
    </w:p>
    <w:p w14:paraId="514A79AA" w14:textId="33ED1AC2" w:rsidR="00E326E4" w:rsidRPr="00E326E4" w:rsidRDefault="00E326E4" w:rsidP="00E326E4">
      <w:pPr>
        <w:pStyle w:val="NoSpacing"/>
        <w:jc w:val="center"/>
        <w:rPr>
          <w:rFonts w:ascii="Times New Roman" w:hAnsi="Times New Roman" w:cs="Times New Roman"/>
          <w:sz w:val="24"/>
          <w:szCs w:val="24"/>
        </w:rPr>
      </w:pPr>
      <w:r w:rsidRPr="00E326E4">
        <w:rPr>
          <w:rFonts w:ascii="Times New Roman" w:hAnsi="Times New Roman" w:cs="Times New Roman"/>
          <w:sz w:val="24"/>
          <w:szCs w:val="24"/>
        </w:rPr>
        <w:t>DeKalb, IL 60115</w:t>
      </w:r>
    </w:p>
    <w:p w14:paraId="46EE49BA" w14:textId="7F3905DB" w:rsidR="00E326E4" w:rsidRDefault="00E326E4" w:rsidP="004F1869">
      <w:pPr>
        <w:jc w:val="center"/>
        <w:rPr>
          <w:rFonts w:ascii="Times New Roman" w:hAnsi="Times New Roman" w:cs="Times New Roman"/>
          <w:sz w:val="24"/>
          <w:szCs w:val="24"/>
        </w:rPr>
      </w:pPr>
    </w:p>
    <w:p w14:paraId="49A29772" w14:textId="7D98D809" w:rsidR="00E326E4" w:rsidRDefault="00E326E4" w:rsidP="004F1869">
      <w:pPr>
        <w:jc w:val="center"/>
        <w:rPr>
          <w:rFonts w:ascii="Times New Roman" w:hAnsi="Times New Roman" w:cs="Times New Roman"/>
          <w:sz w:val="24"/>
          <w:szCs w:val="24"/>
        </w:rPr>
      </w:pPr>
    </w:p>
    <w:p w14:paraId="6BA4D97D" w14:textId="2E3872F1" w:rsidR="00E326E4" w:rsidRDefault="00E326E4" w:rsidP="004F1869">
      <w:pPr>
        <w:jc w:val="center"/>
        <w:rPr>
          <w:rFonts w:ascii="Times New Roman" w:hAnsi="Times New Roman" w:cs="Times New Roman"/>
          <w:sz w:val="24"/>
          <w:szCs w:val="24"/>
        </w:rPr>
      </w:pPr>
    </w:p>
    <w:p w14:paraId="469E5BFF" w14:textId="443C1450" w:rsidR="00E326E4" w:rsidRDefault="00E326E4" w:rsidP="004F1869">
      <w:pPr>
        <w:jc w:val="center"/>
        <w:rPr>
          <w:rFonts w:ascii="Times New Roman" w:hAnsi="Times New Roman" w:cs="Times New Roman"/>
          <w:sz w:val="24"/>
          <w:szCs w:val="24"/>
        </w:rPr>
      </w:pPr>
    </w:p>
    <w:p w14:paraId="4FE41043" w14:textId="7B50B3F3" w:rsidR="00E326E4" w:rsidRDefault="00E326E4" w:rsidP="004F1869">
      <w:pPr>
        <w:jc w:val="center"/>
        <w:rPr>
          <w:rFonts w:ascii="Times New Roman" w:hAnsi="Times New Roman" w:cs="Times New Roman"/>
          <w:sz w:val="24"/>
          <w:szCs w:val="24"/>
        </w:rPr>
      </w:pPr>
    </w:p>
    <w:p w14:paraId="62147AC5" w14:textId="46B6BD65" w:rsidR="00E326E4" w:rsidRDefault="00E326E4" w:rsidP="004F1869">
      <w:pPr>
        <w:jc w:val="center"/>
        <w:rPr>
          <w:rFonts w:ascii="Times New Roman" w:hAnsi="Times New Roman" w:cs="Times New Roman"/>
          <w:sz w:val="24"/>
          <w:szCs w:val="24"/>
        </w:rPr>
      </w:pPr>
    </w:p>
    <w:p w14:paraId="035BED51" w14:textId="537B6A4C" w:rsidR="671A0D3E" w:rsidRDefault="671A0D3E" w:rsidP="671A0D3E">
      <w:pPr>
        <w:jc w:val="center"/>
        <w:rPr>
          <w:rFonts w:ascii="Times New Roman" w:hAnsi="Times New Roman" w:cs="Times New Roman"/>
          <w:sz w:val="24"/>
          <w:szCs w:val="24"/>
        </w:rPr>
      </w:pPr>
    </w:p>
    <w:p w14:paraId="6B8C9FC2" w14:textId="1DAAAA44" w:rsidR="00E326E4" w:rsidRDefault="00E326E4" w:rsidP="004F1869">
      <w:pPr>
        <w:jc w:val="center"/>
        <w:rPr>
          <w:rFonts w:ascii="Times New Roman" w:hAnsi="Times New Roman" w:cs="Times New Roman"/>
          <w:sz w:val="24"/>
          <w:szCs w:val="24"/>
        </w:rPr>
      </w:pPr>
    </w:p>
    <w:p w14:paraId="3752C101" w14:textId="7CC31615" w:rsidR="00FF35ED" w:rsidRDefault="00FF35ED" w:rsidP="004F1869">
      <w:pPr>
        <w:jc w:val="center"/>
        <w:rPr>
          <w:rFonts w:ascii="Times New Roman" w:hAnsi="Times New Roman" w:cs="Times New Roman"/>
          <w:sz w:val="24"/>
          <w:szCs w:val="24"/>
        </w:rPr>
      </w:pPr>
    </w:p>
    <w:sdt>
      <w:sdtPr>
        <w:id w:val="974259206"/>
        <w:docPartObj>
          <w:docPartGallery w:val="Table of Contents"/>
          <w:docPartUnique/>
        </w:docPartObj>
      </w:sdtPr>
      <w:sdtEndPr>
        <w:rPr>
          <w:b/>
          <w:bCs/>
          <w:noProof/>
        </w:rPr>
      </w:sdtEndPr>
      <w:sdtContent>
        <w:p w14:paraId="51151EB1" w14:textId="29522169" w:rsidR="001D6E46" w:rsidRDefault="00B7405C">
          <w:pPr>
            <w:pStyle w:val="TOC1"/>
            <w:tabs>
              <w:tab w:val="right" w:leader="dot" w:pos="9350"/>
            </w:tabs>
            <w:rPr>
              <w:rFonts w:eastAsiaTheme="minorEastAsia"/>
              <w:noProof/>
              <w:kern w:val="2"/>
              <w:sz w:val="24"/>
              <w:szCs w:val="24"/>
              <w14:ligatures w14:val="standardContextual"/>
            </w:rPr>
          </w:pPr>
          <w:r w:rsidRPr="00E97D4B">
            <w:fldChar w:fldCharType="begin"/>
          </w:r>
          <w:r>
            <w:instrText>TOC \o "1-3" \z \u \h</w:instrText>
          </w:r>
          <w:r w:rsidRPr="00E97D4B">
            <w:fldChar w:fldCharType="separate"/>
          </w:r>
          <w:hyperlink w:anchor="_Toc228125593" w:history="1">
            <w:r w:rsidR="001D6E46" w:rsidRPr="001F5BD2">
              <w:rPr>
                <w:rStyle w:val="Hyperlink"/>
                <w:noProof/>
              </w:rPr>
              <w:t>1.    Introduction</w:t>
            </w:r>
            <w:r w:rsidR="001D6E46">
              <w:rPr>
                <w:noProof/>
                <w:webHidden/>
              </w:rPr>
              <w:tab/>
            </w:r>
            <w:r w:rsidR="001D6E46">
              <w:rPr>
                <w:noProof/>
                <w:webHidden/>
              </w:rPr>
              <w:fldChar w:fldCharType="begin"/>
            </w:r>
            <w:r w:rsidR="001D6E46">
              <w:rPr>
                <w:noProof/>
                <w:webHidden/>
              </w:rPr>
              <w:instrText xml:space="preserve"> PAGEREF _Toc228125593 \h </w:instrText>
            </w:r>
            <w:r w:rsidR="001D6E46">
              <w:rPr>
                <w:noProof/>
                <w:webHidden/>
              </w:rPr>
            </w:r>
            <w:r w:rsidR="001D6E46">
              <w:rPr>
                <w:noProof/>
                <w:webHidden/>
              </w:rPr>
              <w:fldChar w:fldCharType="separate"/>
            </w:r>
            <w:r w:rsidR="001D6E46">
              <w:rPr>
                <w:noProof/>
                <w:webHidden/>
              </w:rPr>
              <w:t>4</w:t>
            </w:r>
            <w:r w:rsidR="001D6E46">
              <w:rPr>
                <w:noProof/>
                <w:webHidden/>
              </w:rPr>
              <w:fldChar w:fldCharType="end"/>
            </w:r>
          </w:hyperlink>
        </w:p>
        <w:p w14:paraId="32474C6F" w14:textId="63AE74AF" w:rsidR="001D6E46" w:rsidRDefault="001D6E46">
          <w:pPr>
            <w:pStyle w:val="TOC2"/>
            <w:tabs>
              <w:tab w:val="right" w:leader="dot" w:pos="9350"/>
            </w:tabs>
            <w:rPr>
              <w:rFonts w:eastAsiaTheme="minorEastAsia"/>
              <w:noProof/>
              <w:kern w:val="2"/>
              <w:sz w:val="24"/>
              <w:szCs w:val="24"/>
              <w14:ligatures w14:val="standardContextual"/>
            </w:rPr>
          </w:pPr>
          <w:hyperlink w:anchor="_Toc228125594" w:history="1">
            <w:r w:rsidRPr="001F5BD2">
              <w:rPr>
                <w:rStyle w:val="Hyperlink"/>
                <w:noProof/>
              </w:rPr>
              <w:t>a.    Role of Everstream Analytics</w:t>
            </w:r>
            <w:r>
              <w:rPr>
                <w:noProof/>
                <w:webHidden/>
              </w:rPr>
              <w:tab/>
            </w:r>
            <w:r>
              <w:rPr>
                <w:noProof/>
                <w:webHidden/>
              </w:rPr>
              <w:fldChar w:fldCharType="begin"/>
            </w:r>
            <w:r>
              <w:rPr>
                <w:noProof/>
                <w:webHidden/>
              </w:rPr>
              <w:instrText xml:space="preserve"> PAGEREF _Toc228125594 \h </w:instrText>
            </w:r>
            <w:r>
              <w:rPr>
                <w:noProof/>
                <w:webHidden/>
              </w:rPr>
            </w:r>
            <w:r>
              <w:rPr>
                <w:noProof/>
                <w:webHidden/>
              </w:rPr>
              <w:fldChar w:fldCharType="separate"/>
            </w:r>
            <w:r>
              <w:rPr>
                <w:noProof/>
                <w:webHidden/>
              </w:rPr>
              <w:t>4</w:t>
            </w:r>
            <w:r>
              <w:rPr>
                <w:noProof/>
                <w:webHidden/>
              </w:rPr>
              <w:fldChar w:fldCharType="end"/>
            </w:r>
          </w:hyperlink>
        </w:p>
        <w:p w14:paraId="744C19E2" w14:textId="6574F8DC" w:rsidR="001D6E46" w:rsidRDefault="001D6E46">
          <w:pPr>
            <w:pStyle w:val="TOC2"/>
            <w:tabs>
              <w:tab w:val="right" w:leader="dot" w:pos="9350"/>
            </w:tabs>
            <w:rPr>
              <w:rFonts w:eastAsiaTheme="minorEastAsia"/>
              <w:noProof/>
              <w:kern w:val="2"/>
              <w:sz w:val="24"/>
              <w:szCs w:val="24"/>
              <w14:ligatures w14:val="standardContextual"/>
            </w:rPr>
          </w:pPr>
          <w:hyperlink w:anchor="_Toc228125595" w:history="1">
            <w:r w:rsidRPr="001F5BD2">
              <w:rPr>
                <w:rStyle w:val="Hyperlink"/>
                <w:noProof/>
              </w:rPr>
              <w:t>b.    Problem Statement</w:t>
            </w:r>
            <w:r>
              <w:rPr>
                <w:noProof/>
                <w:webHidden/>
              </w:rPr>
              <w:tab/>
            </w:r>
            <w:r>
              <w:rPr>
                <w:noProof/>
                <w:webHidden/>
              </w:rPr>
              <w:fldChar w:fldCharType="begin"/>
            </w:r>
            <w:r>
              <w:rPr>
                <w:noProof/>
                <w:webHidden/>
              </w:rPr>
              <w:instrText xml:space="preserve"> PAGEREF _Toc228125595 \h </w:instrText>
            </w:r>
            <w:r>
              <w:rPr>
                <w:noProof/>
                <w:webHidden/>
              </w:rPr>
            </w:r>
            <w:r>
              <w:rPr>
                <w:noProof/>
                <w:webHidden/>
              </w:rPr>
              <w:fldChar w:fldCharType="separate"/>
            </w:r>
            <w:r>
              <w:rPr>
                <w:noProof/>
                <w:webHidden/>
              </w:rPr>
              <w:t>4</w:t>
            </w:r>
            <w:r>
              <w:rPr>
                <w:noProof/>
                <w:webHidden/>
              </w:rPr>
              <w:fldChar w:fldCharType="end"/>
            </w:r>
          </w:hyperlink>
        </w:p>
        <w:p w14:paraId="2689F1F5" w14:textId="58C5B5D5" w:rsidR="001D6E46" w:rsidRDefault="001D6E46">
          <w:pPr>
            <w:pStyle w:val="TOC2"/>
            <w:tabs>
              <w:tab w:val="right" w:leader="dot" w:pos="9350"/>
            </w:tabs>
            <w:rPr>
              <w:rFonts w:eastAsiaTheme="minorEastAsia"/>
              <w:noProof/>
              <w:kern w:val="2"/>
              <w:sz w:val="24"/>
              <w:szCs w:val="24"/>
              <w14:ligatures w14:val="standardContextual"/>
            </w:rPr>
          </w:pPr>
          <w:hyperlink w:anchor="_Toc228125596" w:history="1">
            <w:r w:rsidRPr="001F5BD2">
              <w:rPr>
                <w:rStyle w:val="Hyperlink"/>
                <w:noProof/>
              </w:rPr>
              <w:t>c.    Introduction to Teleconnections</w:t>
            </w:r>
            <w:r>
              <w:rPr>
                <w:noProof/>
                <w:webHidden/>
              </w:rPr>
              <w:tab/>
            </w:r>
            <w:r>
              <w:rPr>
                <w:noProof/>
                <w:webHidden/>
              </w:rPr>
              <w:fldChar w:fldCharType="begin"/>
            </w:r>
            <w:r>
              <w:rPr>
                <w:noProof/>
                <w:webHidden/>
              </w:rPr>
              <w:instrText xml:space="preserve"> PAGEREF _Toc228125596 \h </w:instrText>
            </w:r>
            <w:r>
              <w:rPr>
                <w:noProof/>
                <w:webHidden/>
              </w:rPr>
            </w:r>
            <w:r>
              <w:rPr>
                <w:noProof/>
                <w:webHidden/>
              </w:rPr>
              <w:fldChar w:fldCharType="separate"/>
            </w:r>
            <w:r>
              <w:rPr>
                <w:noProof/>
                <w:webHidden/>
              </w:rPr>
              <w:t>6</w:t>
            </w:r>
            <w:r>
              <w:rPr>
                <w:noProof/>
                <w:webHidden/>
              </w:rPr>
              <w:fldChar w:fldCharType="end"/>
            </w:r>
          </w:hyperlink>
        </w:p>
        <w:p w14:paraId="15140B6A" w14:textId="54E5DED7" w:rsidR="001D6E46" w:rsidRDefault="001D6E46">
          <w:pPr>
            <w:pStyle w:val="TOC1"/>
            <w:tabs>
              <w:tab w:val="right" w:leader="dot" w:pos="9350"/>
            </w:tabs>
            <w:rPr>
              <w:rFonts w:eastAsiaTheme="minorEastAsia"/>
              <w:noProof/>
              <w:kern w:val="2"/>
              <w:sz w:val="24"/>
              <w:szCs w:val="24"/>
              <w14:ligatures w14:val="standardContextual"/>
            </w:rPr>
          </w:pPr>
          <w:hyperlink w:anchor="_Toc228125597" w:history="1">
            <w:r w:rsidRPr="001F5BD2">
              <w:rPr>
                <w:rStyle w:val="Hyperlink"/>
                <w:noProof/>
              </w:rPr>
              <w:t>2.     Methodology</w:t>
            </w:r>
            <w:r>
              <w:rPr>
                <w:noProof/>
                <w:webHidden/>
              </w:rPr>
              <w:tab/>
            </w:r>
            <w:r>
              <w:rPr>
                <w:noProof/>
                <w:webHidden/>
              </w:rPr>
              <w:fldChar w:fldCharType="begin"/>
            </w:r>
            <w:r>
              <w:rPr>
                <w:noProof/>
                <w:webHidden/>
              </w:rPr>
              <w:instrText xml:space="preserve"> PAGEREF _Toc228125597 \h </w:instrText>
            </w:r>
            <w:r>
              <w:rPr>
                <w:noProof/>
                <w:webHidden/>
              </w:rPr>
            </w:r>
            <w:r>
              <w:rPr>
                <w:noProof/>
                <w:webHidden/>
              </w:rPr>
              <w:fldChar w:fldCharType="separate"/>
            </w:r>
            <w:r>
              <w:rPr>
                <w:noProof/>
                <w:webHidden/>
              </w:rPr>
              <w:t>8</w:t>
            </w:r>
            <w:r>
              <w:rPr>
                <w:noProof/>
                <w:webHidden/>
              </w:rPr>
              <w:fldChar w:fldCharType="end"/>
            </w:r>
          </w:hyperlink>
        </w:p>
        <w:p w14:paraId="3D0698F5" w14:textId="2E7122CE" w:rsidR="001D6E46" w:rsidRDefault="001D6E46">
          <w:pPr>
            <w:pStyle w:val="TOC2"/>
            <w:tabs>
              <w:tab w:val="right" w:leader="dot" w:pos="9350"/>
            </w:tabs>
            <w:rPr>
              <w:rFonts w:eastAsiaTheme="minorEastAsia"/>
              <w:noProof/>
              <w:kern w:val="2"/>
              <w:sz w:val="24"/>
              <w:szCs w:val="24"/>
              <w14:ligatures w14:val="standardContextual"/>
            </w:rPr>
          </w:pPr>
          <w:hyperlink w:anchor="_Toc228125598" w:history="1">
            <w:r w:rsidRPr="001F5BD2">
              <w:rPr>
                <w:rStyle w:val="Hyperlink"/>
                <w:noProof/>
              </w:rPr>
              <w:t>a.    Regions of Study</w:t>
            </w:r>
            <w:r>
              <w:rPr>
                <w:noProof/>
                <w:webHidden/>
              </w:rPr>
              <w:tab/>
            </w:r>
            <w:r>
              <w:rPr>
                <w:noProof/>
                <w:webHidden/>
              </w:rPr>
              <w:fldChar w:fldCharType="begin"/>
            </w:r>
            <w:r>
              <w:rPr>
                <w:noProof/>
                <w:webHidden/>
              </w:rPr>
              <w:instrText xml:space="preserve"> PAGEREF _Toc228125598 \h </w:instrText>
            </w:r>
            <w:r>
              <w:rPr>
                <w:noProof/>
                <w:webHidden/>
              </w:rPr>
            </w:r>
            <w:r>
              <w:rPr>
                <w:noProof/>
                <w:webHidden/>
              </w:rPr>
              <w:fldChar w:fldCharType="separate"/>
            </w:r>
            <w:r>
              <w:rPr>
                <w:noProof/>
                <w:webHidden/>
              </w:rPr>
              <w:t>8</w:t>
            </w:r>
            <w:r>
              <w:rPr>
                <w:noProof/>
                <w:webHidden/>
              </w:rPr>
              <w:fldChar w:fldCharType="end"/>
            </w:r>
          </w:hyperlink>
        </w:p>
        <w:p w14:paraId="4126B25D" w14:textId="520CCB1B" w:rsidR="001D6E46" w:rsidRDefault="001D6E46">
          <w:pPr>
            <w:pStyle w:val="TOC2"/>
            <w:tabs>
              <w:tab w:val="right" w:leader="dot" w:pos="9350"/>
            </w:tabs>
            <w:rPr>
              <w:rFonts w:eastAsiaTheme="minorEastAsia"/>
              <w:noProof/>
              <w:kern w:val="2"/>
              <w:sz w:val="24"/>
              <w:szCs w:val="24"/>
              <w14:ligatures w14:val="standardContextual"/>
            </w:rPr>
          </w:pPr>
          <w:hyperlink w:anchor="_Toc228125599" w:history="1">
            <w:r w:rsidRPr="001F5BD2">
              <w:rPr>
                <w:rStyle w:val="Hyperlink"/>
                <w:noProof/>
              </w:rPr>
              <w:t>b.    Data</w:t>
            </w:r>
            <w:r>
              <w:rPr>
                <w:noProof/>
                <w:webHidden/>
              </w:rPr>
              <w:tab/>
            </w:r>
            <w:r>
              <w:rPr>
                <w:noProof/>
                <w:webHidden/>
              </w:rPr>
              <w:fldChar w:fldCharType="begin"/>
            </w:r>
            <w:r>
              <w:rPr>
                <w:noProof/>
                <w:webHidden/>
              </w:rPr>
              <w:instrText xml:space="preserve"> PAGEREF _Toc228125599 \h </w:instrText>
            </w:r>
            <w:r>
              <w:rPr>
                <w:noProof/>
                <w:webHidden/>
              </w:rPr>
            </w:r>
            <w:r>
              <w:rPr>
                <w:noProof/>
                <w:webHidden/>
              </w:rPr>
              <w:fldChar w:fldCharType="separate"/>
            </w:r>
            <w:r>
              <w:rPr>
                <w:noProof/>
                <w:webHidden/>
              </w:rPr>
              <w:t>9</w:t>
            </w:r>
            <w:r>
              <w:rPr>
                <w:noProof/>
                <w:webHidden/>
              </w:rPr>
              <w:fldChar w:fldCharType="end"/>
            </w:r>
          </w:hyperlink>
        </w:p>
        <w:p w14:paraId="04957EF1" w14:textId="45FA7CEC" w:rsidR="001D6E46" w:rsidRDefault="001D6E46">
          <w:pPr>
            <w:pStyle w:val="TOC2"/>
            <w:tabs>
              <w:tab w:val="right" w:leader="dot" w:pos="9350"/>
            </w:tabs>
            <w:rPr>
              <w:rFonts w:eastAsiaTheme="minorEastAsia"/>
              <w:noProof/>
              <w:kern w:val="2"/>
              <w:sz w:val="24"/>
              <w:szCs w:val="24"/>
              <w14:ligatures w14:val="standardContextual"/>
            </w:rPr>
          </w:pPr>
          <w:hyperlink w:anchor="_Toc228125600" w:history="1">
            <w:r w:rsidRPr="001F5BD2">
              <w:rPr>
                <w:rStyle w:val="Hyperlink"/>
                <w:noProof/>
              </w:rPr>
              <w:t>c.    Correlation Analysis</w:t>
            </w:r>
            <w:r>
              <w:rPr>
                <w:noProof/>
                <w:webHidden/>
              </w:rPr>
              <w:tab/>
            </w:r>
            <w:r>
              <w:rPr>
                <w:noProof/>
                <w:webHidden/>
              </w:rPr>
              <w:fldChar w:fldCharType="begin"/>
            </w:r>
            <w:r>
              <w:rPr>
                <w:noProof/>
                <w:webHidden/>
              </w:rPr>
              <w:instrText xml:space="preserve"> PAGEREF _Toc228125600 \h </w:instrText>
            </w:r>
            <w:r>
              <w:rPr>
                <w:noProof/>
                <w:webHidden/>
              </w:rPr>
            </w:r>
            <w:r>
              <w:rPr>
                <w:noProof/>
                <w:webHidden/>
              </w:rPr>
              <w:fldChar w:fldCharType="separate"/>
            </w:r>
            <w:r>
              <w:rPr>
                <w:noProof/>
                <w:webHidden/>
              </w:rPr>
              <w:t>10</w:t>
            </w:r>
            <w:r>
              <w:rPr>
                <w:noProof/>
                <w:webHidden/>
              </w:rPr>
              <w:fldChar w:fldCharType="end"/>
            </w:r>
          </w:hyperlink>
        </w:p>
        <w:p w14:paraId="76339F44" w14:textId="09BA110A" w:rsidR="001D6E46" w:rsidRDefault="001D6E46">
          <w:pPr>
            <w:pStyle w:val="TOC2"/>
            <w:tabs>
              <w:tab w:val="right" w:leader="dot" w:pos="9350"/>
            </w:tabs>
            <w:rPr>
              <w:rFonts w:eastAsiaTheme="minorEastAsia"/>
              <w:noProof/>
              <w:kern w:val="2"/>
              <w:sz w:val="24"/>
              <w:szCs w:val="24"/>
              <w14:ligatures w14:val="standardContextual"/>
            </w:rPr>
          </w:pPr>
          <w:hyperlink w:anchor="_Toc228125601" w:history="1">
            <w:r w:rsidRPr="001F5BD2">
              <w:rPr>
                <w:rStyle w:val="Hyperlink"/>
                <w:noProof/>
              </w:rPr>
              <w:t>d.    Statistical Model Design</w:t>
            </w:r>
            <w:r>
              <w:rPr>
                <w:noProof/>
                <w:webHidden/>
              </w:rPr>
              <w:tab/>
            </w:r>
            <w:r>
              <w:rPr>
                <w:noProof/>
                <w:webHidden/>
              </w:rPr>
              <w:fldChar w:fldCharType="begin"/>
            </w:r>
            <w:r>
              <w:rPr>
                <w:noProof/>
                <w:webHidden/>
              </w:rPr>
              <w:instrText xml:space="preserve"> PAGEREF _Toc228125601 \h </w:instrText>
            </w:r>
            <w:r>
              <w:rPr>
                <w:noProof/>
                <w:webHidden/>
              </w:rPr>
            </w:r>
            <w:r>
              <w:rPr>
                <w:noProof/>
                <w:webHidden/>
              </w:rPr>
              <w:fldChar w:fldCharType="separate"/>
            </w:r>
            <w:r>
              <w:rPr>
                <w:noProof/>
                <w:webHidden/>
              </w:rPr>
              <w:t>11</w:t>
            </w:r>
            <w:r>
              <w:rPr>
                <w:noProof/>
                <w:webHidden/>
              </w:rPr>
              <w:fldChar w:fldCharType="end"/>
            </w:r>
          </w:hyperlink>
        </w:p>
        <w:p w14:paraId="3571EAFD" w14:textId="3CA09623" w:rsidR="001D6E46" w:rsidRDefault="001D6E46">
          <w:pPr>
            <w:pStyle w:val="TOC2"/>
            <w:tabs>
              <w:tab w:val="right" w:leader="dot" w:pos="9350"/>
            </w:tabs>
            <w:rPr>
              <w:rFonts w:eastAsiaTheme="minorEastAsia"/>
              <w:noProof/>
              <w:kern w:val="2"/>
              <w:sz w:val="24"/>
              <w:szCs w:val="24"/>
              <w14:ligatures w14:val="standardContextual"/>
            </w:rPr>
          </w:pPr>
          <w:hyperlink w:anchor="_Toc228125602" w:history="1">
            <w:r w:rsidRPr="001F5BD2">
              <w:rPr>
                <w:rStyle w:val="Hyperlink"/>
                <w:noProof/>
              </w:rPr>
              <w:t>e.    Machine Learning Model Design</w:t>
            </w:r>
            <w:r>
              <w:rPr>
                <w:noProof/>
                <w:webHidden/>
              </w:rPr>
              <w:tab/>
            </w:r>
            <w:r>
              <w:rPr>
                <w:noProof/>
                <w:webHidden/>
              </w:rPr>
              <w:fldChar w:fldCharType="begin"/>
            </w:r>
            <w:r>
              <w:rPr>
                <w:noProof/>
                <w:webHidden/>
              </w:rPr>
              <w:instrText xml:space="preserve"> PAGEREF _Toc228125602 \h </w:instrText>
            </w:r>
            <w:r>
              <w:rPr>
                <w:noProof/>
                <w:webHidden/>
              </w:rPr>
            </w:r>
            <w:r>
              <w:rPr>
                <w:noProof/>
                <w:webHidden/>
              </w:rPr>
              <w:fldChar w:fldCharType="separate"/>
            </w:r>
            <w:r>
              <w:rPr>
                <w:noProof/>
                <w:webHidden/>
              </w:rPr>
              <w:t>13</w:t>
            </w:r>
            <w:r>
              <w:rPr>
                <w:noProof/>
                <w:webHidden/>
              </w:rPr>
              <w:fldChar w:fldCharType="end"/>
            </w:r>
          </w:hyperlink>
        </w:p>
        <w:p w14:paraId="6E50CC57" w14:textId="30CE31A4" w:rsidR="001D6E46" w:rsidRDefault="001D6E46">
          <w:pPr>
            <w:pStyle w:val="TOC1"/>
            <w:tabs>
              <w:tab w:val="right" w:leader="dot" w:pos="9350"/>
            </w:tabs>
            <w:rPr>
              <w:rFonts w:eastAsiaTheme="minorEastAsia"/>
              <w:noProof/>
              <w:kern w:val="2"/>
              <w:sz w:val="24"/>
              <w:szCs w:val="24"/>
              <w14:ligatures w14:val="standardContextual"/>
            </w:rPr>
          </w:pPr>
          <w:hyperlink w:anchor="_Toc228125603" w:history="1">
            <w:r w:rsidRPr="001F5BD2">
              <w:rPr>
                <w:rStyle w:val="Hyperlink"/>
                <w:noProof/>
              </w:rPr>
              <w:t>3.     Results</w:t>
            </w:r>
            <w:r>
              <w:rPr>
                <w:noProof/>
                <w:webHidden/>
              </w:rPr>
              <w:tab/>
            </w:r>
            <w:r>
              <w:rPr>
                <w:noProof/>
                <w:webHidden/>
              </w:rPr>
              <w:fldChar w:fldCharType="begin"/>
            </w:r>
            <w:r>
              <w:rPr>
                <w:noProof/>
                <w:webHidden/>
              </w:rPr>
              <w:instrText xml:space="preserve"> PAGEREF _Toc228125603 \h </w:instrText>
            </w:r>
            <w:r>
              <w:rPr>
                <w:noProof/>
                <w:webHidden/>
              </w:rPr>
            </w:r>
            <w:r>
              <w:rPr>
                <w:noProof/>
                <w:webHidden/>
              </w:rPr>
              <w:fldChar w:fldCharType="separate"/>
            </w:r>
            <w:r>
              <w:rPr>
                <w:noProof/>
                <w:webHidden/>
              </w:rPr>
              <w:t>15</w:t>
            </w:r>
            <w:r>
              <w:rPr>
                <w:noProof/>
                <w:webHidden/>
              </w:rPr>
              <w:fldChar w:fldCharType="end"/>
            </w:r>
          </w:hyperlink>
        </w:p>
        <w:p w14:paraId="2CBC1D0B" w14:textId="206AF2C1" w:rsidR="001D6E46" w:rsidRDefault="001D6E46">
          <w:pPr>
            <w:pStyle w:val="TOC2"/>
            <w:tabs>
              <w:tab w:val="right" w:leader="dot" w:pos="9350"/>
            </w:tabs>
            <w:rPr>
              <w:rFonts w:eastAsiaTheme="minorEastAsia"/>
              <w:noProof/>
              <w:kern w:val="2"/>
              <w:sz w:val="24"/>
              <w:szCs w:val="24"/>
              <w14:ligatures w14:val="standardContextual"/>
            </w:rPr>
          </w:pPr>
          <w:hyperlink w:anchor="_Toc228125604" w:history="1">
            <w:r w:rsidRPr="001F5BD2">
              <w:rPr>
                <w:rStyle w:val="Hyperlink"/>
                <w:noProof/>
              </w:rPr>
              <w:t>a.     Regional Correlations</w:t>
            </w:r>
            <w:r>
              <w:rPr>
                <w:noProof/>
                <w:webHidden/>
              </w:rPr>
              <w:tab/>
            </w:r>
            <w:r>
              <w:rPr>
                <w:noProof/>
                <w:webHidden/>
              </w:rPr>
              <w:fldChar w:fldCharType="begin"/>
            </w:r>
            <w:r>
              <w:rPr>
                <w:noProof/>
                <w:webHidden/>
              </w:rPr>
              <w:instrText xml:space="preserve"> PAGEREF _Toc228125604 \h </w:instrText>
            </w:r>
            <w:r>
              <w:rPr>
                <w:noProof/>
                <w:webHidden/>
              </w:rPr>
            </w:r>
            <w:r>
              <w:rPr>
                <w:noProof/>
                <w:webHidden/>
              </w:rPr>
              <w:fldChar w:fldCharType="separate"/>
            </w:r>
            <w:r>
              <w:rPr>
                <w:noProof/>
                <w:webHidden/>
              </w:rPr>
              <w:t>15</w:t>
            </w:r>
            <w:r>
              <w:rPr>
                <w:noProof/>
                <w:webHidden/>
              </w:rPr>
              <w:fldChar w:fldCharType="end"/>
            </w:r>
          </w:hyperlink>
        </w:p>
        <w:p w14:paraId="47B2F727" w14:textId="1E58ADB3" w:rsidR="001D6E46" w:rsidRDefault="001D6E46">
          <w:pPr>
            <w:pStyle w:val="TOC2"/>
            <w:tabs>
              <w:tab w:val="right" w:leader="dot" w:pos="9350"/>
            </w:tabs>
            <w:rPr>
              <w:rFonts w:eastAsiaTheme="minorEastAsia"/>
              <w:noProof/>
              <w:kern w:val="2"/>
              <w:sz w:val="24"/>
              <w:szCs w:val="24"/>
              <w14:ligatures w14:val="standardContextual"/>
            </w:rPr>
          </w:pPr>
          <w:hyperlink w:anchor="_Toc228125605" w:history="1">
            <w:r w:rsidRPr="001F5BD2">
              <w:rPr>
                <w:rStyle w:val="Hyperlink"/>
                <w:noProof/>
              </w:rPr>
              <w:t>b.     Intra-annual Variability</w:t>
            </w:r>
            <w:r>
              <w:rPr>
                <w:noProof/>
                <w:webHidden/>
              </w:rPr>
              <w:tab/>
            </w:r>
            <w:r>
              <w:rPr>
                <w:noProof/>
                <w:webHidden/>
              </w:rPr>
              <w:fldChar w:fldCharType="begin"/>
            </w:r>
            <w:r>
              <w:rPr>
                <w:noProof/>
                <w:webHidden/>
              </w:rPr>
              <w:instrText xml:space="preserve"> PAGEREF _Toc228125605 \h </w:instrText>
            </w:r>
            <w:r>
              <w:rPr>
                <w:noProof/>
                <w:webHidden/>
              </w:rPr>
            </w:r>
            <w:r>
              <w:rPr>
                <w:noProof/>
                <w:webHidden/>
              </w:rPr>
              <w:fldChar w:fldCharType="separate"/>
            </w:r>
            <w:r>
              <w:rPr>
                <w:noProof/>
                <w:webHidden/>
              </w:rPr>
              <w:t>24</w:t>
            </w:r>
            <w:r>
              <w:rPr>
                <w:noProof/>
                <w:webHidden/>
              </w:rPr>
              <w:fldChar w:fldCharType="end"/>
            </w:r>
          </w:hyperlink>
        </w:p>
        <w:p w14:paraId="37C069F0" w14:textId="3975B2F6" w:rsidR="001D6E46" w:rsidRDefault="001D6E46">
          <w:pPr>
            <w:pStyle w:val="TOC1"/>
            <w:tabs>
              <w:tab w:val="right" w:leader="dot" w:pos="9350"/>
            </w:tabs>
            <w:rPr>
              <w:rFonts w:eastAsiaTheme="minorEastAsia"/>
              <w:noProof/>
              <w:kern w:val="2"/>
              <w:sz w:val="24"/>
              <w:szCs w:val="24"/>
              <w14:ligatures w14:val="standardContextual"/>
            </w:rPr>
          </w:pPr>
          <w:hyperlink w:anchor="_Toc228125606" w:history="1">
            <w:r w:rsidRPr="001F5BD2">
              <w:rPr>
                <w:rStyle w:val="Hyperlink"/>
                <w:noProof/>
              </w:rPr>
              <w:t>4.     Discussion</w:t>
            </w:r>
            <w:r>
              <w:rPr>
                <w:noProof/>
                <w:webHidden/>
              </w:rPr>
              <w:tab/>
            </w:r>
            <w:r>
              <w:rPr>
                <w:noProof/>
                <w:webHidden/>
              </w:rPr>
              <w:fldChar w:fldCharType="begin"/>
            </w:r>
            <w:r>
              <w:rPr>
                <w:noProof/>
                <w:webHidden/>
              </w:rPr>
              <w:instrText xml:space="preserve"> PAGEREF _Toc228125606 \h </w:instrText>
            </w:r>
            <w:r>
              <w:rPr>
                <w:noProof/>
                <w:webHidden/>
              </w:rPr>
            </w:r>
            <w:r>
              <w:rPr>
                <w:noProof/>
                <w:webHidden/>
              </w:rPr>
              <w:fldChar w:fldCharType="separate"/>
            </w:r>
            <w:r>
              <w:rPr>
                <w:noProof/>
                <w:webHidden/>
              </w:rPr>
              <w:t>32</w:t>
            </w:r>
            <w:r>
              <w:rPr>
                <w:noProof/>
                <w:webHidden/>
              </w:rPr>
              <w:fldChar w:fldCharType="end"/>
            </w:r>
          </w:hyperlink>
        </w:p>
        <w:p w14:paraId="6BACDCB3" w14:textId="2B2716B0" w:rsidR="001D6E46" w:rsidRDefault="001D6E46">
          <w:pPr>
            <w:pStyle w:val="TOC1"/>
            <w:tabs>
              <w:tab w:val="right" w:leader="dot" w:pos="9350"/>
            </w:tabs>
            <w:rPr>
              <w:rFonts w:eastAsiaTheme="minorEastAsia"/>
              <w:noProof/>
              <w:kern w:val="2"/>
              <w:sz w:val="24"/>
              <w:szCs w:val="24"/>
              <w14:ligatures w14:val="standardContextual"/>
            </w:rPr>
          </w:pPr>
          <w:hyperlink w:anchor="_Toc228125607" w:history="1">
            <w:r w:rsidRPr="001F5BD2">
              <w:rPr>
                <w:rStyle w:val="Hyperlink"/>
                <w:noProof/>
              </w:rPr>
              <w:t>1.0-5.     Future Work</w:t>
            </w:r>
            <w:r>
              <w:rPr>
                <w:noProof/>
                <w:webHidden/>
              </w:rPr>
              <w:tab/>
            </w:r>
            <w:r>
              <w:rPr>
                <w:noProof/>
                <w:webHidden/>
              </w:rPr>
              <w:fldChar w:fldCharType="begin"/>
            </w:r>
            <w:r>
              <w:rPr>
                <w:noProof/>
                <w:webHidden/>
              </w:rPr>
              <w:instrText xml:space="preserve"> PAGEREF _Toc228125607 \h </w:instrText>
            </w:r>
            <w:r>
              <w:rPr>
                <w:noProof/>
                <w:webHidden/>
              </w:rPr>
            </w:r>
            <w:r>
              <w:rPr>
                <w:noProof/>
                <w:webHidden/>
              </w:rPr>
              <w:fldChar w:fldCharType="separate"/>
            </w:r>
            <w:r>
              <w:rPr>
                <w:noProof/>
                <w:webHidden/>
              </w:rPr>
              <w:t>33</w:t>
            </w:r>
            <w:r>
              <w:rPr>
                <w:noProof/>
                <w:webHidden/>
              </w:rPr>
              <w:fldChar w:fldCharType="end"/>
            </w:r>
          </w:hyperlink>
        </w:p>
        <w:p w14:paraId="619BA7ED" w14:textId="713925B0" w:rsidR="001D6E46" w:rsidRDefault="001D6E46">
          <w:pPr>
            <w:pStyle w:val="TOC2"/>
            <w:tabs>
              <w:tab w:val="right" w:leader="dot" w:pos="9350"/>
            </w:tabs>
            <w:rPr>
              <w:rFonts w:eastAsiaTheme="minorEastAsia"/>
              <w:noProof/>
              <w:kern w:val="2"/>
              <w:sz w:val="24"/>
              <w:szCs w:val="24"/>
              <w14:ligatures w14:val="standardContextual"/>
            </w:rPr>
          </w:pPr>
          <w:hyperlink w:anchor="_Toc228125608" w:history="1">
            <w:r w:rsidRPr="001F5BD2">
              <w:rPr>
                <w:rStyle w:val="Hyperlink"/>
                <w:noProof/>
              </w:rPr>
              <w:t>a.     Statistical Model Refinement</w:t>
            </w:r>
            <w:r>
              <w:rPr>
                <w:noProof/>
                <w:webHidden/>
              </w:rPr>
              <w:tab/>
            </w:r>
            <w:r>
              <w:rPr>
                <w:noProof/>
                <w:webHidden/>
              </w:rPr>
              <w:fldChar w:fldCharType="begin"/>
            </w:r>
            <w:r>
              <w:rPr>
                <w:noProof/>
                <w:webHidden/>
              </w:rPr>
              <w:instrText xml:space="preserve"> PAGEREF _Toc228125608 \h </w:instrText>
            </w:r>
            <w:r>
              <w:rPr>
                <w:noProof/>
                <w:webHidden/>
              </w:rPr>
            </w:r>
            <w:r>
              <w:rPr>
                <w:noProof/>
                <w:webHidden/>
              </w:rPr>
              <w:fldChar w:fldCharType="separate"/>
            </w:r>
            <w:r>
              <w:rPr>
                <w:noProof/>
                <w:webHidden/>
              </w:rPr>
              <w:t>33</w:t>
            </w:r>
            <w:r>
              <w:rPr>
                <w:noProof/>
                <w:webHidden/>
              </w:rPr>
              <w:fldChar w:fldCharType="end"/>
            </w:r>
          </w:hyperlink>
        </w:p>
        <w:p w14:paraId="2B861454" w14:textId="7F5C8004" w:rsidR="001D6E46" w:rsidRDefault="001D6E46">
          <w:pPr>
            <w:pStyle w:val="TOC2"/>
            <w:tabs>
              <w:tab w:val="right" w:leader="dot" w:pos="9350"/>
            </w:tabs>
            <w:rPr>
              <w:rFonts w:eastAsiaTheme="minorEastAsia"/>
              <w:noProof/>
              <w:kern w:val="2"/>
              <w:sz w:val="24"/>
              <w:szCs w:val="24"/>
              <w14:ligatures w14:val="standardContextual"/>
            </w:rPr>
          </w:pPr>
          <w:hyperlink w:anchor="_Toc228125609" w:history="1">
            <w:r w:rsidRPr="001F5BD2">
              <w:rPr>
                <w:rStyle w:val="Hyperlink"/>
                <w:noProof/>
              </w:rPr>
              <w:t>c.     ML Model Refinement</w:t>
            </w:r>
            <w:r>
              <w:rPr>
                <w:noProof/>
                <w:webHidden/>
              </w:rPr>
              <w:tab/>
            </w:r>
            <w:r>
              <w:rPr>
                <w:noProof/>
                <w:webHidden/>
              </w:rPr>
              <w:fldChar w:fldCharType="begin"/>
            </w:r>
            <w:r>
              <w:rPr>
                <w:noProof/>
                <w:webHidden/>
              </w:rPr>
              <w:instrText xml:space="preserve"> PAGEREF _Toc228125609 \h </w:instrText>
            </w:r>
            <w:r>
              <w:rPr>
                <w:noProof/>
                <w:webHidden/>
              </w:rPr>
            </w:r>
            <w:r>
              <w:rPr>
                <w:noProof/>
                <w:webHidden/>
              </w:rPr>
              <w:fldChar w:fldCharType="separate"/>
            </w:r>
            <w:r>
              <w:rPr>
                <w:noProof/>
                <w:webHidden/>
              </w:rPr>
              <w:t>34</w:t>
            </w:r>
            <w:r>
              <w:rPr>
                <w:noProof/>
                <w:webHidden/>
              </w:rPr>
              <w:fldChar w:fldCharType="end"/>
            </w:r>
          </w:hyperlink>
        </w:p>
        <w:p w14:paraId="51C69D33" w14:textId="3B8E8EFE" w:rsidR="001D6E46" w:rsidRDefault="001D6E46">
          <w:pPr>
            <w:pStyle w:val="TOC1"/>
            <w:tabs>
              <w:tab w:val="right" w:leader="dot" w:pos="9350"/>
            </w:tabs>
            <w:rPr>
              <w:rFonts w:eastAsiaTheme="minorEastAsia"/>
              <w:noProof/>
              <w:kern w:val="2"/>
              <w:sz w:val="24"/>
              <w:szCs w:val="24"/>
              <w14:ligatures w14:val="standardContextual"/>
            </w:rPr>
          </w:pPr>
          <w:hyperlink w:anchor="_Toc228125610" w:history="1">
            <w:r w:rsidRPr="001F5BD2">
              <w:rPr>
                <w:rStyle w:val="Hyperlink"/>
                <w:noProof/>
              </w:rPr>
              <w:t>6.     Conclusion</w:t>
            </w:r>
            <w:r>
              <w:rPr>
                <w:noProof/>
                <w:webHidden/>
              </w:rPr>
              <w:tab/>
            </w:r>
            <w:r>
              <w:rPr>
                <w:noProof/>
                <w:webHidden/>
              </w:rPr>
              <w:fldChar w:fldCharType="begin"/>
            </w:r>
            <w:r>
              <w:rPr>
                <w:noProof/>
                <w:webHidden/>
              </w:rPr>
              <w:instrText xml:space="preserve"> PAGEREF _Toc228125610 \h </w:instrText>
            </w:r>
            <w:r>
              <w:rPr>
                <w:noProof/>
                <w:webHidden/>
              </w:rPr>
            </w:r>
            <w:r>
              <w:rPr>
                <w:noProof/>
                <w:webHidden/>
              </w:rPr>
              <w:fldChar w:fldCharType="separate"/>
            </w:r>
            <w:r>
              <w:rPr>
                <w:noProof/>
                <w:webHidden/>
              </w:rPr>
              <w:t>34</w:t>
            </w:r>
            <w:r>
              <w:rPr>
                <w:noProof/>
                <w:webHidden/>
              </w:rPr>
              <w:fldChar w:fldCharType="end"/>
            </w:r>
          </w:hyperlink>
        </w:p>
        <w:p w14:paraId="4B89A0B1" w14:textId="7D12E118" w:rsidR="001D6E46" w:rsidRDefault="001D6E46">
          <w:pPr>
            <w:pStyle w:val="TOC1"/>
            <w:tabs>
              <w:tab w:val="right" w:leader="dot" w:pos="9350"/>
            </w:tabs>
            <w:rPr>
              <w:rFonts w:eastAsiaTheme="minorEastAsia"/>
              <w:noProof/>
              <w:kern w:val="2"/>
              <w:sz w:val="24"/>
              <w:szCs w:val="24"/>
              <w14:ligatures w14:val="standardContextual"/>
            </w:rPr>
          </w:pPr>
          <w:hyperlink w:anchor="_Toc228125611" w:history="1">
            <w:r w:rsidRPr="001F5BD2">
              <w:rPr>
                <w:rStyle w:val="Hyperlink"/>
                <w:noProof/>
              </w:rPr>
              <w:t>7.     References</w:t>
            </w:r>
            <w:r>
              <w:rPr>
                <w:noProof/>
                <w:webHidden/>
              </w:rPr>
              <w:tab/>
            </w:r>
            <w:r>
              <w:rPr>
                <w:noProof/>
                <w:webHidden/>
              </w:rPr>
              <w:fldChar w:fldCharType="begin"/>
            </w:r>
            <w:r>
              <w:rPr>
                <w:noProof/>
                <w:webHidden/>
              </w:rPr>
              <w:instrText xml:space="preserve"> PAGEREF _Toc228125611 \h </w:instrText>
            </w:r>
            <w:r>
              <w:rPr>
                <w:noProof/>
                <w:webHidden/>
              </w:rPr>
            </w:r>
            <w:r>
              <w:rPr>
                <w:noProof/>
                <w:webHidden/>
              </w:rPr>
              <w:fldChar w:fldCharType="separate"/>
            </w:r>
            <w:r>
              <w:rPr>
                <w:noProof/>
                <w:webHidden/>
              </w:rPr>
              <w:t>34</w:t>
            </w:r>
            <w:r>
              <w:rPr>
                <w:noProof/>
                <w:webHidden/>
              </w:rPr>
              <w:fldChar w:fldCharType="end"/>
            </w:r>
          </w:hyperlink>
        </w:p>
        <w:p w14:paraId="79E6871B" w14:textId="69B9F046" w:rsidR="001D6E46" w:rsidRDefault="001D6E46">
          <w:pPr>
            <w:pStyle w:val="TOC1"/>
            <w:tabs>
              <w:tab w:val="right" w:leader="dot" w:pos="9350"/>
            </w:tabs>
            <w:rPr>
              <w:rFonts w:eastAsiaTheme="minorEastAsia"/>
              <w:noProof/>
              <w:kern w:val="2"/>
              <w:sz w:val="24"/>
              <w:szCs w:val="24"/>
              <w14:ligatures w14:val="standardContextual"/>
            </w:rPr>
          </w:pPr>
          <w:hyperlink w:anchor="_Toc228125612" w:history="1">
            <w:r w:rsidRPr="001F5BD2">
              <w:rPr>
                <w:rStyle w:val="Hyperlink"/>
                <w:noProof/>
              </w:rPr>
              <w:t>Appendix A – Additional Tables</w:t>
            </w:r>
            <w:r>
              <w:rPr>
                <w:noProof/>
                <w:webHidden/>
              </w:rPr>
              <w:tab/>
            </w:r>
            <w:r>
              <w:rPr>
                <w:noProof/>
                <w:webHidden/>
              </w:rPr>
              <w:fldChar w:fldCharType="begin"/>
            </w:r>
            <w:r>
              <w:rPr>
                <w:noProof/>
                <w:webHidden/>
              </w:rPr>
              <w:instrText xml:space="preserve"> PAGEREF _Toc228125612 \h </w:instrText>
            </w:r>
            <w:r>
              <w:rPr>
                <w:noProof/>
                <w:webHidden/>
              </w:rPr>
            </w:r>
            <w:r>
              <w:rPr>
                <w:noProof/>
                <w:webHidden/>
              </w:rPr>
              <w:fldChar w:fldCharType="separate"/>
            </w:r>
            <w:r>
              <w:rPr>
                <w:noProof/>
                <w:webHidden/>
              </w:rPr>
              <w:t>36</w:t>
            </w:r>
            <w:r>
              <w:rPr>
                <w:noProof/>
                <w:webHidden/>
              </w:rPr>
              <w:fldChar w:fldCharType="end"/>
            </w:r>
          </w:hyperlink>
        </w:p>
        <w:p w14:paraId="14D44F7E" w14:textId="1BDA0ABA" w:rsidR="00B7405C" w:rsidRDefault="00B7405C">
          <w:r w:rsidRPr="00E97D4B">
            <w:rPr>
              <w:rFonts w:ascii="Times New Roman" w:hAnsi="Times New Roman" w:cs="Times New Roman"/>
              <w:b/>
              <w:sz w:val="24"/>
              <w:szCs w:val="24"/>
            </w:rPr>
            <w:fldChar w:fldCharType="end"/>
          </w:r>
        </w:p>
      </w:sdtContent>
    </w:sdt>
    <w:p w14:paraId="06549A90" w14:textId="370D082E" w:rsidR="00836069" w:rsidRDefault="00836069">
      <w:pPr>
        <w:rPr>
          <w:rFonts w:ascii="Times New Roman" w:hAnsi="Times New Roman" w:cs="Times New Roman"/>
          <w:b/>
          <w:sz w:val="24"/>
          <w:szCs w:val="24"/>
        </w:rPr>
      </w:pPr>
      <w:r>
        <w:rPr>
          <w:rFonts w:ascii="Times New Roman" w:hAnsi="Times New Roman" w:cs="Times New Roman"/>
          <w:b/>
          <w:sz w:val="24"/>
          <w:szCs w:val="24"/>
        </w:rPr>
        <w:br w:type="page"/>
      </w:r>
    </w:p>
    <w:p w14:paraId="06CBAFE2" w14:textId="130D9FCD" w:rsidR="00FF35ED" w:rsidRPr="00CA3380" w:rsidRDefault="00FF35ED" w:rsidP="00836069">
      <w:pPr>
        <w:pStyle w:val="Heading1"/>
        <w:ind w:left="0" w:firstLine="0"/>
      </w:pPr>
      <w:bookmarkStart w:id="0" w:name="_Toc228125593"/>
      <w:r w:rsidRPr="00CA3380">
        <w:lastRenderedPageBreak/>
        <w:t xml:space="preserve">1.    </w:t>
      </w:r>
      <w:r w:rsidR="00E326E4" w:rsidRPr="00CA3380">
        <w:t>Introduction</w:t>
      </w:r>
      <w:bookmarkEnd w:id="0"/>
    </w:p>
    <w:p w14:paraId="79057595" w14:textId="3D5858D0" w:rsidR="3827BEE9" w:rsidRPr="003313AA" w:rsidRDefault="3827BEE9" w:rsidP="003313AA">
      <w:pPr>
        <w:pStyle w:val="Heading2"/>
      </w:pPr>
      <w:bookmarkStart w:id="1" w:name="_Toc228125594"/>
      <w:r w:rsidRPr="003313AA">
        <w:t xml:space="preserve">a.    </w:t>
      </w:r>
      <w:r w:rsidR="159B8D00" w:rsidRPr="003313AA">
        <w:t>Role of Everstream Analytics</w:t>
      </w:r>
      <w:bookmarkEnd w:id="1"/>
    </w:p>
    <w:p w14:paraId="2E558FF1" w14:textId="0025E5F1" w:rsidR="159B8D00" w:rsidRDefault="159B8D00" w:rsidP="2BD25C3E">
      <w:pPr>
        <w:spacing w:line="480" w:lineRule="auto"/>
        <w:ind w:firstLine="720"/>
        <w:rPr>
          <w:rFonts w:ascii="Times New Roman" w:eastAsia="Times New Roman" w:hAnsi="Times New Roman" w:cs="Times New Roman"/>
          <w:sz w:val="24"/>
          <w:szCs w:val="24"/>
        </w:rPr>
      </w:pPr>
      <w:r w:rsidRPr="7FC9B0D6">
        <w:rPr>
          <w:rFonts w:ascii="Times New Roman" w:eastAsia="Times New Roman" w:hAnsi="Times New Roman" w:cs="Times New Roman"/>
          <w:sz w:val="24"/>
          <w:szCs w:val="24"/>
        </w:rPr>
        <w:t>Everstream Analytics is an analytics company that provides insights, forecasts, and assessments to maximize efficiency and profitability for their partners. Everstream provides services for a variety of private sector industries including the agriculture</w:t>
      </w:r>
      <w:r w:rsidR="7637FF33" w:rsidRPr="3B32A060">
        <w:rPr>
          <w:rFonts w:ascii="Times New Roman" w:eastAsia="Times New Roman" w:hAnsi="Times New Roman" w:cs="Times New Roman"/>
          <w:sz w:val="24"/>
          <w:szCs w:val="24"/>
        </w:rPr>
        <w:t>,</w:t>
      </w:r>
      <w:r w:rsidRPr="7FC9B0D6">
        <w:rPr>
          <w:rFonts w:ascii="Times New Roman" w:eastAsia="Times New Roman" w:hAnsi="Times New Roman" w:cs="Times New Roman"/>
          <w:sz w:val="24"/>
          <w:szCs w:val="24"/>
        </w:rPr>
        <w:t xml:space="preserve"> </w:t>
      </w:r>
      <w:r w:rsidR="7637FF33" w:rsidRPr="0E902D9B">
        <w:rPr>
          <w:rFonts w:ascii="Times New Roman" w:eastAsia="Times New Roman" w:hAnsi="Times New Roman" w:cs="Times New Roman"/>
          <w:sz w:val="24"/>
          <w:szCs w:val="24"/>
        </w:rPr>
        <w:t>commercial goods,</w:t>
      </w:r>
      <w:r w:rsidRPr="0E902D9B">
        <w:rPr>
          <w:rFonts w:ascii="Times New Roman" w:eastAsia="Times New Roman" w:hAnsi="Times New Roman" w:cs="Times New Roman"/>
          <w:sz w:val="24"/>
          <w:szCs w:val="24"/>
        </w:rPr>
        <w:t xml:space="preserve"> </w:t>
      </w:r>
      <w:r w:rsidRPr="7FC9B0D6">
        <w:rPr>
          <w:rFonts w:ascii="Times New Roman" w:eastAsia="Times New Roman" w:hAnsi="Times New Roman" w:cs="Times New Roman"/>
          <w:sz w:val="24"/>
          <w:szCs w:val="24"/>
        </w:rPr>
        <w:t>and energy sectors</w:t>
      </w:r>
      <w:r w:rsidR="00E83481" w:rsidRPr="7FC9B0D6">
        <w:rPr>
          <w:rFonts w:ascii="Times New Roman" w:eastAsia="Times New Roman" w:hAnsi="Times New Roman" w:cs="Times New Roman"/>
          <w:sz w:val="24"/>
          <w:szCs w:val="24"/>
        </w:rPr>
        <w:t xml:space="preserve"> (Everstream Analytics 2026)</w:t>
      </w:r>
      <w:r w:rsidRPr="7FC9B0D6">
        <w:rPr>
          <w:rFonts w:ascii="Times New Roman" w:eastAsia="Times New Roman" w:hAnsi="Times New Roman" w:cs="Times New Roman"/>
          <w:sz w:val="24"/>
          <w:szCs w:val="24"/>
        </w:rPr>
        <w:t xml:space="preserve">. These sectors are particularly vulnerable to long-term changes to weather, such as temperature and precipitation. Therefore, Everstream needs a reliable means to forecast potential weather conditions beyond 2-3 weeks. </w:t>
      </w:r>
      <w:r w:rsidR="0524DB03" w:rsidRPr="0E902D9B">
        <w:rPr>
          <w:rFonts w:ascii="Times New Roman" w:eastAsia="Times New Roman" w:hAnsi="Times New Roman" w:cs="Times New Roman"/>
          <w:sz w:val="24"/>
          <w:szCs w:val="24"/>
        </w:rPr>
        <w:t xml:space="preserve">Additionally, because of Everstream’s worldwide reach, </w:t>
      </w:r>
      <w:r w:rsidR="7FF943BC" w:rsidRPr="0E902D9B">
        <w:rPr>
          <w:rFonts w:ascii="Times New Roman" w:eastAsia="Times New Roman" w:hAnsi="Times New Roman" w:cs="Times New Roman"/>
          <w:sz w:val="24"/>
          <w:szCs w:val="24"/>
        </w:rPr>
        <w:t xml:space="preserve">any forecast method needs to be able to </w:t>
      </w:r>
      <w:r w:rsidR="419EC284" w:rsidRPr="7F7CD697">
        <w:rPr>
          <w:rFonts w:ascii="Times New Roman" w:eastAsia="Times New Roman" w:hAnsi="Times New Roman" w:cs="Times New Roman"/>
          <w:sz w:val="24"/>
          <w:szCs w:val="24"/>
        </w:rPr>
        <w:t>accommodate</w:t>
      </w:r>
      <w:r w:rsidR="0524DB03" w:rsidRPr="0E902D9B">
        <w:rPr>
          <w:rFonts w:ascii="Times New Roman" w:eastAsia="Times New Roman" w:hAnsi="Times New Roman" w:cs="Times New Roman"/>
          <w:sz w:val="24"/>
          <w:szCs w:val="24"/>
        </w:rPr>
        <w:t xml:space="preserve"> </w:t>
      </w:r>
      <w:r w:rsidR="0524DB03" w:rsidRPr="0E902D9B">
        <w:rPr>
          <w:rFonts w:ascii="Times New Roman" w:eastAsia="Times New Roman" w:hAnsi="Times New Roman" w:cs="Times New Roman"/>
          <w:sz w:val="24"/>
          <w:szCs w:val="24"/>
        </w:rPr>
        <w:t>differ</w:t>
      </w:r>
      <w:r w:rsidR="0524DB03" w:rsidRPr="0E902D9B">
        <w:rPr>
          <w:rFonts w:ascii="Times New Roman" w:eastAsia="Times New Roman" w:hAnsi="Times New Roman" w:cs="Times New Roman"/>
          <w:sz w:val="24"/>
          <w:szCs w:val="24"/>
        </w:rPr>
        <w:t>ent</w:t>
      </w:r>
      <w:r w:rsidR="0524DB03" w:rsidRPr="0E902D9B">
        <w:rPr>
          <w:rFonts w:ascii="Times New Roman" w:eastAsia="Times New Roman" w:hAnsi="Times New Roman" w:cs="Times New Roman"/>
          <w:sz w:val="24"/>
          <w:szCs w:val="24"/>
        </w:rPr>
        <w:t xml:space="preserve"> </w:t>
      </w:r>
      <w:r w:rsidR="32B4A665" w:rsidRPr="7F7CD697">
        <w:rPr>
          <w:rFonts w:ascii="Times New Roman" w:eastAsia="Times New Roman" w:hAnsi="Times New Roman" w:cs="Times New Roman"/>
          <w:sz w:val="24"/>
          <w:szCs w:val="24"/>
        </w:rPr>
        <w:t xml:space="preserve">global </w:t>
      </w:r>
      <w:r w:rsidR="0524DB03" w:rsidRPr="7F7CD697">
        <w:rPr>
          <w:rFonts w:ascii="Times New Roman" w:eastAsia="Times New Roman" w:hAnsi="Times New Roman" w:cs="Times New Roman"/>
          <w:sz w:val="24"/>
          <w:szCs w:val="24"/>
        </w:rPr>
        <w:t xml:space="preserve">regions </w:t>
      </w:r>
      <w:r w:rsidR="5C930247" w:rsidRPr="7F7CD697">
        <w:rPr>
          <w:rFonts w:ascii="Times New Roman" w:eastAsia="Times New Roman" w:hAnsi="Times New Roman" w:cs="Times New Roman"/>
          <w:sz w:val="24"/>
          <w:szCs w:val="24"/>
        </w:rPr>
        <w:t>and</w:t>
      </w:r>
      <w:r w:rsidR="0524DB03" w:rsidRPr="0E902D9B">
        <w:rPr>
          <w:rFonts w:ascii="Times New Roman" w:eastAsia="Times New Roman" w:hAnsi="Times New Roman" w:cs="Times New Roman"/>
          <w:sz w:val="24"/>
          <w:szCs w:val="24"/>
        </w:rPr>
        <w:t xml:space="preserve"> their </w:t>
      </w:r>
      <w:r w:rsidR="0524DB03" w:rsidRPr="7F7CD697">
        <w:rPr>
          <w:rFonts w:ascii="Times New Roman" w:eastAsia="Times New Roman" w:hAnsi="Times New Roman" w:cs="Times New Roman"/>
          <w:sz w:val="24"/>
          <w:szCs w:val="24"/>
        </w:rPr>
        <w:t>differ</w:t>
      </w:r>
      <w:r w:rsidR="3752156C" w:rsidRPr="7F7CD697">
        <w:rPr>
          <w:rFonts w:ascii="Times New Roman" w:eastAsia="Times New Roman" w:hAnsi="Times New Roman" w:cs="Times New Roman"/>
          <w:sz w:val="24"/>
          <w:szCs w:val="24"/>
        </w:rPr>
        <w:t>ing</w:t>
      </w:r>
      <w:r w:rsidR="0524DB03" w:rsidRPr="7F7CD697">
        <w:rPr>
          <w:rFonts w:ascii="Times New Roman" w:eastAsia="Times New Roman" w:hAnsi="Times New Roman" w:cs="Times New Roman"/>
          <w:sz w:val="24"/>
          <w:szCs w:val="24"/>
        </w:rPr>
        <w:t xml:space="preserve"> </w:t>
      </w:r>
      <w:r w:rsidR="5725003A" w:rsidRPr="7F7CD697">
        <w:rPr>
          <w:rFonts w:ascii="Times New Roman" w:eastAsia="Times New Roman" w:hAnsi="Times New Roman" w:cs="Times New Roman"/>
          <w:sz w:val="24"/>
          <w:szCs w:val="24"/>
        </w:rPr>
        <w:t>major</w:t>
      </w:r>
      <w:r w:rsidR="0524DB03" w:rsidRPr="7F7CD697">
        <w:rPr>
          <w:rFonts w:ascii="Times New Roman" w:eastAsia="Times New Roman" w:hAnsi="Times New Roman" w:cs="Times New Roman"/>
          <w:sz w:val="24"/>
          <w:szCs w:val="24"/>
        </w:rPr>
        <w:t xml:space="preserve"> industr</w:t>
      </w:r>
      <w:r w:rsidR="0C72AFF4" w:rsidRPr="7F7CD697">
        <w:rPr>
          <w:rFonts w:ascii="Times New Roman" w:eastAsia="Times New Roman" w:hAnsi="Times New Roman" w:cs="Times New Roman"/>
          <w:sz w:val="24"/>
          <w:szCs w:val="24"/>
        </w:rPr>
        <w:t>ies</w:t>
      </w:r>
      <w:r w:rsidR="0524DB03" w:rsidRPr="7F7CD697">
        <w:rPr>
          <w:rFonts w:ascii="Times New Roman" w:eastAsia="Times New Roman" w:hAnsi="Times New Roman" w:cs="Times New Roman"/>
          <w:sz w:val="24"/>
          <w:szCs w:val="24"/>
        </w:rPr>
        <w:t xml:space="preserve"> </w:t>
      </w:r>
      <w:r w:rsidR="40454BE2" w:rsidRPr="7F7CD697">
        <w:rPr>
          <w:rFonts w:ascii="Times New Roman" w:eastAsia="Times New Roman" w:hAnsi="Times New Roman" w:cs="Times New Roman"/>
          <w:sz w:val="24"/>
          <w:szCs w:val="24"/>
        </w:rPr>
        <w:t xml:space="preserve">and </w:t>
      </w:r>
      <w:r w:rsidR="13833B2F" w:rsidRPr="7F7CD697">
        <w:rPr>
          <w:rFonts w:ascii="Times New Roman" w:eastAsia="Times New Roman" w:hAnsi="Times New Roman" w:cs="Times New Roman"/>
          <w:sz w:val="24"/>
          <w:szCs w:val="24"/>
        </w:rPr>
        <w:t>primary</w:t>
      </w:r>
      <w:r w:rsidR="0524DB03" w:rsidRPr="0E902D9B">
        <w:rPr>
          <w:rFonts w:ascii="Times New Roman" w:eastAsia="Times New Roman" w:hAnsi="Times New Roman" w:cs="Times New Roman"/>
          <w:sz w:val="24"/>
          <w:szCs w:val="24"/>
        </w:rPr>
        <w:t xml:space="preserve"> </w:t>
      </w:r>
      <w:r w:rsidR="0524DB03" w:rsidRPr="0E902D9B">
        <w:rPr>
          <w:rFonts w:ascii="Times New Roman" w:eastAsia="Times New Roman" w:hAnsi="Times New Roman" w:cs="Times New Roman"/>
          <w:sz w:val="24"/>
          <w:szCs w:val="24"/>
        </w:rPr>
        <w:t>concerns and threats</w:t>
      </w:r>
      <w:r w:rsidR="669C389E" w:rsidRPr="7F7CD697">
        <w:rPr>
          <w:rFonts w:ascii="Times New Roman" w:eastAsia="Times New Roman" w:hAnsi="Times New Roman" w:cs="Times New Roman"/>
          <w:sz w:val="24"/>
          <w:szCs w:val="24"/>
        </w:rPr>
        <w:t xml:space="preserve"> to said industries</w:t>
      </w:r>
      <w:r w:rsidR="0524DB03" w:rsidRPr="7F7CD697">
        <w:rPr>
          <w:rFonts w:ascii="Times New Roman" w:eastAsia="Times New Roman" w:hAnsi="Times New Roman" w:cs="Times New Roman"/>
          <w:sz w:val="24"/>
          <w:szCs w:val="24"/>
        </w:rPr>
        <w:t>.</w:t>
      </w:r>
      <w:r w:rsidRPr="0E902D9B">
        <w:rPr>
          <w:rFonts w:ascii="Times New Roman" w:eastAsia="Times New Roman" w:hAnsi="Times New Roman" w:cs="Times New Roman"/>
          <w:sz w:val="24"/>
          <w:szCs w:val="24"/>
        </w:rPr>
        <w:t xml:space="preserve"> </w:t>
      </w:r>
      <w:r w:rsidRPr="7FC9B0D6">
        <w:rPr>
          <w:rFonts w:ascii="Times New Roman" w:eastAsia="Times New Roman" w:hAnsi="Times New Roman" w:cs="Times New Roman"/>
          <w:sz w:val="24"/>
          <w:szCs w:val="24"/>
        </w:rPr>
        <w:t xml:space="preserve">To </w:t>
      </w:r>
      <w:bookmarkStart w:id="2" w:name="_Int_GYuTLGRV"/>
      <w:r w:rsidRPr="7FC9B0D6">
        <w:rPr>
          <w:rFonts w:ascii="Times New Roman" w:eastAsia="Times New Roman" w:hAnsi="Times New Roman" w:cs="Times New Roman"/>
          <w:sz w:val="24"/>
          <w:szCs w:val="24"/>
        </w:rPr>
        <w:t>assist</w:t>
      </w:r>
      <w:bookmarkEnd w:id="2"/>
      <w:r w:rsidRPr="7FC9B0D6">
        <w:rPr>
          <w:rFonts w:ascii="Times New Roman" w:eastAsia="Times New Roman" w:hAnsi="Times New Roman" w:cs="Times New Roman"/>
          <w:sz w:val="24"/>
          <w:szCs w:val="24"/>
        </w:rPr>
        <w:t xml:space="preserve"> in this operational need, it has been requested that the potential to utilize teleconnection data in addit</w:t>
      </w:r>
      <w:r w:rsidR="291409D1" w:rsidRPr="7FC9B0D6">
        <w:rPr>
          <w:rFonts w:ascii="Times New Roman" w:eastAsia="Times New Roman" w:hAnsi="Times New Roman" w:cs="Times New Roman"/>
          <w:sz w:val="24"/>
          <w:szCs w:val="24"/>
        </w:rPr>
        <w:t>ion to numerical weather modeling and Everstream’s internal products be inves</w:t>
      </w:r>
      <w:r w:rsidR="314F69DB" w:rsidRPr="7FC9B0D6">
        <w:rPr>
          <w:rFonts w:ascii="Times New Roman" w:eastAsia="Times New Roman" w:hAnsi="Times New Roman" w:cs="Times New Roman"/>
          <w:sz w:val="24"/>
          <w:szCs w:val="24"/>
        </w:rPr>
        <w:t xml:space="preserve">tigated. This report, and the information that follows, is a preliminary summary of </w:t>
      </w:r>
      <w:r w:rsidR="2E66822C" w:rsidRPr="7FC9B0D6">
        <w:rPr>
          <w:rFonts w:ascii="Times New Roman" w:eastAsia="Times New Roman" w:hAnsi="Times New Roman" w:cs="Times New Roman"/>
          <w:sz w:val="24"/>
          <w:szCs w:val="24"/>
        </w:rPr>
        <w:t xml:space="preserve">the problem at hand, </w:t>
      </w:r>
      <w:r w:rsidR="2E66822C" w:rsidRPr="6B29ABCF">
        <w:rPr>
          <w:rFonts w:ascii="Times New Roman" w:eastAsia="Times New Roman" w:hAnsi="Times New Roman" w:cs="Times New Roman"/>
          <w:sz w:val="24"/>
          <w:szCs w:val="24"/>
        </w:rPr>
        <w:t>a</w:t>
      </w:r>
      <w:r w:rsidR="1AA389F1" w:rsidRPr="6B29ABCF">
        <w:rPr>
          <w:rFonts w:ascii="Times New Roman" w:eastAsia="Times New Roman" w:hAnsi="Times New Roman" w:cs="Times New Roman"/>
          <w:sz w:val="24"/>
          <w:szCs w:val="24"/>
        </w:rPr>
        <w:t>nalysis of different teleconnection indices per forecast region, an experimented</w:t>
      </w:r>
      <w:r w:rsidR="2E66822C" w:rsidRPr="7FC9B0D6">
        <w:rPr>
          <w:rFonts w:ascii="Times New Roman" w:eastAsia="Times New Roman" w:hAnsi="Times New Roman" w:cs="Times New Roman"/>
          <w:sz w:val="24"/>
          <w:szCs w:val="24"/>
        </w:rPr>
        <w:t xml:space="preserve"> solution</w:t>
      </w:r>
      <w:r w:rsidR="1AA389F1" w:rsidRPr="6B29ABCF">
        <w:rPr>
          <w:rFonts w:ascii="Times New Roman" w:eastAsia="Times New Roman" w:hAnsi="Times New Roman" w:cs="Times New Roman"/>
          <w:sz w:val="24"/>
          <w:szCs w:val="24"/>
        </w:rPr>
        <w:t xml:space="preserve"> utilizing multiple modeling methods</w:t>
      </w:r>
      <w:r w:rsidR="2E66822C" w:rsidRPr="7FC9B0D6">
        <w:rPr>
          <w:rFonts w:ascii="Times New Roman" w:eastAsia="Times New Roman" w:hAnsi="Times New Roman" w:cs="Times New Roman"/>
          <w:sz w:val="24"/>
          <w:szCs w:val="24"/>
        </w:rPr>
        <w:t>, and results</w:t>
      </w:r>
      <w:r w:rsidR="35C64501" w:rsidRPr="6B29ABCF">
        <w:rPr>
          <w:rFonts w:ascii="Times New Roman" w:eastAsia="Times New Roman" w:hAnsi="Times New Roman" w:cs="Times New Roman"/>
          <w:sz w:val="24"/>
          <w:szCs w:val="24"/>
        </w:rPr>
        <w:t>/reccomendations</w:t>
      </w:r>
      <w:r w:rsidR="2E66822C" w:rsidRPr="6B29ABCF">
        <w:rPr>
          <w:rFonts w:ascii="Times New Roman" w:eastAsia="Times New Roman" w:hAnsi="Times New Roman" w:cs="Times New Roman"/>
          <w:sz w:val="24"/>
          <w:szCs w:val="24"/>
        </w:rPr>
        <w:t xml:space="preserve"> </w:t>
      </w:r>
      <w:r w:rsidR="75D72440" w:rsidRPr="6B29ABCF">
        <w:rPr>
          <w:rFonts w:ascii="Times New Roman" w:eastAsia="Times New Roman" w:hAnsi="Times New Roman" w:cs="Times New Roman"/>
          <w:sz w:val="24"/>
          <w:szCs w:val="24"/>
        </w:rPr>
        <w:t>regarding</w:t>
      </w:r>
      <w:r w:rsidR="2E66822C" w:rsidRPr="7FC9B0D6">
        <w:rPr>
          <w:rFonts w:ascii="Times New Roman" w:eastAsia="Times New Roman" w:hAnsi="Times New Roman" w:cs="Times New Roman"/>
          <w:sz w:val="24"/>
          <w:szCs w:val="24"/>
        </w:rPr>
        <w:t xml:space="preserve"> said solution.</w:t>
      </w:r>
    </w:p>
    <w:p w14:paraId="4A265A16" w14:textId="2DDB7417" w:rsidR="2E66822C" w:rsidRDefault="2E66822C" w:rsidP="003313AA">
      <w:pPr>
        <w:pStyle w:val="Heading2"/>
      </w:pPr>
      <w:bookmarkStart w:id="3" w:name="_Toc228125595"/>
      <w:r>
        <w:t>b.    Problem Statement</w:t>
      </w:r>
      <w:bookmarkEnd w:id="3"/>
    </w:p>
    <w:p w14:paraId="38ABF8CD" w14:textId="06FEB577" w:rsidR="44802F28" w:rsidRDefault="784A9A6F" w:rsidP="493E1CBF">
      <w:pPr>
        <w:spacing w:line="480" w:lineRule="auto"/>
        <w:ind w:firstLine="720"/>
        <w:rPr>
          <w:rFonts w:ascii="Times New Roman" w:eastAsia="Times New Roman" w:hAnsi="Times New Roman" w:cs="Times New Roman"/>
          <w:sz w:val="24"/>
          <w:szCs w:val="24"/>
        </w:rPr>
      </w:pPr>
      <w:r w:rsidRPr="7FC9B0D6">
        <w:rPr>
          <w:rFonts w:ascii="Times New Roman" w:eastAsia="Times New Roman" w:hAnsi="Times New Roman" w:cs="Times New Roman"/>
          <w:sz w:val="24"/>
          <w:szCs w:val="24"/>
        </w:rPr>
        <w:t>Long-term forecasting is an essential part of operations for a variety of in</w:t>
      </w:r>
      <w:r w:rsidR="6529F035" w:rsidRPr="7FC9B0D6">
        <w:rPr>
          <w:rFonts w:ascii="Times New Roman" w:eastAsia="Times New Roman" w:hAnsi="Times New Roman" w:cs="Times New Roman"/>
          <w:sz w:val="24"/>
          <w:szCs w:val="24"/>
        </w:rPr>
        <w:t>dustry sectors and</w:t>
      </w:r>
      <w:r w:rsidR="22A708CE" w:rsidRPr="7FC9B0D6">
        <w:rPr>
          <w:rFonts w:ascii="Times New Roman" w:eastAsia="Times New Roman" w:hAnsi="Times New Roman" w:cs="Times New Roman"/>
          <w:sz w:val="24"/>
          <w:szCs w:val="24"/>
        </w:rPr>
        <w:t xml:space="preserve"> </w:t>
      </w:r>
      <w:r w:rsidR="7AC183A0" w:rsidRPr="7FC9B0D6">
        <w:rPr>
          <w:rFonts w:ascii="Times New Roman" w:eastAsia="Times New Roman" w:hAnsi="Times New Roman" w:cs="Times New Roman"/>
          <w:sz w:val="24"/>
          <w:szCs w:val="24"/>
        </w:rPr>
        <w:t xml:space="preserve">companies. </w:t>
      </w:r>
      <w:r w:rsidR="31A1B143" w:rsidRPr="7FC9B0D6">
        <w:rPr>
          <w:rFonts w:ascii="Times New Roman" w:eastAsia="Times New Roman" w:hAnsi="Times New Roman" w:cs="Times New Roman"/>
          <w:sz w:val="24"/>
          <w:szCs w:val="24"/>
        </w:rPr>
        <w:t xml:space="preserve">Supply chain operations and economics often hinge on decisions and events that happen months in advance. An example of this </w:t>
      </w:r>
      <w:r w:rsidR="2277E1EC" w:rsidRPr="7FC9B0D6">
        <w:rPr>
          <w:rFonts w:ascii="Times New Roman" w:eastAsia="Times New Roman" w:hAnsi="Times New Roman" w:cs="Times New Roman"/>
          <w:sz w:val="24"/>
          <w:szCs w:val="24"/>
        </w:rPr>
        <w:t xml:space="preserve">can be seen with the grounding of the container ship </w:t>
      </w:r>
      <w:r w:rsidR="2277E1EC" w:rsidRPr="7FC9B0D6">
        <w:rPr>
          <w:rFonts w:ascii="Times New Roman" w:eastAsia="Times New Roman" w:hAnsi="Times New Roman" w:cs="Times New Roman"/>
          <w:i/>
          <w:sz w:val="24"/>
          <w:szCs w:val="24"/>
        </w:rPr>
        <w:t>Ever Given</w:t>
      </w:r>
      <w:r w:rsidR="2277E1EC" w:rsidRPr="7FC9B0D6">
        <w:rPr>
          <w:rFonts w:ascii="Times New Roman" w:eastAsia="Times New Roman" w:hAnsi="Times New Roman" w:cs="Times New Roman"/>
          <w:sz w:val="24"/>
          <w:szCs w:val="24"/>
        </w:rPr>
        <w:t xml:space="preserve"> in March of 2021. The ship, travelling through the Suez Canal, ran aground in the sou</w:t>
      </w:r>
      <w:r w:rsidR="4BEAB661" w:rsidRPr="7FC9B0D6">
        <w:rPr>
          <w:rFonts w:ascii="Times New Roman" w:eastAsia="Times New Roman" w:hAnsi="Times New Roman" w:cs="Times New Roman"/>
          <w:sz w:val="24"/>
          <w:szCs w:val="24"/>
        </w:rPr>
        <w:t xml:space="preserve">thernmost stretch of the Canal, completely blocking sea travel along the Suez for six days </w:t>
      </w:r>
      <w:r w:rsidR="4BEAB661" w:rsidRPr="7FC9B0D6">
        <w:rPr>
          <w:rFonts w:ascii="Times New Roman" w:eastAsia="Times New Roman" w:hAnsi="Times New Roman" w:cs="Times New Roman"/>
          <w:sz w:val="24"/>
          <w:szCs w:val="24"/>
        </w:rPr>
        <w:lastRenderedPageBreak/>
        <w:t>(</w:t>
      </w:r>
      <w:bookmarkStart w:id="4" w:name="_Int_HgMn3IVF"/>
      <w:r w:rsidR="000A1B79" w:rsidRPr="7FC9B0D6">
        <w:rPr>
          <w:rFonts w:ascii="Times New Roman" w:eastAsia="Times New Roman" w:hAnsi="Times New Roman" w:cs="Times New Roman"/>
          <w:sz w:val="24"/>
          <w:szCs w:val="24"/>
        </w:rPr>
        <w:t>Gerson</w:t>
      </w:r>
      <w:bookmarkEnd w:id="4"/>
      <w:r w:rsidR="000A1B79" w:rsidRPr="7FC9B0D6">
        <w:rPr>
          <w:rFonts w:ascii="Times New Roman" w:eastAsia="Times New Roman" w:hAnsi="Times New Roman" w:cs="Times New Roman"/>
          <w:sz w:val="24"/>
          <w:szCs w:val="24"/>
        </w:rPr>
        <w:t xml:space="preserve"> 2023</w:t>
      </w:r>
      <w:r w:rsidR="1398B89C" w:rsidRPr="7FC9B0D6">
        <w:rPr>
          <w:rFonts w:ascii="Times New Roman" w:eastAsia="Times New Roman" w:hAnsi="Times New Roman" w:cs="Times New Roman"/>
          <w:sz w:val="24"/>
          <w:szCs w:val="24"/>
        </w:rPr>
        <w:t>)</w:t>
      </w:r>
      <w:r w:rsidR="4BEAB661" w:rsidRPr="7FC9B0D6">
        <w:rPr>
          <w:rFonts w:ascii="Times New Roman" w:eastAsia="Times New Roman" w:hAnsi="Times New Roman" w:cs="Times New Roman"/>
          <w:sz w:val="24"/>
          <w:szCs w:val="24"/>
        </w:rPr>
        <w:t>. This grounding</w:t>
      </w:r>
      <w:r w:rsidR="1C43263B" w:rsidRPr="7FC9B0D6">
        <w:rPr>
          <w:rFonts w:ascii="Times New Roman" w:eastAsia="Times New Roman" w:hAnsi="Times New Roman" w:cs="Times New Roman"/>
          <w:sz w:val="24"/>
          <w:szCs w:val="24"/>
        </w:rPr>
        <w:t xml:space="preserve"> not just affected shipments on the ship itself, but also</w:t>
      </w:r>
      <w:r w:rsidR="318B2E0B" w:rsidRPr="7FC9B0D6">
        <w:rPr>
          <w:rFonts w:ascii="Times New Roman" w:eastAsia="Times New Roman" w:hAnsi="Times New Roman" w:cs="Times New Roman"/>
          <w:sz w:val="24"/>
          <w:szCs w:val="24"/>
        </w:rPr>
        <w:t xml:space="preserve"> </w:t>
      </w:r>
      <w:r w:rsidR="156B2106" w:rsidRPr="7FC9B0D6">
        <w:rPr>
          <w:rFonts w:ascii="Times New Roman" w:eastAsia="Times New Roman" w:hAnsi="Times New Roman" w:cs="Times New Roman"/>
          <w:sz w:val="24"/>
          <w:szCs w:val="24"/>
        </w:rPr>
        <w:t xml:space="preserve">the </w:t>
      </w:r>
      <w:r w:rsidR="51048D6B" w:rsidRPr="7FC9B0D6">
        <w:rPr>
          <w:rFonts w:ascii="Times New Roman" w:eastAsia="Times New Roman" w:hAnsi="Times New Roman" w:cs="Times New Roman"/>
          <w:sz w:val="24"/>
          <w:szCs w:val="24"/>
        </w:rPr>
        <w:t xml:space="preserve">backlog of </w:t>
      </w:r>
      <w:r w:rsidR="156B2106" w:rsidRPr="7FC9B0D6">
        <w:rPr>
          <w:rFonts w:ascii="Times New Roman" w:eastAsia="Times New Roman" w:hAnsi="Times New Roman" w:cs="Times New Roman"/>
          <w:sz w:val="24"/>
          <w:szCs w:val="24"/>
        </w:rPr>
        <w:t>hundreds</w:t>
      </w:r>
      <w:r w:rsidR="318B2E0B" w:rsidRPr="7FC9B0D6">
        <w:rPr>
          <w:rFonts w:ascii="Times New Roman" w:eastAsia="Times New Roman" w:hAnsi="Times New Roman" w:cs="Times New Roman"/>
          <w:sz w:val="24"/>
          <w:szCs w:val="24"/>
        </w:rPr>
        <w:t xml:space="preserve"> </w:t>
      </w:r>
      <w:r w:rsidR="156B2106" w:rsidRPr="7FC9B0D6">
        <w:rPr>
          <w:rFonts w:ascii="Times New Roman" w:eastAsia="Times New Roman" w:hAnsi="Times New Roman" w:cs="Times New Roman"/>
          <w:sz w:val="24"/>
          <w:szCs w:val="24"/>
        </w:rPr>
        <w:t>of</w:t>
      </w:r>
      <w:r w:rsidR="318B2E0B" w:rsidRPr="7FC9B0D6">
        <w:rPr>
          <w:rFonts w:ascii="Times New Roman" w:eastAsia="Times New Roman" w:hAnsi="Times New Roman" w:cs="Times New Roman"/>
          <w:sz w:val="24"/>
          <w:szCs w:val="24"/>
        </w:rPr>
        <w:t xml:space="preserve"> ship</w:t>
      </w:r>
      <w:r w:rsidR="37E7B6AA" w:rsidRPr="7FC9B0D6">
        <w:rPr>
          <w:rFonts w:ascii="Times New Roman" w:eastAsia="Times New Roman" w:hAnsi="Times New Roman" w:cs="Times New Roman"/>
          <w:sz w:val="24"/>
          <w:szCs w:val="24"/>
        </w:rPr>
        <w:t xml:space="preserve">s waiting to travel through the canal, and the ships that needed to reroute along longer routes to avoid the blockage. Overall, the economic impacts </w:t>
      </w:r>
      <w:r w:rsidR="564C70F5" w:rsidRPr="7FC9B0D6">
        <w:rPr>
          <w:rFonts w:ascii="Times New Roman" w:eastAsia="Times New Roman" w:hAnsi="Times New Roman" w:cs="Times New Roman"/>
          <w:sz w:val="24"/>
          <w:szCs w:val="24"/>
        </w:rPr>
        <w:t>expanded far beyond the millions of dollars' worth of goods on the ship itself</w:t>
      </w:r>
      <w:r w:rsidR="71EF55FE" w:rsidRPr="7FC9B0D6">
        <w:rPr>
          <w:rFonts w:ascii="Times New Roman" w:eastAsia="Times New Roman" w:hAnsi="Times New Roman" w:cs="Times New Roman"/>
          <w:sz w:val="24"/>
          <w:szCs w:val="24"/>
        </w:rPr>
        <w:t xml:space="preserve"> (</w:t>
      </w:r>
      <w:r w:rsidR="3C667F69" w:rsidRPr="7FC9B0D6">
        <w:rPr>
          <w:rFonts w:ascii="Times New Roman" w:eastAsia="Times New Roman" w:hAnsi="Times New Roman" w:cs="Times New Roman"/>
          <w:sz w:val="24"/>
          <w:szCs w:val="24"/>
        </w:rPr>
        <w:t>Gerson 2023</w:t>
      </w:r>
      <w:r w:rsidR="3174A9DF" w:rsidRPr="7FC9B0D6">
        <w:rPr>
          <w:rFonts w:ascii="Times New Roman" w:eastAsia="Times New Roman" w:hAnsi="Times New Roman" w:cs="Times New Roman"/>
          <w:sz w:val="24"/>
          <w:szCs w:val="24"/>
        </w:rPr>
        <w:t>)</w:t>
      </w:r>
      <w:r w:rsidR="31A298C3" w:rsidRPr="7FC9B0D6">
        <w:rPr>
          <w:rFonts w:ascii="Times New Roman" w:eastAsia="Times New Roman" w:hAnsi="Times New Roman" w:cs="Times New Roman"/>
          <w:sz w:val="24"/>
          <w:szCs w:val="24"/>
        </w:rPr>
        <w:t>.</w:t>
      </w:r>
    </w:p>
    <w:p w14:paraId="738FF8DA" w14:textId="6817A1AA" w:rsidR="28A9605A" w:rsidRDefault="28A9605A" w:rsidP="2A13DE96">
      <w:pPr>
        <w:spacing w:line="480" w:lineRule="auto"/>
        <w:ind w:firstLine="720"/>
        <w:rPr>
          <w:rFonts w:ascii="Times New Roman" w:eastAsia="Times New Roman" w:hAnsi="Times New Roman" w:cs="Times New Roman"/>
          <w:sz w:val="24"/>
          <w:szCs w:val="24"/>
        </w:rPr>
      </w:pPr>
      <w:r w:rsidRPr="2A13DE96">
        <w:rPr>
          <w:rFonts w:ascii="Times New Roman" w:eastAsia="Times New Roman" w:hAnsi="Times New Roman" w:cs="Times New Roman"/>
          <w:sz w:val="24"/>
          <w:szCs w:val="24"/>
        </w:rPr>
        <w:t xml:space="preserve">The incident involving the </w:t>
      </w:r>
      <w:r w:rsidRPr="2A13DE96">
        <w:rPr>
          <w:rFonts w:ascii="Times New Roman" w:eastAsia="Times New Roman" w:hAnsi="Times New Roman" w:cs="Times New Roman"/>
          <w:i/>
          <w:sz w:val="24"/>
          <w:szCs w:val="24"/>
        </w:rPr>
        <w:t>Ever Given</w:t>
      </w:r>
      <w:r w:rsidRPr="2A13DE96">
        <w:rPr>
          <w:rFonts w:ascii="Times New Roman" w:eastAsia="Times New Roman" w:hAnsi="Times New Roman" w:cs="Times New Roman"/>
          <w:sz w:val="24"/>
          <w:szCs w:val="24"/>
        </w:rPr>
        <w:t xml:space="preserve"> container ship highlights both the interconnected nature of the supply chain as well as how singular events can ripple into much larger </w:t>
      </w:r>
      <w:r w:rsidR="6A9168FE" w:rsidRPr="2A13DE96">
        <w:rPr>
          <w:rFonts w:ascii="Times New Roman" w:eastAsia="Times New Roman" w:hAnsi="Times New Roman" w:cs="Times New Roman"/>
          <w:sz w:val="24"/>
          <w:szCs w:val="24"/>
        </w:rPr>
        <w:t>consequences spanning long beyond the initial timeframe</w:t>
      </w:r>
      <w:r w:rsidRPr="2A13DE96">
        <w:rPr>
          <w:rFonts w:ascii="Times New Roman" w:eastAsia="Times New Roman" w:hAnsi="Times New Roman" w:cs="Times New Roman"/>
          <w:sz w:val="24"/>
          <w:szCs w:val="24"/>
        </w:rPr>
        <w:t xml:space="preserve">. </w:t>
      </w:r>
      <w:r w:rsidR="58C7CD7A" w:rsidRPr="2A13DE96">
        <w:rPr>
          <w:rFonts w:ascii="Times New Roman" w:eastAsia="Times New Roman" w:hAnsi="Times New Roman" w:cs="Times New Roman"/>
          <w:sz w:val="24"/>
          <w:szCs w:val="24"/>
        </w:rPr>
        <w:t xml:space="preserve">The same applies to meteorological events and as such, it is of great importance to companies and industries that accurate and reliable </w:t>
      </w:r>
      <w:r w:rsidR="34596752" w:rsidRPr="2A13DE96">
        <w:rPr>
          <w:rFonts w:ascii="Times New Roman" w:eastAsia="Times New Roman" w:hAnsi="Times New Roman" w:cs="Times New Roman"/>
          <w:sz w:val="24"/>
          <w:szCs w:val="24"/>
        </w:rPr>
        <w:t xml:space="preserve">long-term </w:t>
      </w:r>
      <w:r w:rsidR="58C7CD7A" w:rsidRPr="2A13DE96">
        <w:rPr>
          <w:rFonts w:ascii="Times New Roman" w:eastAsia="Times New Roman" w:hAnsi="Times New Roman" w:cs="Times New Roman"/>
          <w:sz w:val="24"/>
          <w:szCs w:val="24"/>
        </w:rPr>
        <w:t xml:space="preserve">forecasts of </w:t>
      </w:r>
      <w:r w:rsidR="57EF61BC" w:rsidRPr="2A13DE96">
        <w:rPr>
          <w:rFonts w:ascii="Times New Roman" w:eastAsia="Times New Roman" w:hAnsi="Times New Roman" w:cs="Times New Roman"/>
          <w:sz w:val="24"/>
          <w:szCs w:val="24"/>
        </w:rPr>
        <w:t xml:space="preserve">weather and climate are available. Such forecasts are critical in allowing companies and industries to prepare resources ahead of time to mitigate losses. However, this need for long-term forecasts </w:t>
      </w:r>
      <w:r w:rsidR="534F9058" w:rsidRPr="2A13DE96">
        <w:rPr>
          <w:rFonts w:ascii="Times New Roman" w:eastAsia="Times New Roman" w:hAnsi="Times New Roman" w:cs="Times New Roman"/>
          <w:sz w:val="24"/>
          <w:szCs w:val="24"/>
        </w:rPr>
        <w:t>often</w:t>
      </w:r>
      <w:r w:rsidR="57EF61BC" w:rsidRPr="2A13DE96">
        <w:rPr>
          <w:rFonts w:ascii="Times New Roman" w:eastAsia="Times New Roman" w:hAnsi="Times New Roman" w:cs="Times New Roman"/>
          <w:sz w:val="24"/>
          <w:szCs w:val="24"/>
        </w:rPr>
        <w:t xml:space="preserve"> </w:t>
      </w:r>
      <w:r w:rsidR="6803A2BD" w:rsidRPr="2A13DE96">
        <w:rPr>
          <w:rFonts w:ascii="Times New Roman" w:eastAsia="Times New Roman" w:hAnsi="Times New Roman" w:cs="Times New Roman"/>
          <w:sz w:val="24"/>
          <w:szCs w:val="24"/>
        </w:rPr>
        <w:t xml:space="preserve">runs into conflict </w:t>
      </w:r>
      <w:r w:rsidR="3FFA5D4E" w:rsidRPr="2A13DE96">
        <w:rPr>
          <w:rFonts w:ascii="Times New Roman" w:eastAsia="Times New Roman" w:hAnsi="Times New Roman" w:cs="Times New Roman"/>
          <w:sz w:val="24"/>
          <w:szCs w:val="24"/>
        </w:rPr>
        <w:t xml:space="preserve">with the </w:t>
      </w:r>
      <w:r w:rsidR="67978C45" w:rsidRPr="2A13DE96">
        <w:rPr>
          <w:rFonts w:ascii="Times New Roman" w:eastAsia="Times New Roman" w:hAnsi="Times New Roman" w:cs="Times New Roman"/>
          <w:sz w:val="24"/>
          <w:szCs w:val="24"/>
        </w:rPr>
        <w:t xml:space="preserve">short-term nature of computational weather modeling. Many </w:t>
      </w:r>
      <w:r w:rsidR="4E1B523B" w:rsidRPr="2A13DE96">
        <w:rPr>
          <w:rFonts w:ascii="Times New Roman" w:eastAsia="Times New Roman" w:hAnsi="Times New Roman" w:cs="Times New Roman"/>
          <w:sz w:val="24"/>
          <w:szCs w:val="24"/>
        </w:rPr>
        <w:t xml:space="preserve">popular numerical weather models (GFS, HRRR, NAM, etc.) are designed to operate in </w:t>
      </w:r>
      <w:r w:rsidR="29334664" w:rsidRPr="2A13DE96">
        <w:rPr>
          <w:rFonts w:ascii="Times New Roman" w:eastAsia="Times New Roman" w:hAnsi="Times New Roman" w:cs="Times New Roman"/>
          <w:sz w:val="24"/>
          <w:szCs w:val="24"/>
        </w:rPr>
        <w:t>one-to-ten-day</w:t>
      </w:r>
      <w:r w:rsidR="01E739BE" w:rsidRPr="2A13DE96">
        <w:rPr>
          <w:rFonts w:ascii="Times New Roman" w:eastAsia="Times New Roman" w:hAnsi="Times New Roman" w:cs="Times New Roman"/>
          <w:sz w:val="24"/>
          <w:szCs w:val="24"/>
        </w:rPr>
        <w:t xml:space="preserve"> intervals. Longer term numerical models do exist</w:t>
      </w:r>
      <w:r w:rsidR="553F5A11" w:rsidRPr="2A13DE96">
        <w:rPr>
          <w:rFonts w:ascii="Times New Roman" w:eastAsia="Times New Roman" w:hAnsi="Times New Roman" w:cs="Times New Roman"/>
          <w:sz w:val="24"/>
          <w:szCs w:val="24"/>
        </w:rPr>
        <w:t xml:space="preserve"> (</w:t>
      </w:r>
      <w:r w:rsidR="6AE9E887" w:rsidRPr="3C9FE27D">
        <w:rPr>
          <w:rFonts w:ascii="Times New Roman" w:eastAsia="Times New Roman" w:hAnsi="Times New Roman" w:cs="Times New Roman"/>
          <w:sz w:val="24"/>
          <w:szCs w:val="24"/>
        </w:rPr>
        <w:t>such as CanSIPS, NMME, and ECMFW Monthly</w:t>
      </w:r>
      <w:r w:rsidR="553F5A11" w:rsidRPr="2A13DE96">
        <w:rPr>
          <w:rFonts w:ascii="Times New Roman" w:eastAsia="Times New Roman" w:hAnsi="Times New Roman" w:cs="Times New Roman"/>
          <w:sz w:val="24"/>
          <w:szCs w:val="24"/>
        </w:rPr>
        <w:t>)</w:t>
      </w:r>
      <w:r w:rsidR="01E739BE" w:rsidRPr="2A13DE96">
        <w:rPr>
          <w:rFonts w:ascii="Times New Roman" w:eastAsia="Times New Roman" w:hAnsi="Times New Roman" w:cs="Times New Roman"/>
          <w:sz w:val="24"/>
          <w:szCs w:val="24"/>
        </w:rPr>
        <w:t xml:space="preserve"> but are limited in scope and use cases. As a result, it can be incredibly challenging to create actionable w</w:t>
      </w:r>
      <w:r w:rsidR="0AD6465B" w:rsidRPr="2A13DE96">
        <w:rPr>
          <w:rFonts w:ascii="Times New Roman" w:eastAsia="Times New Roman" w:hAnsi="Times New Roman" w:cs="Times New Roman"/>
          <w:sz w:val="24"/>
          <w:szCs w:val="24"/>
        </w:rPr>
        <w:t xml:space="preserve">eather and climate forecasts for companies and industry and often </w:t>
      </w:r>
      <w:r w:rsidR="743F4529" w:rsidRPr="2A13DE96">
        <w:rPr>
          <w:rFonts w:ascii="Times New Roman" w:eastAsia="Times New Roman" w:hAnsi="Times New Roman" w:cs="Times New Roman"/>
          <w:sz w:val="24"/>
          <w:szCs w:val="24"/>
        </w:rPr>
        <w:t>involve</w:t>
      </w:r>
      <w:r w:rsidR="0AD6465B" w:rsidRPr="2A13DE96">
        <w:rPr>
          <w:rFonts w:ascii="Times New Roman" w:eastAsia="Times New Roman" w:hAnsi="Times New Roman" w:cs="Times New Roman"/>
          <w:sz w:val="24"/>
          <w:szCs w:val="24"/>
        </w:rPr>
        <w:t xml:space="preserve"> a considerable amount of time and resources.</w:t>
      </w:r>
      <w:r w:rsidR="741690C8" w:rsidRPr="2A13DE96">
        <w:rPr>
          <w:rFonts w:ascii="Times New Roman" w:eastAsia="Times New Roman" w:hAnsi="Times New Roman" w:cs="Times New Roman"/>
          <w:sz w:val="24"/>
          <w:szCs w:val="24"/>
        </w:rPr>
        <w:t xml:space="preserve"> </w:t>
      </w:r>
      <w:r w:rsidR="3A6FB169" w:rsidRPr="1F26479B">
        <w:rPr>
          <w:rFonts w:ascii="Times New Roman" w:eastAsia="Times New Roman" w:hAnsi="Times New Roman" w:cs="Times New Roman"/>
          <w:sz w:val="24"/>
          <w:szCs w:val="24"/>
        </w:rPr>
        <w:t>In addition, different regions often have different predominant industries which can add an additional layer of complexity.</w:t>
      </w:r>
      <w:r w:rsidR="387A7C25" w:rsidRPr="1F26479B">
        <w:rPr>
          <w:rFonts w:ascii="Times New Roman" w:eastAsia="Times New Roman" w:hAnsi="Times New Roman" w:cs="Times New Roman"/>
          <w:sz w:val="24"/>
          <w:szCs w:val="24"/>
        </w:rPr>
        <w:t xml:space="preserve"> </w:t>
      </w:r>
      <w:r w:rsidR="387A7C25" w:rsidRPr="6A667141">
        <w:rPr>
          <w:rFonts w:ascii="Times New Roman" w:eastAsia="Times New Roman" w:hAnsi="Times New Roman" w:cs="Times New Roman"/>
          <w:sz w:val="24"/>
          <w:szCs w:val="24"/>
        </w:rPr>
        <w:t>Meteorological</w:t>
      </w:r>
      <w:r w:rsidR="387A7C25" w:rsidRPr="1F26479B">
        <w:rPr>
          <w:rFonts w:ascii="Times New Roman" w:eastAsia="Times New Roman" w:hAnsi="Times New Roman" w:cs="Times New Roman"/>
          <w:sz w:val="24"/>
          <w:szCs w:val="24"/>
        </w:rPr>
        <w:t xml:space="preserve"> concerns for </w:t>
      </w:r>
      <w:r w:rsidR="387A7C25" w:rsidRPr="6A667141">
        <w:rPr>
          <w:rFonts w:ascii="Times New Roman" w:eastAsia="Times New Roman" w:hAnsi="Times New Roman" w:cs="Times New Roman"/>
          <w:sz w:val="24"/>
          <w:szCs w:val="24"/>
        </w:rPr>
        <w:t>agriculture-dominant regions, such as the Midwest United States and eastern Europe (</w:t>
      </w:r>
      <w:r w:rsidR="007B112D">
        <w:rPr>
          <w:rFonts w:ascii="Times New Roman" w:eastAsia="Times New Roman" w:hAnsi="Times New Roman" w:cs="Times New Roman"/>
          <w:sz w:val="24"/>
          <w:szCs w:val="24"/>
        </w:rPr>
        <w:t>Huston and Dastr</w:t>
      </w:r>
      <w:r w:rsidR="0087138B">
        <w:rPr>
          <w:rFonts w:ascii="Times New Roman" w:eastAsia="Times New Roman" w:hAnsi="Times New Roman" w:cs="Times New Roman"/>
          <w:sz w:val="24"/>
          <w:szCs w:val="24"/>
        </w:rPr>
        <w:t>u</w:t>
      </w:r>
      <w:r w:rsidR="007B112D">
        <w:rPr>
          <w:rFonts w:ascii="Times New Roman" w:eastAsia="Times New Roman" w:hAnsi="Times New Roman" w:cs="Times New Roman"/>
          <w:sz w:val="24"/>
          <w:szCs w:val="24"/>
        </w:rPr>
        <w:t>p</w:t>
      </w:r>
      <w:r w:rsidR="0087138B">
        <w:rPr>
          <w:rFonts w:ascii="Times New Roman" w:eastAsia="Times New Roman" w:hAnsi="Times New Roman" w:cs="Times New Roman"/>
          <w:sz w:val="24"/>
          <w:szCs w:val="24"/>
        </w:rPr>
        <w:t xml:space="preserve"> 2020</w:t>
      </w:r>
      <w:r w:rsidR="387A7C25" w:rsidRPr="6A667141">
        <w:rPr>
          <w:rFonts w:ascii="Times New Roman" w:eastAsia="Times New Roman" w:hAnsi="Times New Roman" w:cs="Times New Roman"/>
          <w:sz w:val="24"/>
          <w:szCs w:val="24"/>
        </w:rPr>
        <w:t>) will differ to that of oil and energy</w:t>
      </w:r>
      <w:r w:rsidR="544ADBF6" w:rsidRPr="6A667141">
        <w:rPr>
          <w:rFonts w:ascii="Times New Roman" w:eastAsia="Times New Roman" w:hAnsi="Times New Roman" w:cs="Times New Roman"/>
          <w:sz w:val="24"/>
          <w:szCs w:val="24"/>
        </w:rPr>
        <w:t xml:space="preserve"> sector dominant regions. </w:t>
      </w:r>
      <w:r w:rsidR="741690C8" w:rsidRPr="1F26479B">
        <w:rPr>
          <w:rFonts w:ascii="Times New Roman" w:eastAsia="Times New Roman" w:hAnsi="Times New Roman" w:cs="Times New Roman"/>
          <w:sz w:val="24"/>
          <w:szCs w:val="24"/>
        </w:rPr>
        <w:t>There</w:t>
      </w:r>
      <w:r w:rsidR="741690C8" w:rsidRPr="2A13DE96">
        <w:rPr>
          <w:rFonts w:ascii="Times New Roman" w:eastAsia="Times New Roman" w:hAnsi="Times New Roman" w:cs="Times New Roman"/>
          <w:sz w:val="24"/>
          <w:szCs w:val="24"/>
        </w:rPr>
        <w:t xml:space="preserve"> are, however, additional tools that can potentially be used to make </w:t>
      </w:r>
      <w:r w:rsidR="0A715E0A" w:rsidRPr="6A667141">
        <w:rPr>
          <w:rFonts w:ascii="Times New Roman" w:eastAsia="Times New Roman" w:hAnsi="Times New Roman" w:cs="Times New Roman"/>
          <w:sz w:val="24"/>
          <w:szCs w:val="24"/>
        </w:rPr>
        <w:t>generating regional, longer-term forecasts</w:t>
      </w:r>
      <w:r w:rsidR="741690C8" w:rsidRPr="2A13DE96">
        <w:rPr>
          <w:rFonts w:ascii="Times New Roman" w:eastAsia="Times New Roman" w:hAnsi="Times New Roman" w:cs="Times New Roman"/>
          <w:sz w:val="24"/>
          <w:szCs w:val="24"/>
        </w:rPr>
        <w:t xml:space="preserve"> easier, one of which being the analysis of “teleconnection” patterns.</w:t>
      </w:r>
    </w:p>
    <w:p w14:paraId="612034AA" w14:textId="77777777" w:rsidR="00104A80" w:rsidRDefault="00104A80" w:rsidP="00104A80">
      <w:pPr>
        <w:spacing w:line="480" w:lineRule="auto"/>
        <w:rPr>
          <w:rFonts w:ascii="Times New Roman" w:eastAsia="Times New Roman" w:hAnsi="Times New Roman" w:cs="Times New Roman"/>
          <w:sz w:val="24"/>
          <w:szCs w:val="24"/>
        </w:rPr>
      </w:pPr>
    </w:p>
    <w:p w14:paraId="2D670FD2" w14:textId="27DAD473" w:rsidR="2E66822C" w:rsidRDefault="2E66822C" w:rsidP="003313AA">
      <w:pPr>
        <w:pStyle w:val="Heading2"/>
      </w:pPr>
      <w:bookmarkStart w:id="5" w:name="_Toc228125596"/>
      <w:r>
        <w:lastRenderedPageBreak/>
        <w:t>c.    Introduction to Teleconnections</w:t>
      </w:r>
      <w:bookmarkEnd w:id="5"/>
    </w:p>
    <w:p w14:paraId="0E24CA55" w14:textId="54419679" w:rsidR="126C326F" w:rsidRDefault="10B9FB9A" w:rsidP="53274115">
      <w:pPr>
        <w:spacing w:line="480" w:lineRule="auto"/>
        <w:ind w:firstLine="432"/>
        <w:rPr>
          <w:rFonts w:ascii="Times New Roman" w:eastAsia="Times New Roman" w:hAnsi="Times New Roman" w:cs="Times New Roman"/>
          <w:sz w:val="24"/>
          <w:szCs w:val="24"/>
        </w:rPr>
      </w:pPr>
      <w:r w:rsidRPr="25EC087C">
        <w:rPr>
          <w:rFonts w:ascii="Times New Roman" w:eastAsia="Times New Roman" w:hAnsi="Times New Roman" w:cs="Times New Roman"/>
          <w:sz w:val="24"/>
          <w:szCs w:val="24"/>
        </w:rPr>
        <w:t xml:space="preserve">Teleconnection patterns, broadly speaking, are climatological patterns that can create </w:t>
      </w:r>
      <w:r w:rsidRPr="53274115">
        <w:rPr>
          <w:rFonts w:ascii="Times New Roman" w:eastAsia="Times New Roman" w:hAnsi="Times New Roman" w:cs="Times New Roman"/>
          <w:sz w:val="24"/>
          <w:szCs w:val="24"/>
        </w:rPr>
        <w:t>different regional effects downstream of t</w:t>
      </w:r>
      <w:r w:rsidR="3738907A" w:rsidRPr="53274115">
        <w:rPr>
          <w:rFonts w:ascii="Times New Roman" w:eastAsia="Times New Roman" w:hAnsi="Times New Roman" w:cs="Times New Roman"/>
          <w:sz w:val="24"/>
          <w:szCs w:val="24"/>
        </w:rPr>
        <w:t xml:space="preserve">he initial pattern. </w:t>
      </w:r>
      <w:r w:rsidR="0355F8FC" w:rsidRPr="585DC23C">
        <w:rPr>
          <w:rFonts w:ascii="Times New Roman" w:eastAsia="Times New Roman" w:hAnsi="Times New Roman" w:cs="Times New Roman"/>
          <w:sz w:val="24"/>
          <w:szCs w:val="24"/>
        </w:rPr>
        <w:t xml:space="preserve">An example of such a pattern is the infamous “El Nino-Southern Oscillation” (ENSO) teleconnection. </w:t>
      </w:r>
      <w:r w:rsidR="0355F8FC" w:rsidRPr="354CB77C">
        <w:rPr>
          <w:rFonts w:ascii="Times New Roman" w:eastAsia="Times New Roman" w:hAnsi="Times New Roman" w:cs="Times New Roman"/>
          <w:sz w:val="24"/>
          <w:szCs w:val="24"/>
        </w:rPr>
        <w:t xml:space="preserve">ENSO is primarily driven by long term changes to sea surface temperature in the Pacific that then in turn </w:t>
      </w:r>
      <w:r w:rsidR="5EE44AE9" w:rsidRPr="224D9249">
        <w:rPr>
          <w:rFonts w:ascii="Times New Roman" w:eastAsia="Times New Roman" w:hAnsi="Times New Roman" w:cs="Times New Roman"/>
          <w:sz w:val="24"/>
          <w:szCs w:val="24"/>
        </w:rPr>
        <w:t xml:space="preserve">effects the predominant atmospheric pressure and weather patterns </w:t>
      </w:r>
      <w:r w:rsidR="00B5A6F6" w:rsidRPr="456FA9DE">
        <w:rPr>
          <w:rFonts w:ascii="Times New Roman" w:eastAsia="Times New Roman" w:hAnsi="Times New Roman" w:cs="Times New Roman"/>
          <w:sz w:val="24"/>
          <w:szCs w:val="24"/>
        </w:rPr>
        <w:t>globally</w:t>
      </w:r>
      <w:r w:rsidR="44730EF2" w:rsidRPr="456FA9DE">
        <w:rPr>
          <w:rFonts w:ascii="Times New Roman" w:eastAsia="Times New Roman" w:hAnsi="Times New Roman" w:cs="Times New Roman"/>
          <w:sz w:val="24"/>
          <w:szCs w:val="24"/>
        </w:rPr>
        <w:t>.</w:t>
      </w:r>
      <w:r w:rsidR="5EE44AE9" w:rsidRPr="224D9249">
        <w:rPr>
          <w:rFonts w:ascii="Times New Roman" w:eastAsia="Times New Roman" w:hAnsi="Times New Roman" w:cs="Times New Roman"/>
          <w:sz w:val="24"/>
          <w:szCs w:val="24"/>
        </w:rPr>
        <w:t xml:space="preserve"> As such, understanding what the current state of ENSO is can be </w:t>
      </w:r>
      <w:r w:rsidR="5EE44AE9" w:rsidRPr="1C45CA92">
        <w:rPr>
          <w:rFonts w:ascii="Times New Roman" w:eastAsia="Times New Roman" w:hAnsi="Times New Roman" w:cs="Times New Roman"/>
          <w:sz w:val="24"/>
          <w:szCs w:val="24"/>
        </w:rPr>
        <w:t xml:space="preserve">critical to determining what long-term conditions </w:t>
      </w:r>
      <w:r w:rsidR="20E02C64" w:rsidRPr="1C45CA92">
        <w:rPr>
          <w:rFonts w:ascii="Times New Roman" w:eastAsia="Times New Roman" w:hAnsi="Times New Roman" w:cs="Times New Roman"/>
          <w:sz w:val="24"/>
          <w:szCs w:val="24"/>
        </w:rPr>
        <w:t>in each</w:t>
      </w:r>
      <w:r w:rsidR="5EE44AE9" w:rsidRPr="1C45CA92">
        <w:rPr>
          <w:rFonts w:ascii="Times New Roman" w:eastAsia="Times New Roman" w:hAnsi="Times New Roman" w:cs="Times New Roman"/>
          <w:sz w:val="24"/>
          <w:szCs w:val="24"/>
        </w:rPr>
        <w:t xml:space="preserve"> region can be</w:t>
      </w:r>
      <w:r w:rsidR="018F520B" w:rsidRPr="1C45CA92">
        <w:rPr>
          <w:rFonts w:ascii="Times New Roman" w:eastAsia="Times New Roman" w:hAnsi="Times New Roman" w:cs="Times New Roman"/>
          <w:sz w:val="24"/>
          <w:szCs w:val="24"/>
        </w:rPr>
        <w:t xml:space="preserve"> (Fig. 1</w:t>
      </w:r>
      <w:r w:rsidR="018F520B" w:rsidRPr="073DB2FF">
        <w:rPr>
          <w:rFonts w:ascii="Times New Roman" w:eastAsia="Times New Roman" w:hAnsi="Times New Roman" w:cs="Times New Roman"/>
          <w:sz w:val="24"/>
          <w:szCs w:val="24"/>
        </w:rPr>
        <w:t>)</w:t>
      </w:r>
      <w:r w:rsidR="5EE44AE9" w:rsidRPr="073DB2FF">
        <w:rPr>
          <w:rFonts w:ascii="Times New Roman" w:eastAsia="Times New Roman" w:hAnsi="Times New Roman" w:cs="Times New Roman"/>
          <w:sz w:val="24"/>
          <w:szCs w:val="24"/>
        </w:rPr>
        <w:t>.</w:t>
      </w:r>
    </w:p>
    <w:p w14:paraId="310CE875" w14:textId="77777777" w:rsidR="00AD5D95" w:rsidRDefault="485B568E" w:rsidP="00AD5D95">
      <w:pPr>
        <w:keepNext/>
        <w:spacing w:line="480" w:lineRule="auto"/>
        <w:jc w:val="center"/>
      </w:pPr>
      <w:r>
        <w:rPr>
          <w:noProof/>
        </w:rPr>
        <w:drawing>
          <wp:inline distT="0" distB="0" distL="0" distR="0" wp14:anchorId="3CFF46AA" wp14:editId="53DB34AF">
            <wp:extent cx="3170589" cy="4486275"/>
            <wp:effectExtent l="0" t="0" r="0" b="0"/>
            <wp:docPr id="10922614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261475" name="Picture 1092261475"/>
                    <pic:cNvPicPr/>
                  </pic:nvPicPr>
                  <pic:blipFill>
                    <a:blip r:embed="rId11">
                      <a:extLst>
                        <a:ext uri="{28A0092B-C50C-407E-A947-70E740481C1C}">
                          <a14:useLocalDpi xmlns:a14="http://schemas.microsoft.com/office/drawing/2010/main"/>
                        </a:ext>
                      </a:extLst>
                    </a:blip>
                    <a:stretch>
                      <a:fillRect/>
                    </a:stretch>
                  </pic:blipFill>
                  <pic:spPr>
                    <a:xfrm>
                      <a:off x="0" y="0"/>
                      <a:ext cx="3187643" cy="4510406"/>
                    </a:xfrm>
                    <a:prstGeom prst="rect">
                      <a:avLst/>
                    </a:prstGeom>
                  </pic:spPr>
                </pic:pic>
              </a:graphicData>
            </a:graphic>
          </wp:inline>
        </w:drawing>
      </w:r>
    </w:p>
    <w:p w14:paraId="58C515AD" w14:textId="0C6F42ED" w:rsidR="003F4F91" w:rsidRPr="00F93662" w:rsidRDefault="00AD5D95" w:rsidP="00F93662">
      <w:pPr>
        <w:pStyle w:val="Caption"/>
        <w:jc w:val="center"/>
        <w:rPr>
          <w:rFonts w:ascii="Times New Roman" w:hAnsi="Times New Roman" w:cs="Times New Roman"/>
          <w:color w:val="auto"/>
          <w:sz w:val="24"/>
          <w:szCs w:val="24"/>
        </w:rPr>
      </w:pPr>
      <w:r w:rsidRPr="00AD5D95">
        <w:rPr>
          <w:rFonts w:ascii="Times New Roman" w:hAnsi="Times New Roman" w:cs="Times New Roman"/>
          <w:color w:val="auto"/>
          <w:sz w:val="24"/>
          <w:szCs w:val="24"/>
        </w:rPr>
        <w:t xml:space="preserve">Figure </w:t>
      </w:r>
      <w:r w:rsidRPr="00AD5D95">
        <w:rPr>
          <w:rFonts w:ascii="Times New Roman" w:hAnsi="Times New Roman" w:cs="Times New Roman"/>
          <w:color w:val="auto"/>
          <w:sz w:val="24"/>
          <w:szCs w:val="24"/>
        </w:rPr>
        <w:fldChar w:fldCharType="begin"/>
      </w:r>
      <w:r w:rsidRPr="00AD5D95">
        <w:rPr>
          <w:rFonts w:ascii="Times New Roman" w:hAnsi="Times New Roman" w:cs="Times New Roman"/>
          <w:color w:val="auto"/>
          <w:sz w:val="24"/>
          <w:szCs w:val="24"/>
        </w:rPr>
        <w:instrText xml:space="preserve"> SEQ Figure \* ARABIC </w:instrText>
      </w:r>
      <w:r w:rsidRPr="00AD5D95">
        <w:rPr>
          <w:rFonts w:ascii="Times New Roman" w:hAnsi="Times New Roman" w:cs="Times New Roman"/>
          <w:color w:val="auto"/>
          <w:sz w:val="24"/>
          <w:szCs w:val="24"/>
        </w:rPr>
        <w:fldChar w:fldCharType="separate"/>
      </w:r>
      <w:r w:rsidRPr="00AD5D95">
        <w:rPr>
          <w:rFonts w:ascii="Times New Roman" w:hAnsi="Times New Roman" w:cs="Times New Roman"/>
          <w:color w:val="auto"/>
          <w:sz w:val="24"/>
          <w:szCs w:val="24"/>
        </w:rPr>
        <w:t>1</w:t>
      </w:r>
      <w:r w:rsidRPr="00AD5D95">
        <w:rPr>
          <w:rFonts w:ascii="Times New Roman" w:hAnsi="Times New Roman" w:cs="Times New Roman"/>
          <w:color w:val="auto"/>
          <w:sz w:val="24"/>
          <w:szCs w:val="24"/>
        </w:rPr>
        <w:fldChar w:fldCharType="end"/>
      </w:r>
      <w:r w:rsidRPr="00AD5D95">
        <w:rPr>
          <w:rFonts w:ascii="Times New Roman" w:hAnsi="Times New Roman" w:cs="Times New Roman"/>
          <w:color w:val="auto"/>
          <w:sz w:val="24"/>
          <w:szCs w:val="24"/>
        </w:rPr>
        <w:t xml:space="preserve">: Map of North America with </w:t>
      </w:r>
      <w:r w:rsidR="00E32190">
        <w:rPr>
          <w:rFonts w:ascii="Times New Roman" w:hAnsi="Times New Roman" w:cs="Times New Roman"/>
          <w:color w:val="auto"/>
          <w:sz w:val="24"/>
          <w:szCs w:val="24"/>
        </w:rPr>
        <w:t xml:space="preserve">wintertime </w:t>
      </w:r>
      <w:r w:rsidRPr="00AD5D95">
        <w:rPr>
          <w:rFonts w:ascii="Times New Roman" w:hAnsi="Times New Roman" w:cs="Times New Roman"/>
          <w:color w:val="auto"/>
          <w:sz w:val="24"/>
          <w:szCs w:val="24"/>
        </w:rPr>
        <w:t>ENSO phase effects overlayed (referred to in the figure as El Nino and La Nina Winters). Figure from NOAA (2025).</w:t>
      </w:r>
    </w:p>
    <w:tbl>
      <w:tblPr>
        <w:tblStyle w:val="ListTable2"/>
        <w:tblW w:w="0" w:type="auto"/>
        <w:tblLook w:val="04A0" w:firstRow="1" w:lastRow="0" w:firstColumn="1" w:lastColumn="0" w:noHBand="0" w:noVBand="1"/>
      </w:tblPr>
      <w:tblGrid>
        <w:gridCol w:w="3120"/>
        <w:gridCol w:w="3120"/>
        <w:gridCol w:w="3120"/>
      </w:tblGrid>
      <w:tr w:rsidR="00916109" w14:paraId="78302EC5" w14:textId="77777777" w:rsidTr="00FE0CA3">
        <w:trPr>
          <w:cnfStyle w:val="100000000000" w:firstRow="1" w:lastRow="0" w:firstColumn="0" w:lastColumn="0" w:oddVBand="0" w:evenVBand="0" w:oddHBand="0"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3120" w:type="dxa"/>
            <w:vAlign w:val="center"/>
          </w:tcPr>
          <w:p w14:paraId="4CFE4C3B" w14:textId="539D9FF7" w:rsidR="339B0850" w:rsidRPr="00464061" w:rsidRDefault="339B0850" w:rsidP="00FE0CA3">
            <w:pPr>
              <w:jc w:val="center"/>
              <w:rPr>
                <w:rFonts w:ascii="Times New Roman" w:eastAsia="Times New Roman" w:hAnsi="Times New Roman" w:cs="Times New Roman"/>
              </w:rPr>
            </w:pPr>
            <w:r w:rsidRPr="00464061">
              <w:rPr>
                <w:rFonts w:ascii="Times New Roman" w:eastAsia="Times New Roman" w:hAnsi="Times New Roman" w:cs="Times New Roman"/>
              </w:rPr>
              <w:lastRenderedPageBreak/>
              <w:t>Teleconnection</w:t>
            </w:r>
            <w:r w:rsidR="33A8B47F" w:rsidRPr="00464061">
              <w:rPr>
                <w:rFonts w:ascii="Times New Roman" w:eastAsia="Times New Roman" w:hAnsi="Times New Roman" w:cs="Times New Roman"/>
              </w:rPr>
              <w:t xml:space="preserve"> Index</w:t>
            </w:r>
            <w:r w:rsidRPr="00464061">
              <w:rPr>
                <w:rFonts w:ascii="Times New Roman" w:eastAsia="Times New Roman" w:hAnsi="Times New Roman" w:cs="Times New Roman"/>
              </w:rPr>
              <w:t xml:space="preserve"> Name</w:t>
            </w:r>
          </w:p>
        </w:tc>
        <w:tc>
          <w:tcPr>
            <w:tcW w:w="3120" w:type="dxa"/>
            <w:vAlign w:val="center"/>
          </w:tcPr>
          <w:p w14:paraId="4F17E270" w14:textId="54A71BA7" w:rsidR="339B0850" w:rsidRPr="00464061" w:rsidRDefault="339B0850" w:rsidP="00FE0CA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464061">
              <w:rPr>
                <w:rFonts w:ascii="Times New Roman" w:eastAsia="Times New Roman" w:hAnsi="Times New Roman" w:cs="Times New Roman"/>
              </w:rPr>
              <w:t>Abbreviation</w:t>
            </w:r>
          </w:p>
        </w:tc>
        <w:tc>
          <w:tcPr>
            <w:tcW w:w="3120" w:type="dxa"/>
            <w:vAlign w:val="center"/>
          </w:tcPr>
          <w:p w14:paraId="7C936F8D" w14:textId="08C6D319" w:rsidR="339B0850" w:rsidRPr="00464061" w:rsidRDefault="339B0850" w:rsidP="00FE0CA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464061">
              <w:rPr>
                <w:rFonts w:ascii="Times New Roman" w:eastAsia="Times New Roman" w:hAnsi="Times New Roman" w:cs="Times New Roman"/>
              </w:rPr>
              <w:t>Domain</w:t>
            </w:r>
          </w:p>
        </w:tc>
      </w:tr>
      <w:tr w:rsidR="00916109" w14:paraId="7AD0FB07" w14:textId="77777777" w:rsidTr="00FE0CA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20" w:type="dxa"/>
            <w:vAlign w:val="center"/>
          </w:tcPr>
          <w:p w14:paraId="4D88CD59" w14:textId="0FBB56AC" w:rsidR="2F5F7EDD" w:rsidRPr="00464061" w:rsidRDefault="2F5F7EDD" w:rsidP="00FE0CA3">
            <w:pPr>
              <w:jc w:val="center"/>
              <w:rPr>
                <w:rFonts w:ascii="Times New Roman" w:eastAsia="Times New Roman" w:hAnsi="Times New Roman" w:cs="Times New Roman"/>
              </w:rPr>
            </w:pPr>
            <w:r w:rsidRPr="00464061">
              <w:rPr>
                <w:rFonts w:ascii="Times New Roman" w:eastAsia="Times New Roman" w:hAnsi="Times New Roman" w:cs="Times New Roman"/>
              </w:rPr>
              <w:t>El</w:t>
            </w:r>
            <w:r w:rsidR="1AF519C1" w:rsidRPr="00464061">
              <w:rPr>
                <w:rFonts w:ascii="Times New Roman" w:eastAsia="Times New Roman" w:hAnsi="Times New Roman" w:cs="Times New Roman"/>
              </w:rPr>
              <w:t xml:space="preserve"> Nino-Southern </w:t>
            </w:r>
            <w:r w:rsidR="1395E77D" w:rsidRPr="00464061">
              <w:rPr>
                <w:rFonts w:ascii="Times New Roman" w:eastAsia="Times New Roman" w:hAnsi="Times New Roman" w:cs="Times New Roman"/>
              </w:rPr>
              <w:t>Oscillation</w:t>
            </w:r>
          </w:p>
        </w:tc>
        <w:tc>
          <w:tcPr>
            <w:tcW w:w="3120" w:type="dxa"/>
            <w:vAlign w:val="center"/>
          </w:tcPr>
          <w:p w14:paraId="6651CB93" w14:textId="2E3BEE5F" w:rsidR="1AF519C1" w:rsidRPr="00464061" w:rsidRDefault="1AF519C1" w:rsidP="00FE0CA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464061">
              <w:rPr>
                <w:rFonts w:ascii="Times New Roman" w:eastAsia="Times New Roman" w:hAnsi="Times New Roman" w:cs="Times New Roman"/>
              </w:rPr>
              <w:t>ENSO</w:t>
            </w:r>
            <w:r w:rsidR="4D011EBF" w:rsidRPr="00464061">
              <w:rPr>
                <w:rFonts w:ascii="Times New Roman" w:eastAsia="Times New Roman" w:hAnsi="Times New Roman" w:cs="Times New Roman"/>
              </w:rPr>
              <w:t xml:space="preserve"> 3.4</w:t>
            </w:r>
          </w:p>
        </w:tc>
        <w:tc>
          <w:tcPr>
            <w:tcW w:w="3120" w:type="dxa"/>
            <w:vAlign w:val="center"/>
          </w:tcPr>
          <w:p w14:paraId="07C20DAA" w14:textId="7E9985C5" w:rsidR="3C12DE20" w:rsidRPr="00464061" w:rsidRDefault="3C12DE20" w:rsidP="00FE0CA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464061">
              <w:rPr>
                <w:rFonts w:ascii="Times New Roman" w:eastAsia="Times New Roman" w:hAnsi="Times New Roman" w:cs="Times New Roman"/>
              </w:rPr>
              <w:t>Global</w:t>
            </w:r>
          </w:p>
        </w:tc>
      </w:tr>
      <w:tr w:rsidR="00916109" w14:paraId="11838CE3" w14:textId="77777777" w:rsidTr="00FE0CA3">
        <w:trPr>
          <w:trHeight w:val="300"/>
        </w:trPr>
        <w:tc>
          <w:tcPr>
            <w:cnfStyle w:val="001000000000" w:firstRow="0" w:lastRow="0" w:firstColumn="1" w:lastColumn="0" w:oddVBand="0" w:evenVBand="0" w:oddHBand="0" w:evenHBand="0" w:firstRowFirstColumn="0" w:firstRowLastColumn="0" w:lastRowFirstColumn="0" w:lastRowLastColumn="0"/>
            <w:tcW w:w="3120" w:type="dxa"/>
            <w:vAlign w:val="center"/>
          </w:tcPr>
          <w:p w14:paraId="499712D0" w14:textId="6E65C754" w:rsidR="3C12DE20" w:rsidRPr="00464061" w:rsidRDefault="3C12DE20" w:rsidP="00FE0CA3">
            <w:pPr>
              <w:jc w:val="center"/>
              <w:rPr>
                <w:rFonts w:ascii="Times New Roman" w:eastAsia="Times New Roman" w:hAnsi="Times New Roman" w:cs="Times New Roman"/>
              </w:rPr>
            </w:pPr>
            <w:r w:rsidRPr="00464061">
              <w:rPr>
                <w:rFonts w:ascii="Times New Roman" w:eastAsia="Times New Roman" w:hAnsi="Times New Roman" w:cs="Times New Roman"/>
              </w:rPr>
              <w:t>Multivariate</w:t>
            </w:r>
            <w:r w:rsidR="002FEC6F" w:rsidRPr="00464061">
              <w:rPr>
                <w:rFonts w:ascii="Times New Roman" w:eastAsia="Times New Roman" w:hAnsi="Times New Roman" w:cs="Times New Roman"/>
              </w:rPr>
              <w:t xml:space="preserve"> ENSO Index</w:t>
            </w:r>
          </w:p>
        </w:tc>
        <w:tc>
          <w:tcPr>
            <w:tcW w:w="3120" w:type="dxa"/>
            <w:vAlign w:val="center"/>
          </w:tcPr>
          <w:p w14:paraId="6529BAB9" w14:textId="0E12E468" w:rsidR="002FEC6F" w:rsidRPr="00464061" w:rsidRDefault="002FEC6F" w:rsidP="00FE0CA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464061">
              <w:rPr>
                <w:rFonts w:ascii="Times New Roman" w:eastAsia="Times New Roman" w:hAnsi="Times New Roman" w:cs="Times New Roman"/>
              </w:rPr>
              <w:t>MEI</w:t>
            </w:r>
          </w:p>
        </w:tc>
        <w:tc>
          <w:tcPr>
            <w:tcW w:w="3120" w:type="dxa"/>
            <w:vAlign w:val="center"/>
          </w:tcPr>
          <w:p w14:paraId="0AA1539F" w14:textId="319075E5" w:rsidR="3C12DE20" w:rsidRPr="00464061" w:rsidRDefault="3C12DE20" w:rsidP="00FE0CA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464061">
              <w:rPr>
                <w:rFonts w:ascii="Times New Roman" w:eastAsia="Times New Roman" w:hAnsi="Times New Roman" w:cs="Times New Roman"/>
              </w:rPr>
              <w:t>Global</w:t>
            </w:r>
          </w:p>
        </w:tc>
      </w:tr>
      <w:tr w:rsidR="00916109" w14:paraId="64893F5A" w14:textId="77777777" w:rsidTr="00FE0CA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20" w:type="dxa"/>
            <w:vAlign w:val="center"/>
          </w:tcPr>
          <w:p w14:paraId="12B4194C" w14:textId="1680D80E" w:rsidR="42AC8D40" w:rsidRPr="00464061" w:rsidRDefault="42AC8D40" w:rsidP="00FE0CA3">
            <w:pPr>
              <w:jc w:val="center"/>
              <w:rPr>
                <w:rFonts w:ascii="Times New Roman" w:eastAsia="Times New Roman" w:hAnsi="Times New Roman" w:cs="Times New Roman"/>
              </w:rPr>
            </w:pPr>
            <w:r w:rsidRPr="00464061">
              <w:rPr>
                <w:rFonts w:ascii="Times New Roman" w:eastAsia="Times New Roman" w:hAnsi="Times New Roman" w:cs="Times New Roman"/>
              </w:rPr>
              <w:t>Quasi-Biennial Oscillation</w:t>
            </w:r>
          </w:p>
        </w:tc>
        <w:tc>
          <w:tcPr>
            <w:tcW w:w="3120" w:type="dxa"/>
            <w:vAlign w:val="center"/>
          </w:tcPr>
          <w:p w14:paraId="77571D5E" w14:textId="6F729DEF" w:rsidR="42AC8D40" w:rsidRPr="00464061" w:rsidRDefault="42AC8D40" w:rsidP="00FE0CA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464061">
              <w:rPr>
                <w:rFonts w:ascii="Times New Roman" w:eastAsia="Times New Roman" w:hAnsi="Times New Roman" w:cs="Times New Roman"/>
              </w:rPr>
              <w:t>QBO</w:t>
            </w:r>
          </w:p>
        </w:tc>
        <w:tc>
          <w:tcPr>
            <w:tcW w:w="3120" w:type="dxa"/>
            <w:vAlign w:val="center"/>
          </w:tcPr>
          <w:p w14:paraId="495D92D6" w14:textId="60265FA4" w:rsidR="3C12DE20" w:rsidRPr="00464061" w:rsidRDefault="3C12DE20" w:rsidP="00FE0CA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464061">
              <w:rPr>
                <w:rFonts w:ascii="Times New Roman" w:eastAsia="Times New Roman" w:hAnsi="Times New Roman" w:cs="Times New Roman"/>
              </w:rPr>
              <w:t>Global</w:t>
            </w:r>
          </w:p>
        </w:tc>
      </w:tr>
      <w:tr w:rsidR="00916109" w14:paraId="04F2B66E" w14:textId="77777777" w:rsidTr="00FE0CA3">
        <w:trPr>
          <w:trHeight w:val="300"/>
        </w:trPr>
        <w:tc>
          <w:tcPr>
            <w:cnfStyle w:val="001000000000" w:firstRow="0" w:lastRow="0" w:firstColumn="1" w:lastColumn="0" w:oddVBand="0" w:evenVBand="0" w:oddHBand="0" w:evenHBand="0" w:firstRowFirstColumn="0" w:firstRowLastColumn="0" w:lastRowFirstColumn="0" w:lastRowLastColumn="0"/>
            <w:tcW w:w="3120" w:type="dxa"/>
            <w:vAlign w:val="center"/>
          </w:tcPr>
          <w:p w14:paraId="70838B50" w14:textId="5D818CD5" w:rsidR="182F45AD" w:rsidRPr="00464061" w:rsidRDefault="182F45AD" w:rsidP="00FE0CA3">
            <w:pPr>
              <w:jc w:val="center"/>
              <w:rPr>
                <w:rFonts w:ascii="Times New Roman" w:eastAsia="Times New Roman" w:hAnsi="Times New Roman" w:cs="Times New Roman"/>
              </w:rPr>
            </w:pPr>
            <w:r w:rsidRPr="00464061">
              <w:rPr>
                <w:rFonts w:ascii="Times New Roman" w:eastAsia="Times New Roman" w:hAnsi="Times New Roman" w:cs="Times New Roman"/>
              </w:rPr>
              <w:t>Indian Ocean Dipole</w:t>
            </w:r>
          </w:p>
        </w:tc>
        <w:tc>
          <w:tcPr>
            <w:tcW w:w="3120" w:type="dxa"/>
            <w:vAlign w:val="center"/>
          </w:tcPr>
          <w:p w14:paraId="5809D254" w14:textId="0F7A6EA5" w:rsidR="182F45AD" w:rsidRPr="00464061" w:rsidRDefault="182F45AD" w:rsidP="00FE0CA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464061">
              <w:rPr>
                <w:rFonts w:ascii="Times New Roman" w:eastAsia="Times New Roman" w:hAnsi="Times New Roman" w:cs="Times New Roman"/>
              </w:rPr>
              <w:t>IOD</w:t>
            </w:r>
          </w:p>
        </w:tc>
        <w:tc>
          <w:tcPr>
            <w:tcW w:w="3120" w:type="dxa"/>
            <w:vAlign w:val="center"/>
          </w:tcPr>
          <w:p w14:paraId="64636AE6" w14:textId="07C01E3B" w:rsidR="3C12DE20" w:rsidRPr="00464061" w:rsidRDefault="3C12DE20" w:rsidP="00FE0CA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464061">
              <w:rPr>
                <w:rFonts w:ascii="Times New Roman" w:eastAsia="Times New Roman" w:hAnsi="Times New Roman" w:cs="Times New Roman"/>
              </w:rPr>
              <w:t>Global</w:t>
            </w:r>
          </w:p>
        </w:tc>
      </w:tr>
      <w:tr w:rsidR="00916109" w14:paraId="20FDCD0D" w14:textId="77777777" w:rsidTr="00FE0CA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20" w:type="dxa"/>
            <w:vAlign w:val="center"/>
          </w:tcPr>
          <w:p w14:paraId="27FCE237" w14:textId="07A7DF22" w:rsidR="3302075B" w:rsidRPr="00464061" w:rsidRDefault="3302075B" w:rsidP="00FE0CA3">
            <w:pPr>
              <w:jc w:val="center"/>
              <w:rPr>
                <w:rFonts w:ascii="Times New Roman" w:eastAsia="Times New Roman" w:hAnsi="Times New Roman" w:cs="Times New Roman"/>
              </w:rPr>
            </w:pPr>
            <w:r w:rsidRPr="00464061">
              <w:rPr>
                <w:rFonts w:ascii="Times New Roman" w:eastAsia="Times New Roman" w:hAnsi="Times New Roman" w:cs="Times New Roman"/>
              </w:rPr>
              <w:t>ENSO Modoki Index</w:t>
            </w:r>
          </w:p>
        </w:tc>
        <w:tc>
          <w:tcPr>
            <w:tcW w:w="3120" w:type="dxa"/>
            <w:vAlign w:val="center"/>
          </w:tcPr>
          <w:p w14:paraId="7E9FA069" w14:textId="22DF7D2B" w:rsidR="3302075B" w:rsidRPr="00464061" w:rsidRDefault="3302075B" w:rsidP="00FE0CA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464061">
              <w:rPr>
                <w:rFonts w:ascii="Times New Roman" w:eastAsia="Times New Roman" w:hAnsi="Times New Roman" w:cs="Times New Roman"/>
              </w:rPr>
              <w:t>EMI</w:t>
            </w:r>
          </w:p>
        </w:tc>
        <w:tc>
          <w:tcPr>
            <w:tcW w:w="3120" w:type="dxa"/>
            <w:vAlign w:val="center"/>
          </w:tcPr>
          <w:p w14:paraId="2F6C9857" w14:textId="6A7229AD" w:rsidR="3C12DE20" w:rsidRPr="00464061" w:rsidRDefault="3C12DE20" w:rsidP="00FE0CA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464061">
              <w:rPr>
                <w:rFonts w:ascii="Times New Roman" w:eastAsia="Times New Roman" w:hAnsi="Times New Roman" w:cs="Times New Roman"/>
              </w:rPr>
              <w:t>Global</w:t>
            </w:r>
          </w:p>
        </w:tc>
      </w:tr>
      <w:tr w:rsidR="00916109" w14:paraId="6A43B49B" w14:textId="77777777" w:rsidTr="00FE0CA3">
        <w:trPr>
          <w:trHeight w:val="300"/>
        </w:trPr>
        <w:tc>
          <w:tcPr>
            <w:cnfStyle w:val="001000000000" w:firstRow="0" w:lastRow="0" w:firstColumn="1" w:lastColumn="0" w:oddVBand="0" w:evenVBand="0" w:oddHBand="0" w:evenHBand="0" w:firstRowFirstColumn="0" w:firstRowLastColumn="0" w:lastRowFirstColumn="0" w:lastRowLastColumn="0"/>
            <w:tcW w:w="3120" w:type="dxa"/>
            <w:vAlign w:val="center"/>
          </w:tcPr>
          <w:p w14:paraId="5310D8FC" w14:textId="351A44C7" w:rsidR="09C8E430" w:rsidRPr="00464061" w:rsidRDefault="09C8E430" w:rsidP="00FE0CA3">
            <w:pPr>
              <w:jc w:val="center"/>
              <w:rPr>
                <w:rFonts w:ascii="Times New Roman" w:eastAsia="Times New Roman" w:hAnsi="Times New Roman" w:cs="Times New Roman"/>
              </w:rPr>
            </w:pPr>
            <w:r w:rsidRPr="00464061">
              <w:rPr>
                <w:rFonts w:ascii="Times New Roman" w:eastAsia="Times New Roman" w:hAnsi="Times New Roman" w:cs="Times New Roman"/>
              </w:rPr>
              <w:t>Interdecadal Pacific Oscillation</w:t>
            </w:r>
          </w:p>
        </w:tc>
        <w:tc>
          <w:tcPr>
            <w:tcW w:w="3120" w:type="dxa"/>
            <w:vAlign w:val="center"/>
          </w:tcPr>
          <w:p w14:paraId="29312311" w14:textId="0DFA24BC" w:rsidR="09C8E430" w:rsidRPr="00464061" w:rsidRDefault="09C8E430" w:rsidP="00FE0CA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464061">
              <w:rPr>
                <w:rFonts w:ascii="Times New Roman" w:eastAsia="Times New Roman" w:hAnsi="Times New Roman" w:cs="Times New Roman"/>
              </w:rPr>
              <w:t>IPO</w:t>
            </w:r>
          </w:p>
        </w:tc>
        <w:tc>
          <w:tcPr>
            <w:tcW w:w="3120" w:type="dxa"/>
            <w:vAlign w:val="center"/>
          </w:tcPr>
          <w:p w14:paraId="438EB8D9" w14:textId="0516DF8F" w:rsidR="3C12DE20" w:rsidRPr="00464061" w:rsidRDefault="3C12DE20" w:rsidP="00FE0CA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464061">
              <w:rPr>
                <w:rFonts w:ascii="Times New Roman" w:eastAsia="Times New Roman" w:hAnsi="Times New Roman" w:cs="Times New Roman"/>
              </w:rPr>
              <w:t>Global</w:t>
            </w:r>
          </w:p>
        </w:tc>
      </w:tr>
      <w:tr w:rsidR="00916109" w14:paraId="794A3560" w14:textId="77777777" w:rsidTr="00FE0CA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20" w:type="dxa"/>
            <w:vAlign w:val="center"/>
          </w:tcPr>
          <w:p w14:paraId="52CFF979" w14:textId="4CF8AEAB" w:rsidR="0F22946C" w:rsidRPr="00464061" w:rsidRDefault="0F22946C" w:rsidP="00FE0CA3">
            <w:pPr>
              <w:jc w:val="center"/>
              <w:rPr>
                <w:rFonts w:ascii="Times New Roman" w:eastAsia="Times New Roman" w:hAnsi="Times New Roman" w:cs="Times New Roman"/>
              </w:rPr>
            </w:pPr>
            <w:r w:rsidRPr="00464061">
              <w:rPr>
                <w:rFonts w:ascii="Times New Roman" w:eastAsia="Times New Roman" w:hAnsi="Times New Roman" w:cs="Times New Roman"/>
              </w:rPr>
              <w:t>Globally Averaged Angular Momentum</w:t>
            </w:r>
          </w:p>
        </w:tc>
        <w:tc>
          <w:tcPr>
            <w:tcW w:w="3120" w:type="dxa"/>
            <w:vAlign w:val="center"/>
          </w:tcPr>
          <w:p w14:paraId="68C93DB9" w14:textId="3DC8E9C0" w:rsidR="0F22946C" w:rsidRPr="00464061" w:rsidRDefault="0F22946C" w:rsidP="00FE0CA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464061">
              <w:rPr>
                <w:rFonts w:ascii="Times New Roman" w:eastAsia="Times New Roman" w:hAnsi="Times New Roman" w:cs="Times New Roman"/>
              </w:rPr>
              <w:t>AAM-ANOM</w:t>
            </w:r>
          </w:p>
        </w:tc>
        <w:tc>
          <w:tcPr>
            <w:tcW w:w="3120" w:type="dxa"/>
            <w:vAlign w:val="center"/>
          </w:tcPr>
          <w:p w14:paraId="06A261E0" w14:textId="7C301542" w:rsidR="3C12DE20" w:rsidRPr="00464061" w:rsidRDefault="3C12DE20" w:rsidP="00FE0CA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464061">
              <w:rPr>
                <w:rFonts w:ascii="Times New Roman" w:eastAsia="Times New Roman" w:hAnsi="Times New Roman" w:cs="Times New Roman"/>
              </w:rPr>
              <w:t>Global</w:t>
            </w:r>
          </w:p>
        </w:tc>
      </w:tr>
      <w:tr w:rsidR="00916109" w14:paraId="6776CFC5" w14:textId="77777777" w:rsidTr="00FE0CA3">
        <w:trPr>
          <w:trHeight w:val="300"/>
        </w:trPr>
        <w:tc>
          <w:tcPr>
            <w:cnfStyle w:val="001000000000" w:firstRow="0" w:lastRow="0" w:firstColumn="1" w:lastColumn="0" w:oddVBand="0" w:evenVBand="0" w:oddHBand="0" w:evenHBand="0" w:firstRowFirstColumn="0" w:firstRowLastColumn="0" w:lastRowFirstColumn="0" w:lastRowLastColumn="0"/>
            <w:tcW w:w="3120" w:type="dxa"/>
            <w:vAlign w:val="center"/>
          </w:tcPr>
          <w:p w14:paraId="39683047" w14:textId="4871DA33" w:rsidR="578404C1" w:rsidRPr="00464061" w:rsidRDefault="578404C1" w:rsidP="00FE0CA3">
            <w:pPr>
              <w:jc w:val="center"/>
              <w:rPr>
                <w:rFonts w:ascii="Times New Roman" w:eastAsia="Times New Roman" w:hAnsi="Times New Roman" w:cs="Times New Roman"/>
              </w:rPr>
            </w:pPr>
            <w:r w:rsidRPr="00464061">
              <w:rPr>
                <w:rFonts w:ascii="Times New Roman" w:eastAsia="Times New Roman" w:hAnsi="Times New Roman" w:cs="Times New Roman"/>
              </w:rPr>
              <w:t>North Atlantic Oscillation</w:t>
            </w:r>
          </w:p>
        </w:tc>
        <w:tc>
          <w:tcPr>
            <w:tcW w:w="3120" w:type="dxa"/>
            <w:vAlign w:val="center"/>
          </w:tcPr>
          <w:p w14:paraId="2AFDF4EF" w14:textId="49019928" w:rsidR="578404C1" w:rsidRPr="00464061" w:rsidRDefault="578404C1" w:rsidP="00FE0CA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464061">
              <w:rPr>
                <w:rFonts w:ascii="Times New Roman" w:eastAsia="Times New Roman" w:hAnsi="Times New Roman" w:cs="Times New Roman"/>
              </w:rPr>
              <w:t>NAO</w:t>
            </w:r>
          </w:p>
        </w:tc>
        <w:tc>
          <w:tcPr>
            <w:tcW w:w="3120" w:type="dxa"/>
            <w:vAlign w:val="center"/>
          </w:tcPr>
          <w:p w14:paraId="5D9599C8" w14:textId="3802ED49" w:rsidR="3C12DE20" w:rsidRPr="00464061" w:rsidRDefault="3C12DE20" w:rsidP="00FE0CA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464061">
              <w:rPr>
                <w:rFonts w:ascii="Times New Roman" w:eastAsia="Times New Roman" w:hAnsi="Times New Roman" w:cs="Times New Roman"/>
              </w:rPr>
              <w:t>Northern Hemisphere</w:t>
            </w:r>
          </w:p>
        </w:tc>
      </w:tr>
      <w:tr w:rsidR="00916109" w14:paraId="38884569" w14:textId="77777777" w:rsidTr="00FE0CA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20" w:type="dxa"/>
            <w:vAlign w:val="center"/>
          </w:tcPr>
          <w:p w14:paraId="312507FB" w14:textId="05F187D3" w:rsidR="2D4E4DBA" w:rsidRPr="00464061" w:rsidRDefault="2D4E4DBA" w:rsidP="00FE0CA3">
            <w:pPr>
              <w:jc w:val="center"/>
              <w:rPr>
                <w:rFonts w:ascii="Times New Roman" w:eastAsia="Times New Roman" w:hAnsi="Times New Roman" w:cs="Times New Roman"/>
              </w:rPr>
            </w:pPr>
            <w:r w:rsidRPr="00464061">
              <w:rPr>
                <w:rFonts w:ascii="Times New Roman" w:eastAsia="Times New Roman" w:hAnsi="Times New Roman" w:cs="Times New Roman"/>
              </w:rPr>
              <w:t>Arctic Oscillation</w:t>
            </w:r>
          </w:p>
        </w:tc>
        <w:tc>
          <w:tcPr>
            <w:tcW w:w="3120" w:type="dxa"/>
            <w:vAlign w:val="center"/>
          </w:tcPr>
          <w:p w14:paraId="2A49369A" w14:textId="38351D63" w:rsidR="2D4E4DBA" w:rsidRPr="00464061" w:rsidRDefault="2D4E4DBA" w:rsidP="00FE0CA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464061">
              <w:rPr>
                <w:rFonts w:ascii="Times New Roman" w:eastAsia="Times New Roman" w:hAnsi="Times New Roman" w:cs="Times New Roman"/>
              </w:rPr>
              <w:t>AO</w:t>
            </w:r>
          </w:p>
        </w:tc>
        <w:tc>
          <w:tcPr>
            <w:tcW w:w="3120" w:type="dxa"/>
            <w:vAlign w:val="center"/>
          </w:tcPr>
          <w:p w14:paraId="53381DA5" w14:textId="262D483F" w:rsidR="3C12DE20" w:rsidRPr="00464061" w:rsidRDefault="3C12DE20" w:rsidP="00FE0CA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464061">
              <w:rPr>
                <w:rFonts w:ascii="Times New Roman" w:eastAsia="Times New Roman" w:hAnsi="Times New Roman" w:cs="Times New Roman"/>
              </w:rPr>
              <w:t>Northern Hemisphere</w:t>
            </w:r>
          </w:p>
        </w:tc>
      </w:tr>
      <w:tr w:rsidR="00916109" w14:paraId="45209E29" w14:textId="77777777" w:rsidTr="00FE0CA3">
        <w:trPr>
          <w:trHeight w:val="300"/>
        </w:trPr>
        <w:tc>
          <w:tcPr>
            <w:cnfStyle w:val="001000000000" w:firstRow="0" w:lastRow="0" w:firstColumn="1" w:lastColumn="0" w:oddVBand="0" w:evenVBand="0" w:oddHBand="0" w:evenHBand="0" w:firstRowFirstColumn="0" w:firstRowLastColumn="0" w:lastRowFirstColumn="0" w:lastRowLastColumn="0"/>
            <w:tcW w:w="3120" w:type="dxa"/>
            <w:vAlign w:val="center"/>
          </w:tcPr>
          <w:p w14:paraId="0F1D0B21" w14:textId="142E4806" w:rsidR="528BB338" w:rsidRPr="00464061" w:rsidRDefault="528BB338" w:rsidP="00FE0CA3">
            <w:pPr>
              <w:jc w:val="center"/>
              <w:rPr>
                <w:rFonts w:ascii="Times New Roman" w:eastAsia="Times New Roman" w:hAnsi="Times New Roman" w:cs="Times New Roman"/>
              </w:rPr>
            </w:pPr>
            <w:r w:rsidRPr="00464061">
              <w:rPr>
                <w:rFonts w:ascii="Times New Roman" w:eastAsia="Times New Roman" w:hAnsi="Times New Roman" w:cs="Times New Roman"/>
              </w:rPr>
              <w:t xml:space="preserve">Western Pacific </w:t>
            </w:r>
            <w:r w:rsidR="386D08C6" w:rsidRPr="00464061">
              <w:rPr>
                <w:rFonts w:ascii="Times New Roman" w:eastAsia="Times New Roman" w:hAnsi="Times New Roman" w:cs="Times New Roman"/>
              </w:rPr>
              <w:t>Oscillation</w:t>
            </w:r>
          </w:p>
        </w:tc>
        <w:tc>
          <w:tcPr>
            <w:tcW w:w="3120" w:type="dxa"/>
            <w:vAlign w:val="center"/>
          </w:tcPr>
          <w:p w14:paraId="3B9678FF" w14:textId="6E883975" w:rsidR="528BB338" w:rsidRPr="00464061" w:rsidRDefault="528BB338" w:rsidP="00FE0CA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464061">
              <w:rPr>
                <w:rFonts w:ascii="Times New Roman" w:eastAsia="Times New Roman" w:hAnsi="Times New Roman" w:cs="Times New Roman"/>
              </w:rPr>
              <w:t>WPO</w:t>
            </w:r>
          </w:p>
        </w:tc>
        <w:tc>
          <w:tcPr>
            <w:tcW w:w="3120" w:type="dxa"/>
            <w:vAlign w:val="center"/>
          </w:tcPr>
          <w:p w14:paraId="2BC1BB01" w14:textId="3680371E" w:rsidR="3C12DE20" w:rsidRPr="00464061" w:rsidRDefault="3C12DE20" w:rsidP="00FE0CA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464061">
              <w:rPr>
                <w:rFonts w:ascii="Times New Roman" w:eastAsia="Times New Roman" w:hAnsi="Times New Roman" w:cs="Times New Roman"/>
              </w:rPr>
              <w:t>Northern Hemisphere</w:t>
            </w:r>
          </w:p>
        </w:tc>
      </w:tr>
      <w:tr w:rsidR="00916109" w14:paraId="309A18D8" w14:textId="77777777" w:rsidTr="00FE0CA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20" w:type="dxa"/>
            <w:vAlign w:val="center"/>
          </w:tcPr>
          <w:p w14:paraId="52607B3A" w14:textId="0BA66AB3" w:rsidR="41F97F8C" w:rsidRPr="00464061" w:rsidRDefault="41F97F8C" w:rsidP="00FE0CA3">
            <w:pPr>
              <w:jc w:val="center"/>
              <w:rPr>
                <w:rFonts w:ascii="Times New Roman" w:eastAsia="Times New Roman" w:hAnsi="Times New Roman" w:cs="Times New Roman"/>
              </w:rPr>
            </w:pPr>
            <w:r w:rsidRPr="00464061">
              <w:rPr>
                <w:rFonts w:ascii="Times New Roman" w:eastAsia="Times New Roman" w:hAnsi="Times New Roman" w:cs="Times New Roman"/>
              </w:rPr>
              <w:t>Eastern Pacific Oscillation</w:t>
            </w:r>
          </w:p>
        </w:tc>
        <w:tc>
          <w:tcPr>
            <w:tcW w:w="3120" w:type="dxa"/>
            <w:vAlign w:val="center"/>
          </w:tcPr>
          <w:p w14:paraId="179B4812" w14:textId="2B2ABE99" w:rsidR="285A9703" w:rsidRPr="00464061" w:rsidRDefault="285A9703" w:rsidP="00FE0CA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464061">
              <w:rPr>
                <w:rFonts w:ascii="Times New Roman" w:eastAsia="Times New Roman" w:hAnsi="Times New Roman" w:cs="Times New Roman"/>
              </w:rPr>
              <w:t>EPO</w:t>
            </w:r>
          </w:p>
        </w:tc>
        <w:tc>
          <w:tcPr>
            <w:tcW w:w="3120" w:type="dxa"/>
            <w:vAlign w:val="center"/>
          </w:tcPr>
          <w:p w14:paraId="6396F141" w14:textId="3A7BBEE5" w:rsidR="3C12DE20" w:rsidRPr="00464061" w:rsidRDefault="3C12DE20" w:rsidP="00FE0CA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464061">
              <w:rPr>
                <w:rFonts w:ascii="Times New Roman" w:eastAsia="Times New Roman" w:hAnsi="Times New Roman" w:cs="Times New Roman"/>
              </w:rPr>
              <w:t>Northern Hemisphere</w:t>
            </w:r>
          </w:p>
        </w:tc>
      </w:tr>
      <w:tr w:rsidR="00916109" w14:paraId="67CF8302" w14:textId="77777777" w:rsidTr="00FE0CA3">
        <w:trPr>
          <w:trHeight w:val="300"/>
        </w:trPr>
        <w:tc>
          <w:tcPr>
            <w:cnfStyle w:val="001000000000" w:firstRow="0" w:lastRow="0" w:firstColumn="1" w:lastColumn="0" w:oddVBand="0" w:evenVBand="0" w:oddHBand="0" w:evenHBand="0" w:firstRowFirstColumn="0" w:firstRowLastColumn="0" w:lastRowFirstColumn="0" w:lastRowLastColumn="0"/>
            <w:tcW w:w="3120" w:type="dxa"/>
            <w:vAlign w:val="center"/>
          </w:tcPr>
          <w:p w14:paraId="5D92FB1B" w14:textId="24AFD350" w:rsidR="6828D692" w:rsidRPr="00464061" w:rsidRDefault="6828D692" w:rsidP="00FE0CA3">
            <w:pPr>
              <w:jc w:val="center"/>
              <w:rPr>
                <w:rFonts w:ascii="Times New Roman" w:eastAsia="Times New Roman" w:hAnsi="Times New Roman" w:cs="Times New Roman"/>
              </w:rPr>
            </w:pPr>
            <w:r w:rsidRPr="00464061">
              <w:rPr>
                <w:rFonts w:ascii="Times New Roman" w:eastAsia="Times New Roman" w:hAnsi="Times New Roman" w:cs="Times New Roman"/>
              </w:rPr>
              <w:t>Pacific North American Pattern</w:t>
            </w:r>
          </w:p>
        </w:tc>
        <w:tc>
          <w:tcPr>
            <w:tcW w:w="3120" w:type="dxa"/>
            <w:vAlign w:val="center"/>
          </w:tcPr>
          <w:p w14:paraId="2922D222" w14:textId="37AD7CC1" w:rsidR="6828D692" w:rsidRPr="00464061" w:rsidRDefault="6828D692" w:rsidP="00FE0CA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464061">
              <w:rPr>
                <w:rFonts w:ascii="Times New Roman" w:eastAsia="Times New Roman" w:hAnsi="Times New Roman" w:cs="Times New Roman"/>
              </w:rPr>
              <w:t>PNA</w:t>
            </w:r>
          </w:p>
        </w:tc>
        <w:tc>
          <w:tcPr>
            <w:tcW w:w="3120" w:type="dxa"/>
            <w:vAlign w:val="center"/>
          </w:tcPr>
          <w:p w14:paraId="77292E29" w14:textId="4C924E27" w:rsidR="3C12DE20" w:rsidRPr="00464061" w:rsidRDefault="3C12DE20" w:rsidP="00FE0CA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464061">
              <w:rPr>
                <w:rFonts w:ascii="Times New Roman" w:eastAsia="Times New Roman" w:hAnsi="Times New Roman" w:cs="Times New Roman"/>
              </w:rPr>
              <w:t>Northern Hemisphere</w:t>
            </w:r>
          </w:p>
        </w:tc>
      </w:tr>
      <w:tr w:rsidR="00916109" w14:paraId="75173584" w14:textId="77777777" w:rsidTr="00FE0CA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20" w:type="dxa"/>
            <w:vAlign w:val="center"/>
          </w:tcPr>
          <w:p w14:paraId="36B804CB" w14:textId="63F56ABB" w:rsidR="72CD0363" w:rsidRPr="00464061" w:rsidRDefault="72CD0363" w:rsidP="00FE0CA3">
            <w:pPr>
              <w:jc w:val="center"/>
              <w:rPr>
                <w:rFonts w:ascii="Times New Roman" w:eastAsia="Times New Roman" w:hAnsi="Times New Roman" w:cs="Times New Roman"/>
              </w:rPr>
            </w:pPr>
            <w:r w:rsidRPr="00464061">
              <w:rPr>
                <w:rFonts w:ascii="Times New Roman" w:eastAsia="Times New Roman" w:hAnsi="Times New Roman" w:cs="Times New Roman"/>
              </w:rPr>
              <w:t>Pacific Decadal Oscillation</w:t>
            </w:r>
          </w:p>
        </w:tc>
        <w:tc>
          <w:tcPr>
            <w:tcW w:w="3120" w:type="dxa"/>
            <w:vAlign w:val="center"/>
          </w:tcPr>
          <w:p w14:paraId="7CFC6D62" w14:textId="0A9D42BE" w:rsidR="72CD0363" w:rsidRPr="00464061" w:rsidRDefault="72CD0363" w:rsidP="00FE0CA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464061">
              <w:rPr>
                <w:rFonts w:ascii="Times New Roman" w:eastAsia="Times New Roman" w:hAnsi="Times New Roman" w:cs="Times New Roman"/>
              </w:rPr>
              <w:t>PDO</w:t>
            </w:r>
          </w:p>
        </w:tc>
        <w:tc>
          <w:tcPr>
            <w:tcW w:w="3120" w:type="dxa"/>
            <w:vAlign w:val="center"/>
          </w:tcPr>
          <w:p w14:paraId="3B5953EA" w14:textId="1E2B4AE8" w:rsidR="3C12DE20" w:rsidRPr="00464061" w:rsidRDefault="3C12DE20" w:rsidP="00FE0CA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464061">
              <w:rPr>
                <w:rFonts w:ascii="Times New Roman" w:eastAsia="Times New Roman" w:hAnsi="Times New Roman" w:cs="Times New Roman"/>
              </w:rPr>
              <w:t>Northern Hemisphere</w:t>
            </w:r>
          </w:p>
        </w:tc>
      </w:tr>
      <w:tr w:rsidR="00916109" w14:paraId="487032F5" w14:textId="77777777" w:rsidTr="00FE0CA3">
        <w:trPr>
          <w:trHeight w:val="300"/>
        </w:trPr>
        <w:tc>
          <w:tcPr>
            <w:cnfStyle w:val="001000000000" w:firstRow="0" w:lastRow="0" w:firstColumn="1" w:lastColumn="0" w:oddVBand="0" w:evenVBand="0" w:oddHBand="0" w:evenHBand="0" w:firstRowFirstColumn="0" w:firstRowLastColumn="0" w:lastRowFirstColumn="0" w:lastRowLastColumn="0"/>
            <w:tcW w:w="3120" w:type="dxa"/>
            <w:vAlign w:val="center"/>
          </w:tcPr>
          <w:p w14:paraId="44FCD50E" w14:textId="59E4B634" w:rsidR="09AB6F50" w:rsidRPr="00464061" w:rsidRDefault="09AB6F50" w:rsidP="00FE0CA3">
            <w:pPr>
              <w:jc w:val="center"/>
              <w:rPr>
                <w:rFonts w:ascii="Times New Roman" w:eastAsia="Times New Roman" w:hAnsi="Times New Roman" w:cs="Times New Roman"/>
              </w:rPr>
            </w:pPr>
            <w:r w:rsidRPr="00464061">
              <w:rPr>
                <w:rFonts w:ascii="Times New Roman" w:eastAsia="Times New Roman" w:hAnsi="Times New Roman" w:cs="Times New Roman"/>
              </w:rPr>
              <w:t>Atlantic Multidecadal Oscillation</w:t>
            </w:r>
          </w:p>
        </w:tc>
        <w:tc>
          <w:tcPr>
            <w:tcW w:w="3120" w:type="dxa"/>
            <w:vAlign w:val="center"/>
          </w:tcPr>
          <w:p w14:paraId="6A35CC3F" w14:textId="6D43DFA4" w:rsidR="09AB6F50" w:rsidRPr="00464061" w:rsidRDefault="09AB6F50" w:rsidP="00FE0CA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464061">
              <w:rPr>
                <w:rFonts w:ascii="Times New Roman" w:eastAsia="Times New Roman" w:hAnsi="Times New Roman" w:cs="Times New Roman"/>
              </w:rPr>
              <w:t>AMO</w:t>
            </w:r>
          </w:p>
        </w:tc>
        <w:tc>
          <w:tcPr>
            <w:tcW w:w="3120" w:type="dxa"/>
            <w:vAlign w:val="center"/>
          </w:tcPr>
          <w:p w14:paraId="668B7184" w14:textId="28A3E08F" w:rsidR="3C12DE20" w:rsidRPr="00464061" w:rsidRDefault="3C12DE20" w:rsidP="00FE0CA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464061">
              <w:rPr>
                <w:rFonts w:ascii="Times New Roman" w:eastAsia="Times New Roman" w:hAnsi="Times New Roman" w:cs="Times New Roman"/>
              </w:rPr>
              <w:t>Northern Hemisphere</w:t>
            </w:r>
          </w:p>
        </w:tc>
      </w:tr>
      <w:tr w:rsidR="00916109" w14:paraId="0B28C3B1" w14:textId="77777777" w:rsidTr="00FE0CA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20" w:type="dxa"/>
            <w:vAlign w:val="center"/>
          </w:tcPr>
          <w:p w14:paraId="070C12A9" w14:textId="7D92667F" w:rsidR="3BE4FE1A" w:rsidRPr="00464061" w:rsidRDefault="3BE4FE1A" w:rsidP="00FE0CA3">
            <w:pPr>
              <w:jc w:val="center"/>
              <w:rPr>
                <w:rFonts w:ascii="Times New Roman" w:eastAsia="Times New Roman" w:hAnsi="Times New Roman" w:cs="Times New Roman"/>
              </w:rPr>
            </w:pPr>
            <w:r w:rsidRPr="00464061">
              <w:rPr>
                <w:rFonts w:ascii="Times New Roman" w:eastAsia="Times New Roman" w:hAnsi="Times New Roman" w:cs="Times New Roman"/>
              </w:rPr>
              <w:t>Tropical North Atlantic Index</w:t>
            </w:r>
          </w:p>
        </w:tc>
        <w:tc>
          <w:tcPr>
            <w:tcW w:w="3120" w:type="dxa"/>
            <w:vAlign w:val="center"/>
          </w:tcPr>
          <w:p w14:paraId="715F2EA2" w14:textId="021029CB" w:rsidR="3BE4FE1A" w:rsidRPr="00464061" w:rsidRDefault="3BE4FE1A" w:rsidP="00FE0CA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464061">
              <w:rPr>
                <w:rFonts w:ascii="Times New Roman" w:eastAsia="Times New Roman" w:hAnsi="Times New Roman" w:cs="Times New Roman"/>
              </w:rPr>
              <w:t>TNA</w:t>
            </w:r>
          </w:p>
        </w:tc>
        <w:tc>
          <w:tcPr>
            <w:tcW w:w="3120" w:type="dxa"/>
            <w:vAlign w:val="center"/>
          </w:tcPr>
          <w:p w14:paraId="03B8DDC8" w14:textId="17013CDD" w:rsidR="3C12DE20" w:rsidRPr="00464061" w:rsidRDefault="3C12DE20" w:rsidP="00FE0CA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464061">
              <w:rPr>
                <w:rFonts w:ascii="Times New Roman" w:eastAsia="Times New Roman" w:hAnsi="Times New Roman" w:cs="Times New Roman"/>
              </w:rPr>
              <w:t>Northern Hemisphere</w:t>
            </w:r>
          </w:p>
        </w:tc>
      </w:tr>
      <w:tr w:rsidR="00916109" w14:paraId="34F2F635" w14:textId="77777777" w:rsidTr="00FE0CA3">
        <w:trPr>
          <w:trHeight w:val="300"/>
        </w:trPr>
        <w:tc>
          <w:tcPr>
            <w:cnfStyle w:val="001000000000" w:firstRow="0" w:lastRow="0" w:firstColumn="1" w:lastColumn="0" w:oddVBand="0" w:evenVBand="0" w:oddHBand="0" w:evenHBand="0" w:firstRowFirstColumn="0" w:firstRowLastColumn="0" w:lastRowFirstColumn="0" w:lastRowLastColumn="0"/>
            <w:tcW w:w="3120" w:type="dxa"/>
            <w:vAlign w:val="center"/>
          </w:tcPr>
          <w:p w14:paraId="18D24BF3" w14:textId="4C50FB43" w:rsidR="0CD8356D" w:rsidRPr="00464061" w:rsidRDefault="0CD8356D" w:rsidP="00FE0CA3">
            <w:pPr>
              <w:jc w:val="center"/>
              <w:rPr>
                <w:rFonts w:ascii="Times New Roman" w:eastAsia="Times New Roman" w:hAnsi="Times New Roman" w:cs="Times New Roman"/>
              </w:rPr>
            </w:pPr>
            <w:r w:rsidRPr="00464061">
              <w:rPr>
                <w:rFonts w:ascii="Times New Roman" w:eastAsia="Times New Roman" w:hAnsi="Times New Roman" w:cs="Times New Roman"/>
              </w:rPr>
              <w:t>West Pacific Pattern</w:t>
            </w:r>
          </w:p>
        </w:tc>
        <w:tc>
          <w:tcPr>
            <w:tcW w:w="3120" w:type="dxa"/>
            <w:vAlign w:val="center"/>
          </w:tcPr>
          <w:p w14:paraId="5E136492" w14:textId="07D476B7" w:rsidR="0CD8356D" w:rsidRPr="00464061" w:rsidRDefault="0CD8356D" w:rsidP="00FE0CA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464061">
              <w:rPr>
                <w:rFonts w:ascii="Times New Roman" w:eastAsia="Times New Roman" w:hAnsi="Times New Roman" w:cs="Times New Roman"/>
              </w:rPr>
              <w:t>WP</w:t>
            </w:r>
          </w:p>
        </w:tc>
        <w:tc>
          <w:tcPr>
            <w:tcW w:w="3120" w:type="dxa"/>
            <w:vAlign w:val="center"/>
          </w:tcPr>
          <w:p w14:paraId="6B68F02C" w14:textId="1B022160" w:rsidR="3C12DE20" w:rsidRPr="00464061" w:rsidRDefault="3C12DE20" w:rsidP="00FE0CA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464061">
              <w:rPr>
                <w:rFonts w:ascii="Times New Roman" w:eastAsia="Times New Roman" w:hAnsi="Times New Roman" w:cs="Times New Roman"/>
              </w:rPr>
              <w:t>Northern Hemisphere</w:t>
            </w:r>
          </w:p>
        </w:tc>
      </w:tr>
      <w:tr w:rsidR="00916109" w14:paraId="2D8C9D09" w14:textId="77777777" w:rsidTr="00FE0CA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20" w:type="dxa"/>
            <w:vAlign w:val="center"/>
          </w:tcPr>
          <w:p w14:paraId="50835988" w14:textId="06EE9EAB" w:rsidR="61BF53DD" w:rsidRPr="00464061" w:rsidRDefault="61BF53DD" w:rsidP="00FE0CA3">
            <w:pPr>
              <w:jc w:val="center"/>
              <w:rPr>
                <w:rFonts w:ascii="Times New Roman" w:eastAsia="Times New Roman" w:hAnsi="Times New Roman" w:cs="Times New Roman"/>
              </w:rPr>
            </w:pPr>
            <w:r w:rsidRPr="00464061">
              <w:rPr>
                <w:rFonts w:ascii="Times New Roman" w:eastAsia="Times New Roman" w:hAnsi="Times New Roman" w:cs="Times New Roman"/>
              </w:rPr>
              <w:t>East Atlantic Pattern</w:t>
            </w:r>
          </w:p>
        </w:tc>
        <w:tc>
          <w:tcPr>
            <w:tcW w:w="3120" w:type="dxa"/>
            <w:vAlign w:val="center"/>
          </w:tcPr>
          <w:p w14:paraId="20D27C8F" w14:textId="0E484FE1" w:rsidR="61BF53DD" w:rsidRPr="00464061" w:rsidRDefault="61BF53DD" w:rsidP="00FE0CA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464061">
              <w:rPr>
                <w:rFonts w:ascii="Times New Roman" w:eastAsia="Times New Roman" w:hAnsi="Times New Roman" w:cs="Times New Roman"/>
              </w:rPr>
              <w:t>EA</w:t>
            </w:r>
          </w:p>
        </w:tc>
        <w:tc>
          <w:tcPr>
            <w:tcW w:w="3120" w:type="dxa"/>
            <w:vAlign w:val="center"/>
          </w:tcPr>
          <w:p w14:paraId="7B097D2E" w14:textId="572AE9A3" w:rsidR="3C12DE20" w:rsidRPr="00464061" w:rsidRDefault="3C12DE20" w:rsidP="00FE0CA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464061">
              <w:rPr>
                <w:rFonts w:ascii="Times New Roman" w:eastAsia="Times New Roman" w:hAnsi="Times New Roman" w:cs="Times New Roman"/>
              </w:rPr>
              <w:t>Northern Hemisphere</w:t>
            </w:r>
          </w:p>
        </w:tc>
      </w:tr>
      <w:tr w:rsidR="00916109" w14:paraId="5EB79D3D" w14:textId="77777777" w:rsidTr="00FE0CA3">
        <w:trPr>
          <w:trHeight w:val="300"/>
        </w:trPr>
        <w:tc>
          <w:tcPr>
            <w:cnfStyle w:val="001000000000" w:firstRow="0" w:lastRow="0" w:firstColumn="1" w:lastColumn="0" w:oddVBand="0" w:evenVBand="0" w:oddHBand="0" w:evenHBand="0" w:firstRowFirstColumn="0" w:firstRowLastColumn="0" w:lastRowFirstColumn="0" w:lastRowLastColumn="0"/>
            <w:tcW w:w="3120" w:type="dxa"/>
            <w:vAlign w:val="center"/>
          </w:tcPr>
          <w:p w14:paraId="6F2A46E9" w14:textId="1BCDAF12" w:rsidR="639D781A" w:rsidRPr="00464061" w:rsidRDefault="639D781A" w:rsidP="00FE0CA3">
            <w:pPr>
              <w:jc w:val="center"/>
              <w:rPr>
                <w:rFonts w:ascii="Times New Roman" w:eastAsia="Times New Roman" w:hAnsi="Times New Roman" w:cs="Times New Roman"/>
              </w:rPr>
            </w:pPr>
            <w:r w:rsidRPr="00464061">
              <w:rPr>
                <w:rFonts w:ascii="Times New Roman" w:eastAsia="Times New Roman" w:hAnsi="Times New Roman" w:cs="Times New Roman"/>
              </w:rPr>
              <w:t>Scandinavian Pattern</w:t>
            </w:r>
          </w:p>
        </w:tc>
        <w:tc>
          <w:tcPr>
            <w:tcW w:w="3120" w:type="dxa"/>
            <w:vAlign w:val="center"/>
          </w:tcPr>
          <w:p w14:paraId="4EA0C9C3" w14:textId="706D1188" w:rsidR="639D781A" w:rsidRPr="00464061" w:rsidRDefault="639D781A" w:rsidP="00FE0CA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464061">
              <w:rPr>
                <w:rFonts w:ascii="Times New Roman" w:eastAsia="Times New Roman" w:hAnsi="Times New Roman" w:cs="Times New Roman"/>
              </w:rPr>
              <w:t>SCA</w:t>
            </w:r>
          </w:p>
        </w:tc>
        <w:tc>
          <w:tcPr>
            <w:tcW w:w="3120" w:type="dxa"/>
            <w:vAlign w:val="center"/>
          </w:tcPr>
          <w:p w14:paraId="50F46653" w14:textId="257FCD3C" w:rsidR="3C12DE20" w:rsidRPr="00464061" w:rsidRDefault="3C12DE20" w:rsidP="00FE0CA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464061">
              <w:rPr>
                <w:rFonts w:ascii="Times New Roman" w:eastAsia="Times New Roman" w:hAnsi="Times New Roman" w:cs="Times New Roman"/>
              </w:rPr>
              <w:t>Northern Hemisphere</w:t>
            </w:r>
          </w:p>
        </w:tc>
      </w:tr>
      <w:tr w:rsidR="00916109" w14:paraId="0DE1DCCC" w14:textId="77777777" w:rsidTr="00FE0CA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20" w:type="dxa"/>
            <w:vAlign w:val="center"/>
          </w:tcPr>
          <w:p w14:paraId="6ECD9B57" w14:textId="7B997BE9" w:rsidR="196EA168" w:rsidRPr="00464061" w:rsidRDefault="196EA168" w:rsidP="00FE0CA3">
            <w:pPr>
              <w:jc w:val="center"/>
              <w:rPr>
                <w:rFonts w:ascii="Times New Roman" w:eastAsia="Times New Roman" w:hAnsi="Times New Roman" w:cs="Times New Roman"/>
              </w:rPr>
            </w:pPr>
            <w:r w:rsidRPr="00464061">
              <w:rPr>
                <w:rFonts w:ascii="Times New Roman" w:eastAsia="Times New Roman" w:hAnsi="Times New Roman" w:cs="Times New Roman"/>
              </w:rPr>
              <w:t>Polar/Eurasia Pattern</w:t>
            </w:r>
          </w:p>
        </w:tc>
        <w:tc>
          <w:tcPr>
            <w:tcW w:w="3120" w:type="dxa"/>
            <w:vAlign w:val="center"/>
          </w:tcPr>
          <w:p w14:paraId="6255B877" w14:textId="79239208" w:rsidR="196EA168" w:rsidRPr="00464061" w:rsidRDefault="196EA168" w:rsidP="00FE0CA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464061">
              <w:rPr>
                <w:rFonts w:ascii="Times New Roman" w:eastAsia="Times New Roman" w:hAnsi="Times New Roman" w:cs="Times New Roman"/>
              </w:rPr>
              <w:t>POL</w:t>
            </w:r>
          </w:p>
        </w:tc>
        <w:tc>
          <w:tcPr>
            <w:tcW w:w="3120" w:type="dxa"/>
            <w:vAlign w:val="center"/>
          </w:tcPr>
          <w:p w14:paraId="26998E1A" w14:textId="54480E5F" w:rsidR="3C12DE20" w:rsidRPr="00464061" w:rsidRDefault="3C12DE20" w:rsidP="00FE0CA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464061">
              <w:rPr>
                <w:rFonts w:ascii="Times New Roman" w:eastAsia="Times New Roman" w:hAnsi="Times New Roman" w:cs="Times New Roman"/>
              </w:rPr>
              <w:t>Northern Hemisphere</w:t>
            </w:r>
          </w:p>
        </w:tc>
      </w:tr>
      <w:tr w:rsidR="00916109" w14:paraId="5B26B478" w14:textId="77777777" w:rsidTr="00FE0CA3">
        <w:trPr>
          <w:trHeight w:val="300"/>
        </w:trPr>
        <w:tc>
          <w:tcPr>
            <w:cnfStyle w:val="001000000000" w:firstRow="0" w:lastRow="0" w:firstColumn="1" w:lastColumn="0" w:oddVBand="0" w:evenVBand="0" w:oddHBand="0" w:evenHBand="0" w:firstRowFirstColumn="0" w:firstRowLastColumn="0" w:lastRowFirstColumn="0" w:lastRowLastColumn="0"/>
            <w:tcW w:w="3120" w:type="dxa"/>
            <w:vAlign w:val="center"/>
          </w:tcPr>
          <w:p w14:paraId="3E0D2BF3" w14:textId="57C93FCE" w:rsidR="18D0000B" w:rsidRPr="00464061" w:rsidRDefault="18D0000B" w:rsidP="00FE0CA3">
            <w:pPr>
              <w:jc w:val="center"/>
              <w:rPr>
                <w:rFonts w:ascii="Times New Roman" w:eastAsia="Times New Roman" w:hAnsi="Times New Roman" w:cs="Times New Roman"/>
              </w:rPr>
            </w:pPr>
            <w:r w:rsidRPr="00464061">
              <w:rPr>
                <w:rFonts w:ascii="Times New Roman" w:eastAsia="Times New Roman" w:hAnsi="Times New Roman" w:cs="Times New Roman"/>
              </w:rPr>
              <w:t>East Atlantic/West Russia Pattern</w:t>
            </w:r>
          </w:p>
        </w:tc>
        <w:tc>
          <w:tcPr>
            <w:tcW w:w="3120" w:type="dxa"/>
            <w:vAlign w:val="center"/>
          </w:tcPr>
          <w:p w14:paraId="1B69D4E8" w14:textId="2212D477" w:rsidR="18D0000B" w:rsidRPr="00464061" w:rsidRDefault="18D0000B" w:rsidP="00FE0CA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464061">
              <w:rPr>
                <w:rFonts w:ascii="Times New Roman" w:eastAsia="Times New Roman" w:hAnsi="Times New Roman" w:cs="Times New Roman"/>
              </w:rPr>
              <w:t>EAWR</w:t>
            </w:r>
          </w:p>
        </w:tc>
        <w:tc>
          <w:tcPr>
            <w:tcW w:w="3120" w:type="dxa"/>
            <w:vAlign w:val="center"/>
          </w:tcPr>
          <w:p w14:paraId="4879339A" w14:textId="3AED3079" w:rsidR="3C12DE20" w:rsidRPr="00464061" w:rsidRDefault="3C12DE20" w:rsidP="00FE0CA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464061">
              <w:rPr>
                <w:rFonts w:ascii="Times New Roman" w:eastAsia="Times New Roman" w:hAnsi="Times New Roman" w:cs="Times New Roman"/>
              </w:rPr>
              <w:t>Northern Hemisphere</w:t>
            </w:r>
          </w:p>
        </w:tc>
      </w:tr>
      <w:tr w:rsidR="00916109" w14:paraId="51B74617" w14:textId="77777777" w:rsidTr="00FE0CA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20" w:type="dxa"/>
            <w:vAlign w:val="center"/>
          </w:tcPr>
          <w:p w14:paraId="2EBEA003" w14:textId="6B9EAE81" w:rsidR="4A3D1E75" w:rsidRPr="00464061" w:rsidRDefault="4A3D1E75" w:rsidP="00FE0CA3">
            <w:pPr>
              <w:jc w:val="center"/>
              <w:rPr>
                <w:rFonts w:ascii="Times New Roman" w:eastAsia="Times New Roman" w:hAnsi="Times New Roman" w:cs="Times New Roman"/>
              </w:rPr>
            </w:pPr>
            <w:r w:rsidRPr="00464061">
              <w:rPr>
                <w:rFonts w:ascii="Times New Roman" w:eastAsia="Times New Roman" w:hAnsi="Times New Roman" w:cs="Times New Roman"/>
              </w:rPr>
              <w:t>East Pacific/North Pacific Oscillation</w:t>
            </w:r>
          </w:p>
        </w:tc>
        <w:tc>
          <w:tcPr>
            <w:tcW w:w="3120" w:type="dxa"/>
            <w:vAlign w:val="center"/>
          </w:tcPr>
          <w:p w14:paraId="519706E6" w14:textId="1B0511EE" w:rsidR="4A3D1E75" w:rsidRPr="00464061" w:rsidRDefault="4A3D1E75" w:rsidP="00FE0CA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464061">
              <w:rPr>
                <w:rFonts w:ascii="Times New Roman" w:eastAsia="Times New Roman" w:hAnsi="Times New Roman" w:cs="Times New Roman"/>
              </w:rPr>
              <w:t>EPNP</w:t>
            </w:r>
          </w:p>
        </w:tc>
        <w:tc>
          <w:tcPr>
            <w:tcW w:w="3120" w:type="dxa"/>
            <w:vAlign w:val="center"/>
          </w:tcPr>
          <w:p w14:paraId="5F6B607C" w14:textId="2DFC4A46" w:rsidR="3C12DE20" w:rsidRPr="00464061" w:rsidRDefault="3C12DE20" w:rsidP="00FE0CA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464061">
              <w:rPr>
                <w:rFonts w:ascii="Times New Roman" w:eastAsia="Times New Roman" w:hAnsi="Times New Roman" w:cs="Times New Roman"/>
              </w:rPr>
              <w:t>Northern Hemisphere</w:t>
            </w:r>
          </w:p>
        </w:tc>
      </w:tr>
      <w:tr w:rsidR="00916109" w14:paraId="553036C6" w14:textId="77777777" w:rsidTr="00FE0CA3">
        <w:trPr>
          <w:trHeight w:val="300"/>
        </w:trPr>
        <w:tc>
          <w:tcPr>
            <w:cnfStyle w:val="001000000000" w:firstRow="0" w:lastRow="0" w:firstColumn="1" w:lastColumn="0" w:oddVBand="0" w:evenVBand="0" w:oddHBand="0" w:evenHBand="0" w:firstRowFirstColumn="0" w:firstRowLastColumn="0" w:lastRowFirstColumn="0" w:lastRowLastColumn="0"/>
            <w:tcW w:w="3120" w:type="dxa"/>
            <w:vAlign w:val="center"/>
          </w:tcPr>
          <w:p w14:paraId="68B9D149" w14:textId="252E3FFD" w:rsidR="297AB35D" w:rsidRPr="00464061" w:rsidRDefault="297AB35D" w:rsidP="00FE0CA3">
            <w:pPr>
              <w:jc w:val="center"/>
              <w:rPr>
                <w:rFonts w:ascii="Times New Roman" w:eastAsia="Times New Roman" w:hAnsi="Times New Roman" w:cs="Times New Roman"/>
              </w:rPr>
            </w:pPr>
            <w:r w:rsidRPr="00464061">
              <w:rPr>
                <w:rFonts w:ascii="Times New Roman" w:eastAsia="Times New Roman" w:hAnsi="Times New Roman" w:cs="Times New Roman"/>
              </w:rPr>
              <w:t>Northern Oscillation Index</w:t>
            </w:r>
          </w:p>
        </w:tc>
        <w:tc>
          <w:tcPr>
            <w:tcW w:w="3120" w:type="dxa"/>
            <w:vAlign w:val="center"/>
          </w:tcPr>
          <w:p w14:paraId="46AB857B" w14:textId="38572972" w:rsidR="297AB35D" w:rsidRPr="00464061" w:rsidRDefault="297AB35D" w:rsidP="00FE0CA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464061">
              <w:rPr>
                <w:rFonts w:ascii="Times New Roman" w:eastAsia="Times New Roman" w:hAnsi="Times New Roman" w:cs="Times New Roman"/>
              </w:rPr>
              <w:t>NOI</w:t>
            </w:r>
          </w:p>
        </w:tc>
        <w:tc>
          <w:tcPr>
            <w:tcW w:w="3120" w:type="dxa"/>
            <w:vAlign w:val="center"/>
          </w:tcPr>
          <w:p w14:paraId="695ADD06" w14:textId="09FB2441" w:rsidR="3C12DE20" w:rsidRPr="00464061" w:rsidRDefault="3C12DE20" w:rsidP="00FE0CA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464061">
              <w:rPr>
                <w:rFonts w:ascii="Times New Roman" w:eastAsia="Times New Roman" w:hAnsi="Times New Roman" w:cs="Times New Roman"/>
              </w:rPr>
              <w:t>Northern Hemisphere</w:t>
            </w:r>
          </w:p>
        </w:tc>
      </w:tr>
      <w:tr w:rsidR="00916109" w14:paraId="05F461FB" w14:textId="77777777" w:rsidTr="00FE0CA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20" w:type="dxa"/>
            <w:vAlign w:val="center"/>
          </w:tcPr>
          <w:p w14:paraId="070685B9" w14:textId="4FD80C57" w:rsidR="792FCDE7" w:rsidRPr="00464061" w:rsidRDefault="792FCDE7" w:rsidP="00FE0CA3">
            <w:pPr>
              <w:jc w:val="center"/>
              <w:rPr>
                <w:rFonts w:ascii="Times New Roman" w:eastAsia="Times New Roman" w:hAnsi="Times New Roman" w:cs="Times New Roman"/>
              </w:rPr>
            </w:pPr>
            <w:r w:rsidRPr="00464061">
              <w:rPr>
                <w:rFonts w:ascii="Times New Roman" w:eastAsia="Times New Roman" w:hAnsi="Times New Roman" w:cs="Times New Roman"/>
              </w:rPr>
              <w:t>Arctic Dipole Index</w:t>
            </w:r>
          </w:p>
        </w:tc>
        <w:tc>
          <w:tcPr>
            <w:tcW w:w="3120" w:type="dxa"/>
            <w:vAlign w:val="center"/>
          </w:tcPr>
          <w:p w14:paraId="31EC86CC" w14:textId="33474D2F" w:rsidR="792FCDE7" w:rsidRPr="00464061" w:rsidRDefault="792FCDE7" w:rsidP="00FE0CA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464061">
              <w:rPr>
                <w:rFonts w:ascii="Times New Roman" w:eastAsia="Times New Roman" w:hAnsi="Times New Roman" w:cs="Times New Roman"/>
              </w:rPr>
              <w:t>ADI</w:t>
            </w:r>
          </w:p>
        </w:tc>
        <w:tc>
          <w:tcPr>
            <w:tcW w:w="3120" w:type="dxa"/>
            <w:vAlign w:val="center"/>
          </w:tcPr>
          <w:p w14:paraId="7A589EA1" w14:textId="710070A2" w:rsidR="3C12DE20" w:rsidRPr="00464061" w:rsidRDefault="3C12DE20" w:rsidP="00FE0CA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464061">
              <w:rPr>
                <w:rFonts w:ascii="Times New Roman" w:eastAsia="Times New Roman" w:hAnsi="Times New Roman" w:cs="Times New Roman"/>
              </w:rPr>
              <w:t>Northern Hemisphere</w:t>
            </w:r>
          </w:p>
        </w:tc>
      </w:tr>
      <w:tr w:rsidR="00916109" w14:paraId="63FC28A1" w14:textId="77777777" w:rsidTr="00FE0CA3">
        <w:trPr>
          <w:trHeight w:val="300"/>
        </w:trPr>
        <w:tc>
          <w:tcPr>
            <w:cnfStyle w:val="001000000000" w:firstRow="0" w:lastRow="0" w:firstColumn="1" w:lastColumn="0" w:oddVBand="0" w:evenVBand="0" w:oddHBand="0" w:evenHBand="0" w:firstRowFirstColumn="0" w:firstRowLastColumn="0" w:lastRowFirstColumn="0" w:lastRowLastColumn="0"/>
            <w:tcW w:w="3120" w:type="dxa"/>
            <w:vAlign w:val="center"/>
          </w:tcPr>
          <w:p w14:paraId="0569B49A" w14:textId="65D01FD0" w:rsidR="2CD7FCB6" w:rsidRPr="00464061" w:rsidRDefault="2CD7FCB6" w:rsidP="00FE0CA3">
            <w:pPr>
              <w:jc w:val="center"/>
              <w:rPr>
                <w:rFonts w:ascii="Times New Roman" w:eastAsia="Times New Roman" w:hAnsi="Times New Roman" w:cs="Times New Roman"/>
              </w:rPr>
            </w:pPr>
            <w:r w:rsidRPr="00464061">
              <w:rPr>
                <w:rFonts w:ascii="Times New Roman" w:eastAsia="Times New Roman" w:hAnsi="Times New Roman" w:cs="Times New Roman"/>
              </w:rPr>
              <w:t>Southern Oscillation Index</w:t>
            </w:r>
          </w:p>
        </w:tc>
        <w:tc>
          <w:tcPr>
            <w:tcW w:w="3120" w:type="dxa"/>
            <w:vAlign w:val="center"/>
          </w:tcPr>
          <w:p w14:paraId="2AC4E6C1" w14:textId="0329537E" w:rsidR="2CD7FCB6" w:rsidRPr="00464061" w:rsidRDefault="2CD7FCB6" w:rsidP="00FE0CA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464061">
              <w:rPr>
                <w:rFonts w:ascii="Times New Roman" w:eastAsia="Times New Roman" w:hAnsi="Times New Roman" w:cs="Times New Roman"/>
              </w:rPr>
              <w:t>SOI</w:t>
            </w:r>
          </w:p>
        </w:tc>
        <w:tc>
          <w:tcPr>
            <w:tcW w:w="3120" w:type="dxa"/>
            <w:vAlign w:val="center"/>
          </w:tcPr>
          <w:p w14:paraId="099061C9" w14:textId="3C2A36A2" w:rsidR="3C12DE20" w:rsidRPr="00464061" w:rsidRDefault="3C12DE20" w:rsidP="00FE0CA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464061">
              <w:rPr>
                <w:rFonts w:ascii="Times New Roman" w:eastAsia="Times New Roman" w:hAnsi="Times New Roman" w:cs="Times New Roman"/>
              </w:rPr>
              <w:t>Southern Hemisphere</w:t>
            </w:r>
          </w:p>
        </w:tc>
      </w:tr>
      <w:tr w:rsidR="00916109" w14:paraId="5F6D9AFD" w14:textId="77777777" w:rsidTr="00FE0CA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20" w:type="dxa"/>
            <w:vAlign w:val="center"/>
          </w:tcPr>
          <w:p w14:paraId="43526A39" w14:textId="79A85D90" w:rsidR="3D4681F4" w:rsidRPr="00464061" w:rsidRDefault="3D4681F4" w:rsidP="00FE0CA3">
            <w:pPr>
              <w:jc w:val="center"/>
              <w:rPr>
                <w:rFonts w:ascii="Times New Roman" w:eastAsia="Times New Roman" w:hAnsi="Times New Roman" w:cs="Times New Roman"/>
              </w:rPr>
            </w:pPr>
            <w:r w:rsidRPr="00464061">
              <w:rPr>
                <w:rFonts w:ascii="Times New Roman" w:eastAsia="Times New Roman" w:hAnsi="Times New Roman" w:cs="Times New Roman"/>
              </w:rPr>
              <w:t>Tropical Southern Atlantic Index</w:t>
            </w:r>
          </w:p>
        </w:tc>
        <w:tc>
          <w:tcPr>
            <w:tcW w:w="3120" w:type="dxa"/>
            <w:vAlign w:val="center"/>
          </w:tcPr>
          <w:p w14:paraId="2905BF7E" w14:textId="37E75D1C" w:rsidR="3D4681F4" w:rsidRPr="00464061" w:rsidRDefault="3D4681F4" w:rsidP="00FE0CA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464061">
              <w:rPr>
                <w:rFonts w:ascii="Times New Roman" w:eastAsia="Times New Roman" w:hAnsi="Times New Roman" w:cs="Times New Roman"/>
              </w:rPr>
              <w:t>TSA</w:t>
            </w:r>
          </w:p>
        </w:tc>
        <w:tc>
          <w:tcPr>
            <w:tcW w:w="3120" w:type="dxa"/>
            <w:vAlign w:val="center"/>
          </w:tcPr>
          <w:p w14:paraId="6574F2A8" w14:textId="6890EF78" w:rsidR="3C12DE20" w:rsidRPr="00464061" w:rsidRDefault="3C12DE20" w:rsidP="00FE0CA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464061">
              <w:rPr>
                <w:rFonts w:ascii="Times New Roman" w:eastAsia="Times New Roman" w:hAnsi="Times New Roman" w:cs="Times New Roman"/>
              </w:rPr>
              <w:t>Southern Hemisphere</w:t>
            </w:r>
          </w:p>
        </w:tc>
      </w:tr>
      <w:tr w:rsidR="00916109" w14:paraId="4692456A" w14:textId="77777777" w:rsidTr="00FE0CA3">
        <w:trPr>
          <w:trHeight w:val="300"/>
        </w:trPr>
        <w:tc>
          <w:tcPr>
            <w:cnfStyle w:val="001000000000" w:firstRow="0" w:lastRow="0" w:firstColumn="1" w:lastColumn="0" w:oddVBand="0" w:evenVBand="0" w:oddHBand="0" w:evenHBand="0" w:firstRowFirstColumn="0" w:firstRowLastColumn="0" w:lastRowFirstColumn="0" w:lastRowLastColumn="0"/>
            <w:tcW w:w="3120" w:type="dxa"/>
            <w:vAlign w:val="center"/>
          </w:tcPr>
          <w:p w14:paraId="10488E39" w14:textId="50C00E8F" w:rsidR="2BB93770" w:rsidRPr="00464061" w:rsidRDefault="2BB93770" w:rsidP="00FE0CA3">
            <w:pPr>
              <w:jc w:val="center"/>
              <w:rPr>
                <w:rFonts w:ascii="Times New Roman" w:eastAsia="Times New Roman" w:hAnsi="Times New Roman" w:cs="Times New Roman"/>
              </w:rPr>
            </w:pPr>
            <w:r w:rsidRPr="00464061">
              <w:rPr>
                <w:rFonts w:ascii="Times New Roman" w:eastAsia="Times New Roman" w:hAnsi="Times New Roman" w:cs="Times New Roman"/>
              </w:rPr>
              <w:t>Antarctic Oscillation</w:t>
            </w:r>
          </w:p>
        </w:tc>
        <w:tc>
          <w:tcPr>
            <w:tcW w:w="3120" w:type="dxa"/>
            <w:vAlign w:val="center"/>
          </w:tcPr>
          <w:p w14:paraId="52DB5F70" w14:textId="185C96CB" w:rsidR="2BB93770" w:rsidRPr="00464061" w:rsidRDefault="2BB93770" w:rsidP="00FE0CA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464061">
              <w:rPr>
                <w:rFonts w:ascii="Times New Roman" w:eastAsia="Times New Roman" w:hAnsi="Times New Roman" w:cs="Times New Roman"/>
              </w:rPr>
              <w:t>AAO</w:t>
            </w:r>
          </w:p>
        </w:tc>
        <w:tc>
          <w:tcPr>
            <w:tcW w:w="3120" w:type="dxa"/>
            <w:vAlign w:val="center"/>
          </w:tcPr>
          <w:p w14:paraId="6753D13A" w14:textId="412828C0" w:rsidR="3C12DE20" w:rsidRPr="00464061" w:rsidRDefault="3C12DE20" w:rsidP="00FE0CA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464061">
              <w:rPr>
                <w:rFonts w:ascii="Times New Roman" w:eastAsia="Times New Roman" w:hAnsi="Times New Roman" w:cs="Times New Roman"/>
              </w:rPr>
              <w:t>Southern Hemisphere</w:t>
            </w:r>
          </w:p>
        </w:tc>
      </w:tr>
      <w:tr w:rsidR="00916109" w14:paraId="42E54346" w14:textId="77777777" w:rsidTr="00FE0CA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20" w:type="dxa"/>
            <w:vAlign w:val="center"/>
          </w:tcPr>
          <w:p w14:paraId="7B1776AD" w14:textId="71673A6F" w:rsidR="497E6FF3" w:rsidRPr="00464061" w:rsidRDefault="497E6FF3" w:rsidP="00FE0CA3">
            <w:pPr>
              <w:jc w:val="center"/>
              <w:rPr>
                <w:rFonts w:ascii="Times New Roman" w:eastAsia="Times New Roman" w:hAnsi="Times New Roman" w:cs="Times New Roman"/>
              </w:rPr>
            </w:pPr>
            <w:r w:rsidRPr="00464061">
              <w:rPr>
                <w:rFonts w:ascii="Times New Roman" w:eastAsia="Times New Roman" w:hAnsi="Times New Roman" w:cs="Times New Roman"/>
              </w:rPr>
              <w:t>Southern Atlantic Ocean Dipole</w:t>
            </w:r>
          </w:p>
        </w:tc>
        <w:tc>
          <w:tcPr>
            <w:tcW w:w="3120" w:type="dxa"/>
            <w:vAlign w:val="center"/>
          </w:tcPr>
          <w:p w14:paraId="7F4E16D5" w14:textId="294B277D" w:rsidR="497E6FF3" w:rsidRPr="00464061" w:rsidRDefault="497E6FF3" w:rsidP="00FE0CA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464061">
              <w:rPr>
                <w:rFonts w:ascii="Times New Roman" w:eastAsia="Times New Roman" w:hAnsi="Times New Roman" w:cs="Times New Roman"/>
              </w:rPr>
              <w:t>SAOD</w:t>
            </w:r>
          </w:p>
        </w:tc>
        <w:tc>
          <w:tcPr>
            <w:tcW w:w="3120" w:type="dxa"/>
            <w:vAlign w:val="center"/>
          </w:tcPr>
          <w:p w14:paraId="643B1E40" w14:textId="16979DF5" w:rsidR="3C12DE20" w:rsidRPr="00464061" w:rsidRDefault="3C12DE20" w:rsidP="00FE0CA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464061">
              <w:rPr>
                <w:rFonts w:ascii="Times New Roman" w:eastAsia="Times New Roman" w:hAnsi="Times New Roman" w:cs="Times New Roman"/>
              </w:rPr>
              <w:t>Southern Hemisphere</w:t>
            </w:r>
          </w:p>
        </w:tc>
      </w:tr>
      <w:tr w:rsidR="00916109" w14:paraId="0F3D2427" w14:textId="77777777" w:rsidTr="00FE0CA3">
        <w:trPr>
          <w:trHeight w:val="300"/>
        </w:trPr>
        <w:tc>
          <w:tcPr>
            <w:cnfStyle w:val="001000000000" w:firstRow="0" w:lastRow="0" w:firstColumn="1" w:lastColumn="0" w:oddVBand="0" w:evenVBand="0" w:oddHBand="0" w:evenHBand="0" w:firstRowFirstColumn="0" w:firstRowLastColumn="0" w:lastRowFirstColumn="0" w:lastRowLastColumn="0"/>
            <w:tcW w:w="3120" w:type="dxa"/>
            <w:vAlign w:val="center"/>
          </w:tcPr>
          <w:p w14:paraId="4DD5834E" w14:textId="668E9A8F" w:rsidR="776A8A0D" w:rsidRPr="00464061" w:rsidRDefault="776A8A0D" w:rsidP="00FE0CA3">
            <w:pPr>
              <w:jc w:val="center"/>
              <w:rPr>
                <w:rFonts w:ascii="Times New Roman" w:eastAsia="Times New Roman" w:hAnsi="Times New Roman" w:cs="Times New Roman"/>
              </w:rPr>
            </w:pPr>
            <w:r w:rsidRPr="00464061">
              <w:rPr>
                <w:rFonts w:ascii="Times New Roman" w:eastAsia="Times New Roman" w:hAnsi="Times New Roman" w:cs="Times New Roman"/>
              </w:rPr>
              <w:t>Southern Pacific Ocean Dipole</w:t>
            </w:r>
          </w:p>
        </w:tc>
        <w:tc>
          <w:tcPr>
            <w:tcW w:w="3120" w:type="dxa"/>
            <w:vAlign w:val="center"/>
          </w:tcPr>
          <w:p w14:paraId="5927F5E9" w14:textId="74595D87" w:rsidR="776A8A0D" w:rsidRPr="00464061" w:rsidRDefault="776A8A0D" w:rsidP="00FE0CA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464061">
              <w:rPr>
                <w:rFonts w:ascii="Times New Roman" w:eastAsia="Times New Roman" w:hAnsi="Times New Roman" w:cs="Times New Roman"/>
              </w:rPr>
              <w:t>SPOD</w:t>
            </w:r>
          </w:p>
        </w:tc>
        <w:tc>
          <w:tcPr>
            <w:tcW w:w="3120" w:type="dxa"/>
            <w:vAlign w:val="center"/>
          </w:tcPr>
          <w:p w14:paraId="4BDB177F" w14:textId="065691A4" w:rsidR="3C12DE20" w:rsidRPr="00464061" w:rsidRDefault="3C12DE20" w:rsidP="00FE0CA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464061">
              <w:rPr>
                <w:rFonts w:ascii="Times New Roman" w:eastAsia="Times New Roman" w:hAnsi="Times New Roman" w:cs="Times New Roman"/>
              </w:rPr>
              <w:t>Southern Hemisphere</w:t>
            </w:r>
          </w:p>
        </w:tc>
      </w:tr>
      <w:tr w:rsidR="00916109" w14:paraId="3E97C401" w14:textId="77777777" w:rsidTr="00FE0CA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20" w:type="dxa"/>
            <w:vAlign w:val="center"/>
          </w:tcPr>
          <w:p w14:paraId="13EEFF87" w14:textId="0E506560" w:rsidR="58FAA4E2" w:rsidRPr="00464061" w:rsidRDefault="58FAA4E2" w:rsidP="00FE0CA3">
            <w:pPr>
              <w:jc w:val="center"/>
              <w:rPr>
                <w:rFonts w:ascii="Times New Roman" w:eastAsia="Times New Roman" w:hAnsi="Times New Roman" w:cs="Times New Roman"/>
              </w:rPr>
            </w:pPr>
            <w:r w:rsidRPr="00464061">
              <w:rPr>
                <w:rFonts w:ascii="Times New Roman" w:eastAsia="Times New Roman" w:hAnsi="Times New Roman" w:cs="Times New Roman"/>
              </w:rPr>
              <w:t>Trans-Polar Index</w:t>
            </w:r>
          </w:p>
        </w:tc>
        <w:tc>
          <w:tcPr>
            <w:tcW w:w="3120" w:type="dxa"/>
            <w:vAlign w:val="center"/>
          </w:tcPr>
          <w:p w14:paraId="60E76AC8" w14:textId="54FC447F" w:rsidR="34D2425C" w:rsidRPr="00464061" w:rsidRDefault="34D2425C" w:rsidP="00FE0CA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464061">
              <w:rPr>
                <w:rFonts w:ascii="Times New Roman" w:eastAsia="Times New Roman" w:hAnsi="Times New Roman" w:cs="Times New Roman"/>
              </w:rPr>
              <w:t>TPI</w:t>
            </w:r>
          </w:p>
        </w:tc>
        <w:tc>
          <w:tcPr>
            <w:tcW w:w="3120" w:type="dxa"/>
            <w:vAlign w:val="center"/>
          </w:tcPr>
          <w:p w14:paraId="0538972B" w14:textId="56DB9D5B" w:rsidR="3C12DE20" w:rsidRPr="00464061" w:rsidRDefault="3C12DE20" w:rsidP="00FE0CA3">
            <w:pPr>
              <w:keepNext/>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464061">
              <w:rPr>
                <w:rFonts w:ascii="Times New Roman" w:eastAsia="Times New Roman" w:hAnsi="Times New Roman" w:cs="Times New Roman"/>
              </w:rPr>
              <w:t>Southern Hemisphere</w:t>
            </w:r>
          </w:p>
        </w:tc>
      </w:tr>
    </w:tbl>
    <w:p w14:paraId="5AB791CA" w14:textId="77777777" w:rsidR="00464061" w:rsidRDefault="00464061" w:rsidP="00464061">
      <w:pPr>
        <w:pStyle w:val="Caption"/>
        <w:jc w:val="center"/>
        <w:rPr>
          <w:rFonts w:ascii="Times New Roman" w:hAnsi="Times New Roman" w:cs="Times New Roman"/>
          <w:color w:val="auto"/>
          <w:sz w:val="24"/>
          <w:szCs w:val="24"/>
        </w:rPr>
      </w:pPr>
    </w:p>
    <w:p w14:paraId="4846E66C" w14:textId="3F3ADB98" w:rsidR="549D1E92" w:rsidRPr="00CF7DE6" w:rsidRDefault="00464061" w:rsidP="00464061">
      <w:pPr>
        <w:pStyle w:val="Caption"/>
        <w:jc w:val="center"/>
        <w:rPr>
          <w:rFonts w:ascii="Times New Roman" w:eastAsia="Times New Roman" w:hAnsi="Times New Roman" w:cs="Times New Roman"/>
          <w:color w:val="auto"/>
          <w:sz w:val="36"/>
          <w:szCs w:val="36"/>
        </w:rPr>
      </w:pPr>
      <w:r w:rsidRPr="7FC9B0D6">
        <w:rPr>
          <w:rFonts w:ascii="Times New Roman" w:hAnsi="Times New Roman" w:cs="Times New Roman"/>
          <w:color w:val="auto"/>
          <w:sz w:val="24"/>
          <w:szCs w:val="24"/>
        </w:rPr>
        <w:t xml:space="preserve">Table </w:t>
      </w:r>
      <w:r w:rsidRPr="7FC9B0D6">
        <w:rPr>
          <w:rFonts w:ascii="Times New Roman" w:hAnsi="Times New Roman" w:cs="Times New Roman"/>
          <w:color w:val="auto"/>
          <w:sz w:val="24"/>
          <w:szCs w:val="24"/>
        </w:rPr>
        <w:fldChar w:fldCharType="begin"/>
      </w:r>
      <w:r w:rsidRPr="7FC9B0D6">
        <w:rPr>
          <w:rFonts w:ascii="Times New Roman" w:hAnsi="Times New Roman" w:cs="Times New Roman"/>
          <w:color w:val="auto"/>
          <w:sz w:val="24"/>
          <w:szCs w:val="24"/>
        </w:rPr>
        <w:instrText xml:space="preserve"> SEQ Table \* ARABIC </w:instrText>
      </w:r>
      <w:r w:rsidRPr="7FC9B0D6">
        <w:rPr>
          <w:rFonts w:ascii="Times New Roman" w:hAnsi="Times New Roman" w:cs="Times New Roman"/>
          <w:color w:val="auto"/>
          <w:sz w:val="24"/>
          <w:szCs w:val="24"/>
        </w:rPr>
        <w:fldChar w:fldCharType="separate"/>
      </w:r>
      <w:r w:rsidRPr="7FC9B0D6">
        <w:rPr>
          <w:rFonts w:ascii="Times New Roman" w:hAnsi="Times New Roman" w:cs="Times New Roman"/>
          <w:color w:val="auto"/>
          <w:sz w:val="24"/>
          <w:szCs w:val="24"/>
        </w:rPr>
        <w:t>1</w:t>
      </w:r>
      <w:r w:rsidRPr="7FC9B0D6">
        <w:rPr>
          <w:rFonts w:ascii="Times New Roman" w:hAnsi="Times New Roman" w:cs="Times New Roman"/>
          <w:color w:val="auto"/>
          <w:sz w:val="24"/>
          <w:szCs w:val="24"/>
        </w:rPr>
        <w:fldChar w:fldCharType="end"/>
      </w:r>
      <w:r w:rsidRPr="7FC9B0D6">
        <w:rPr>
          <w:rFonts w:ascii="Times New Roman" w:hAnsi="Times New Roman" w:cs="Times New Roman"/>
          <w:color w:val="auto"/>
          <w:sz w:val="24"/>
          <w:szCs w:val="24"/>
        </w:rPr>
        <w:t xml:space="preserve">: Table of major teleconnection indices, their common abbreviations, and domain area. Note that this table is not meant to be all </w:t>
      </w:r>
      <w:r w:rsidR="00CF7DE6" w:rsidRPr="7FC9B0D6">
        <w:rPr>
          <w:rFonts w:ascii="Times New Roman" w:hAnsi="Times New Roman" w:cs="Times New Roman"/>
          <w:color w:val="auto"/>
          <w:sz w:val="24"/>
          <w:szCs w:val="24"/>
        </w:rPr>
        <w:t>encompassing</w:t>
      </w:r>
      <w:r w:rsidRPr="7FC9B0D6">
        <w:rPr>
          <w:rFonts w:ascii="Times New Roman" w:hAnsi="Times New Roman" w:cs="Times New Roman"/>
          <w:color w:val="auto"/>
          <w:sz w:val="24"/>
          <w:szCs w:val="24"/>
        </w:rPr>
        <w:t>, as there are other indices not mentioned herein. Table created by authors from documentation provided by Everstream.</w:t>
      </w:r>
    </w:p>
    <w:p w14:paraId="21F24BCF" w14:textId="1198700B" w:rsidR="4A487A2A" w:rsidRDefault="4A487A2A" w:rsidP="073DB2FF">
      <w:pPr>
        <w:spacing w:line="480" w:lineRule="auto"/>
        <w:ind w:firstLine="432"/>
        <w:rPr>
          <w:rFonts w:ascii="Times New Roman" w:eastAsia="Times New Roman" w:hAnsi="Times New Roman" w:cs="Times New Roman"/>
          <w:sz w:val="24"/>
          <w:szCs w:val="24"/>
        </w:rPr>
      </w:pPr>
      <w:r w:rsidRPr="073DB2FF">
        <w:rPr>
          <w:rFonts w:ascii="Times New Roman" w:eastAsia="Times New Roman" w:hAnsi="Times New Roman" w:cs="Times New Roman"/>
          <w:sz w:val="24"/>
          <w:szCs w:val="24"/>
        </w:rPr>
        <w:lastRenderedPageBreak/>
        <w:t>While ENSO is perhaps the most notorious example of teleconnections</w:t>
      </w:r>
      <w:r w:rsidR="7AFB4E31" w:rsidRPr="44559B2D">
        <w:rPr>
          <w:rFonts w:ascii="Times New Roman" w:eastAsia="Times New Roman" w:hAnsi="Times New Roman" w:cs="Times New Roman"/>
          <w:sz w:val="24"/>
          <w:szCs w:val="24"/>
        </w:rPr>
        <w:t xml:space="preserve"> within popular culture</w:t>
      </w:r>
      <w:r w:rsidRPr="073DB2FF">
        <w:rPr>
          <w:rFonts w:ascii="Times New Roman" w:eastAsia="Times New Roman" w:hAnsi="Times New Roman" w:cs="Times New Roman"/>
          <w:sz w:val="24"/>
          <w:szCs w:val="24"/>
        </w:rPr>
        <w:t xml:space="preserve">, it is by no means the only pattern. </w:t>
      </w:r>
      <w:r w:rsidRPr="744DA8C3">
        <w:rPr>
          <w:rFonts w:ascii="Times New Roman" w:eastAsia="Times New Roman" w:hAnsi="Times New Roman" w:cs="Times New Roman"/>
          <w:sz w:val="24"/>
          <w:szCs w:val="24"/>
        </w:rPr>
        <w:t>A wide variety of teleconnections are present not just on a global scale, but also on a hemispheric level (</w:t>
      </w:r>
      <w:r w:rsidR="07154332" w:rsidRPr="744DA8C3">
        <w:rPr>
          <w:rFonts w:ascii="Times New Roman" w:eastAsia="Times New Roman" w:hAnsi="Times New Roman" w:cs="Times New Roman"/>
          <w:sz w:val="24"/>
          <w:szCs w:val="24"/>
        </w:rPr>
        <w:t>Table 1)</w:t>
      </w:r>
      <w:r w:rsidRPr="744DA8C3">
        <w:rPr>
          <w:rFonts w:ascii="Times New Roman" w:eastAsia="Times New Roman" w:hAnsi="Times New Roman" w:cs="Times New Roman"/>
          <w:sz w:val="24"/>
          <w:szCs w:val="24"/>
        </w:rPr>
        <w:t>.</w:t>
      </w:r>
      <w:r w:rsidR="29F9FF18" w:rsidRPr="0ABA0942">
        <w:rPr>
          <w:rFonts w:ascii="Times New Roman" w:eastAsia="Times New Roman" w:hAnsi="Times New Roman" w:cs="Times New Roman"/>
          <w:sz w:val="24"/>
          <w:szCs w:val="24"/>
        </w:rPr>
        <w:t xml:space="preserve"> </w:t>
      </w:r>
      <w:r w:rsidR="4B7FE963" w:rsidRPr="6087035F">
        <w:rPr>
          <w:rFonts w:ascii="Times New Roman" w:eastAsia="Times New Roman" w:hAnsi="Times New Roman" w:cs="Times New Roman"/>
          <w:sz w:val="24"/>
          <w:szCs w:val="24"/>
        </w:rPr>
        <w:t>Each of these teleconnections has the potential to</w:t>
      </w:r>
      <w:r w:rsidR="4B7FE963" w:rsidRPr="11465FE5">
        <w:rPr>
          <w:rFonts w:ascii="Times New Roman" w:eastAsia="Times New Roman" w:hAnsi="Times New Roman" w:cs="Times New Roman"/>
          <w:sz w:val="24"/>
          <w:szCs w:val="24"/>
        </w:rPr>
        <w:t xml:space="preserve"> be a useful tool in long-term forecasting of future climatic conditions. Past research has highlighted the </w:t>
      </w:r>
      <w:r w:rsidR="2EFBD782" w:rsidRPr="300384A3">
        <w:rPr>
          <w:rFonts w:ascii="Times New Roman" w:eastAsia="Times New Roman" w:hAnsi="Times New Roman" w:cs="Times New Roman"/>
          <w:sz w:val="24"/>
          <w:szCs w:val="24"/>
        </w:rPr>
        <w:t>value</w:t>
      </w:r>
      <w:r w:rsidR="4B7FE963" w:rsidRPr="11465FE5">
        <w:rPr>
          <w:rFonts w:ascii="Times New Roman" w:eastAsia="Times New Roman" w:hAnsi="Times New Roman" w:cs="Times New Roman"/>
          <w:sz w:val="24"/>
          <w:szCs w:val="24"/>
        </w:rPr>
        <w:t xml:space="preserve"> of teleconnections for</w:t>
      </w:r>
      <w:r w:rsidR="38136008" w:rsidRPr="549D1E92">
        <w:rPr>
          <w:rFonts w:ascii="Times New Roman" w:eastAsia="Times New Roman" w:hAnsi="Times New Roman" w:cs="Times New Roman"/>
          <w:sz w:val="24"/>
          <w:szCs w:val="24"/>
        </w:rPr>
        <w:t xml:space="preserve"> </w:t>
      </w:r>
      <w:r w:rsidR="40CC2F09" w:rsidRPr="300384A3">
        <w:rPr>
          <w:rFonts w:ascii="Times New Roman" w:eastAsia="Times New Roman" w:hAnsi="Times New Roman" w:cs="Times New Roman"/>
          <w:sz w:val="24"/>
          <w:szCs w:val="24"/>
        </w:rPr>
        <w:t xml:space="preserve">many </w:t>
      </w:r>
      <w:r w:rsidR="52DDEE91" w:rsidRPr="300384A3">
        <w:rPr>
          <w:rFonts w:ascii="Times New Roman" w:eastAsia="Times New Roman" w:hAnsi="Times New Roman" w:cs="Times New Roman"/>
          <w:sz w:val="24"/>
          <w:szCs w:val="24"/>
        </w:rPr>
        <w:t>use-cases including</w:t>
      </w:r>
      <w:r w:rsidR="16461FCA" w:rsidRPr="0BDB9A59">
        <w:rPr>
          <w:rFonts w:ascii="Times New Roman" w:eastAsia="Times New Roman" w:hAnsi="Times New Roman" w:cs="Times New Roman"/>
          <w:sz w:val="24"/>
          <w:szCs w:val="24"/>
        </w:rPr>
        <w:t xml:space="preserve"> analyzing regional precipitation </w:t>
      </w:r>
      <w:r w:rsidR="16461FCA" w:rsidRPr="27D0D2E5">
        <w:rPr>
          <w:rFonts w:ascii="Times New Roman" w:eastAsia="Times New Roman" w:hAnsi="Times New Roman" w:cs="Times New Roman"/>
          <w:sz w:val="24"/>
          <w:szCs w:val="24"/>
        </w:rPr>
        <w:t>trends (</w:t>
      </w:r>
      <w:r w:rsidR="00625DCA" w:rsidRPr="300E9F51">
        <w:rPr>
          <w:rFonts w:ascii="Times New Roman" w:eastAsia="Times New Roman" w:hAnsi="Times New Roman" w:cs="Times New Roman"/>
          <w:sz w:val="24"/>
          <w:szCs w:val="24"/>
        </w:rPr>
        <w:t xml:space="preserve">González-Pérez et al. </w:t>
      </w:r>
      <w:r w:rsidR="00625DCA" w:rsidRPr="48149357">
        <w:rPr>
          <w:rFonts w:ascii="Times New Roman" w:eastAsia="Times New Roman" w:hAnsi="Times New Roman" w:cs="Times New Roman"/>
          <w:sz w:val="24"/>
          <w:szCs w:val="24"/>
        </w:rPr>
        <w:t>2022</w:t>
      </w:r>
      <w:r w:rsidR="00625DCA">
        <w:rPr>
          <w:rFonts w:ascii="Times New Roman" w:eastAsia="Times New Roman" w:hAnsi="Times New Roman" w:cs="Times New Roman"/>
          <w:sz w:val="24"/>
          <w:szCs w:val="24"/>
        </w:rPr>
        <w:t xml:space="preserve">; </w:t>
      </w:r>
      <w:r w:rsidR="16461FCA" w:rsidRPr="69695BCD">
        <w:rPr>
          <w:rFonts w:ascii="Times New Roman" w:eastAsia="Times New Roman" w:hAnsi="Times New Roman" w:cs="Times New Roman"/>
          <w:sz w:val="24"/>
          <w:szCs w:val="24"/>
        </w:rPr>
        <w:t>G</w:t>
      </w:r>
      <w:r w:rsidR="7CE3D68C" w:rsidRPr="69695BCD">
        <w:rPr>
          <w:rFonts w:ascii="Times New Roman" w:eastAsia="Times New Roman" w:hAnsi="Times New Roman" w:cs="Times New Roman"/>
          <w:sz w:val="24"/>
          <w:szCs w:val="24"/>
        </w:rPr>
        <w:t>oodrich and Walker 2011</w:t>
      </w:r>
      <w:r w:rsidR="16461FCA" w:rsidRPr="27D0D2E5">
        <w:rPr>
          <w:rFonts w:ascii="Times New Roman" w:eastAsia="Times New Roman" w:hAnsi="Times New Roman" w:cs="Times New Roman"/>
          <w:sz w:val="24"/>
          <w:szCs w:val="24"/>
        </w:rPr>
        <w:t xml:space="preserve">), </w:t>
      </w:r>
      <w:r w:rsidR="3BAF44D8" w:rsidRPr="78C33416">
        <w:rPr>
          <w:rFonts w:ascii="Times New Roman" w:eastAsia="Times New Roman" w:hAnsi="Times New Roman" w:cs="Times New Roman"/>
          <w:sz w:val="24"/>
          <w:szCs w:val="24"/>
        </w:rPr>
        <w:t>agricultural risk forecasting (</w:t>
      </w:r>
      <w:r w:rsidR="3BAF44D8" w:rsidRPr="48149357">
        <w:rPr>
          <w:rFonts w:ascii="Times New Roman" w:eastAsia="Times New Roman" w:hAnsi="Times New Roman" w:cs="Times New Roman"/>
          <w:sz w:val="24"/>
          <w:szCs w:val="24"/>
        </w:rPr>
        <w:t>Z</w:t>
      </w:r>
      <w:r w:rsidR="2659BCAE" w:rsidRPr="48149357">
        <w:rPr>
          <w:rFonts w:ascii="Times New Roman" w:eastAsia="Times New Roman" w:hAnsi="Times New Roman" w:cs="Times New Roman"/>
          <w:sz w:val="24"/>
          <w:szCs w:val="24"/>
        </w:rPr>
        <w:t>hang et al. 2021</w:t>
      </w:r>
      <w:r w:rsidR="3BAF44D8" w:rsidRPr="5A59838A">
        <w:rPr>
          <w:rFonts w:ascii="Times New Roman" w:eastAsia="Times New Roman" w:hAnsi="Times New Roman" w:cs="Times New Roman"/>
          <w:sz w:val="24"/>
          <w:szCs w:val="24"/>
        </w:rPr>
        <w:t>)</w:t>
      </w:r>
      <w:r w:rsidR="59B0FEE8" w:rsidRPr="5A59838A">
        <w:rPr>
          <w:rFonts w:ascii="Times New Roman" w:eastAsia="Times New Roman" w:hAnsi="Times New Roman" w:cs="Times New Roman"/>
          <w:sz w:val="24"/>
          <w:szCs w:val="24"/>
        </w:rPr>
        <w:t xml:space="preserve">, and </w:t>
      </w:r>
      <w:r w:rsidR="5980D40B" w:rsidRPr="200949D9">
        <w:rPr>
          <w:rFonts w:ascii="Times New Roman" w:eastAsia="Times New Roman" w:hAnsi="Times New Roman" w:cs="Times New Roman"/>
          <w:sz w:val="24"/>
          <w:szCs w:val="24"/>
        </w:rPr>
        <w:t>seasonal temperature forecasting (</w:t>
      </w:r>
      <w:r w:rsidR="17791123" w:rsidRPr="0F18B73E">
        <w:rPr>
          <w:rFonts w:ascii="Times New Roman" w:eastAsia="Times New Roman" w:hAnsi="Times New Roman" w:cs="Times New Roman"/>
          <w:sz w:val="24"/>
          <w:szCs w:val="24"/>
        </w:rPr>
        <w:t>Rust et al. 2015</w:t>
      </w:r>
      <w:r w:rsidR="5980D40B" w:rsidRPr="0F18B73E">
        <w:rPr>
          <w:rFonts w:ascii="Times New Roman" w:eastAsia="Times New Roman" w:hAnsi="Times New Roman" w:cs="Times New Roman"/>
          <w:sz w:val="24"/>
          <w:szCs w:val="24"/>
        </w:rPr>
        <w:t>).</w:t>
      </w:r>
      <w:r w:rsidR="466641EE" w:rsidRPr="456FA9DE">
        <w:rPr>
          <w:rFonts w:ascii="Times New Roman" w:eastAsia="Times New Roman" w:hAnsi="Times New Roman" w:cs="Times New Roman"/>
          <w:sz w:val="24"/>
          <w:szCs w:val="24"/>
        </w:rPr>
        <w:t xml:space="preserve"> </w:t>
      </w:r>
      <w:r w:rsidR="7E860AB3" w:rsidRPr="28A11089">
        <w:rPr>
          <w:rFonts w:ascii="Times New Roman" w:eastAsia="Times New Roman" w:hAnsi="Times New Roman" w:cs="Times New Roman"/>
          <w:sz w:val="24"/>
          <w:szCs w:val="24"/>
        </w:rPr>
        <w:t xml:space="preserve">As such, </w:t>
      </w:r>
      <w:r w:rsidR="266613E2" w:rsidRPr="28A11089">
        <w:rPr>
          <w:rFonts w:ascii="Times New Roman" w:eastAsia="Times New Roman" w:hAnsi="Times New Roman" w:cs="Times New Roman"/>
          <w:sz w:val="24"/>
          <w:szCs w:val="24"/>
        </w:rPr>
        <w:t xml:space="preserve">the potential for teleconnection analysis to be used in an operational setting, especially as an aid for regional long-term forecasting, is an enticing prospect. Therefore, this research seeks to </w:t>
      </w:r>
      <w:r w:rsidR="200E9C68" w:rsidRPr="28A11089">
        <w:rPr>
          <w:rFonts w:ascii="Times New Roman" w:eastAsia="Times New Roman" w:hAnsi="Times New Roman" w:cs="Times New Roman"/>
          <w:sz w:val="24"/>
          <w:szCs w:val="24"/>
        </w:rPr>
        <w:t>explore the creation of an operational model/framework for integrating teleconnection an</w:t>
      </w:r>
      <w:r w:rsidR="00464061">
        <w:rPr>
          <w:rFonts w:ascii="Times New Roman" w:eastAsia="Times New Roman" w:hAnsi="Times New Roman" w:cs="Times New Roman"/>
          <w:sz w:val="24"/>
          <w:szCs w:val="24"/>
        </w:rPr>
        <w:t>a</w:t>
      </w:r>
      <w:r w:rsidR="200E9C68" w:rsidRPr="28A11089">
        <w:rPr>
          <w:rFonts w:ascii="Times New Roman" w:eastAsia="Times New Roman" w:hAnsi="Times New Roman" w:cs="Times New Roman"/>
          <w:sz w:val="24"/>
          <w:szCs w:val="24"/>
        </w:rPr>
        <w:t>lyses into actionable climate forecasts.</w:t>
      </w:r>
    </w:p>
    <w:p w14:paraId="022A5F81" w14:textId="0B119776" w:rsidR="08688749" w:rsidRDefault="00CA3380" w:rsidP="00A0116D">
      <w:pPr>
        <w:pStyle w:val="Heading1"/>
      </w:pPr>
      <w:bookmarkStart w:id="6" w:name="_Toc228125597"/>
      <w:r>
        <w:t>2</w:t>
      </w:r>
      <w:r w:rsidR="08688749" w:rsidRPr="44802F28">
        <w:t xml:space="preserve">.     </w:t>
      </w:r>
      <w:r w:rsidR="004C4010">
        <w:t>Methodology</w:t>
      </w:r>
      <w:bookmarkEnd w:id="6"/>
    </w:p>
    <w:p w14:paraId="23747479" w14:textId="4FC22732" w:rsidR="00EC7FC2" w:rsidRDefault="00EC7FC2" w:rsidP="003313AA">
      <w:pPr>
        <w:pStyle w:val="Heading2"/>
      </w:pPr>
      <w:bookmarkStart w:id="7" w:name="_Toc228125598"/>
      <w:r>
        <w:t xml:space="preserve">a.    Regions of </w:t>
      </w:r>
      <w:r w:rsidR="00FC3234">
        <w:t>Study</w:t>
      </w:r>
      <w:bookmarkEnd w:id="7"/>
    </w:p>
    <w:p w14:paraId="69951AAC" w14:textId="061E1D97" w:rsidR="00FC3234" w:rsidRDefault="00FC3234" w:rsidP="00687F79">
      <w:pPr>
        <w:spacing w:line="480" w:lineRule="auto"/>
        <w:rPr>
          <w:rFonts w:ascii="Times New Roman" w:hAnsi="Times New Roman" w:cs="Times New Roman"/>
          <w:sz w:val="24"/>
          <w:szCs w:val="24"/>
        </w:rPr>
      </w:pPr>
      <w:r>
        <w:tab/>
      </w:r>
      <w:r>
        <w:rPr>
          <w:rFonts w:ascii="Times New Roman" w:hAnsi="Times New Roman" w:cs="Times New Roman"/>
          <w:sz w:val="24"/>
          <w:szCs w:val="24"/>
        </w:rPr>
        <w:t>Everstream Ana</w:t>
      </w:r>
      <w:r w:rsidR="00B55952">
        <w:rPr>
          <w:rFonts w:ascii="Times New Roman" w:hAnsi="Times New Roman" w:cs="Times New Roman"/>
          <w:sz w:val="24"/>
          <w:szCs w:val="24"/>
        </w:rPr>
        <w:t>lytics is interested in</w:t>
      </w:r>
      <w:r w:rsidR="00877AA2">
        <w:rPr>
          <w:rFonts w:ascii="Times New Roman" w:hAnsi="Times New Roman" w:cs="Times New Roman"/>
          <w:sz w:val="24"/>
          <w:szCs w:val="24"/>
        </w:rPr>
        <w:t xml:space="preserve"> </w:t>
      </w:r>
      <w:r w:rsidR="007926F8">
        <w:rPr>
          <w:rFonts w:ascii="Times New Roman" w:hAnsi="Times New Roman" w:cs="Times New Roman"/>
          <w:sz w:val="24"/>
          <w:szCs w:val="24"/>
        </w:rPr>
        <w:t>13</w:t>
      </w:r>
      <w:r w:rsidR="00B55952">
        <w:rPr>
          <w:rFonts w:ascii="Times New Roman" w:hAnsi="Times New Roman" w:cs="Times New Roman"/>
          <w:sz w:val="24"/>
          <w:szCs w:val="24"/>
        </w:rPr>
        <w:t xml:space="preserve"> regions across the </w:t>
      </w:r>
      <w:r w:rsidR="00784AE9">
        <w:rPr>
          <w:rFonts w:ascii="Times New Roman" w:hAnsi="Times New Roman" w:cs="Times New Roman"/>
          <w:sz w:val="24"/>
          <w:szCs w:val="24"/>
        </w:rPr>
        <w:t>globe</w:t>
      </w:r>
      <w:r w:rsidR="00877AA2">
        <w:rPr>
          <w:rFonts w:ascii="Times New Roman" w:hAnsi="Times New Roman" w:cs="Times New Roman"/>
          <w:sz w:val="24"/>
          <w:szCs w:val="24"/>
        </w:rPr>
        <w:t xml:space="preserve">, </w:t>
      </w:r>
      <w:r w:rsidR="00687F79">
        <w:rPr>
          <w:rFonts w:ascii="Times New Roman" w:hAnsi="Times New Roman" w:cs="Times New Roman"/>
          <w:sz w:val="24"/>
          <w:szCs w:val="24"/>
        </w:rPr>
        <w:t>situated</w:t>
      </w:r>
      <w:r w:rsidR="00877AA2">
        <w:rPr>
          <w:rFonts w:ascii="Times New Roman" w:hAnsi="Times New Roman" w:cs="Times New Roman"/>
          <w:sz w:val="24"/>
          <w:szCs w:val="24"/>
        </w:rPr>
        <w:t xml:space="preserve"> </w:t>
      </w:r>
      <w:r w:rsidR="00294D84">
        <w:rPr>
          <w:rFonts w:ascii="Times New Roman" w:hAnsi="Times New Roman" w:cs="Times New Roman"/>
          <w:sz w:val="24"/>
          <w:szCs w:val="24"/>
        </w:rPr>
        <w:t>in North America</w:t>
      </w:r>
      <w:r w:rsidR="00687F79">
        <w:rPr>
          <w:rFonts w:ascii="Times New Roman" w:hAnsi="Times New Roman" w:cs="Times New Roman"/>
          <w:sz w:val="24"/>
          <w:szCs w:val="24"/>
        </w:rPr>
        <w:t>, South America, Europe, Asia, and Australia</w:t>
      </w:r>
      <w:r w:rsidR="00E727A3">
        <w:rPr>
          <w:rFonts w:ascii="Times New Roman" w:hAnsi="Times New Roman" w:cs="Times New Roman"/>
          <w:sz w:val="24"/>
          <w:szCs w:val="24"/>
        </w:rPr>
        <w:t xml:space="preserve"> (</w:t>
      </w:r>
      <w:r w:rsidR="00517933">
        <w:rPr>
          <w:rFonts w:ascii="Times New Roman" w:hAnsi="Times New Roman" w:cs="Times New Roman"/>
          <w:sz w:val="24"/>
          <w:szCs w:val="24"/>
        </w:rPr>
        <w:t>Fig. 2</w:t>
      </w:r>
      <w:r w:rsidR="00E727A3">
        <w:rPr>
          <w:rFonts w:ascii="Times New Roman" w:hAnsi="Times New Roman" w:cs="Times New Roman"/>
          <w:sz w:val="24"/>
          <w:szCs w:val="24"/>
        </w:rPr>
        <w:t>)</w:t>
      </w:r>
      <w:r w:rsidR="00784AE9">
        <w:rPr>
          <w:rFonts w:ascii="Times New Roman" w:hAnsi="Times New Roman" w:cs="Times New Roman"/>
          <w:sz w:val="24"/>
          <w:szCs w:val="24"/>
        </w:rPr>
        <w:t xml:space="preserve">. </w:t>
      </w:r>
      <w:r w:rsidR="00617231">
        <w:rPr>
          <w:rFonts w:ascii="Times New Roman" w:hAnsi="Times New Roman" w:cs="Times New Roman"/>
          <w:sz w:val="24"/>
          <w:szCs w:val="24"/>
        </w:rPr>
        <w:t>The</w:t>
      </w:r>
      <w:r w:rsidR="00C067D4">
        <w:rPr>
          <w:rFonts w:ascii="Times New Roman" w:hAnsi="Times New Roman" w:cs="Times New Roman"/>
          <w:sz w:val="24"/>
          <w:szCs w:val="24"/>
        </w:rPr>
        <w:t xml:space="preserve"> </w:t>
      </w:r>
      <w:r w:rsidR="00B461E7">
        <w:rPr>
          <w:rFonts w:ascii="Times New Roman" w:hAnsi="Times New Roman" w:cs="Times New Roman"/>
          <w:sz w:val="24"/>
          <w:szCs w:val="24"/>
        </w:rPr>
        <w:t xml:space="preserve">eight regions in the Northern Hemisphere are the Midwest U.S., Northeast U.S., Southern Plains U.S., Eastern Europe, Western Europe, the Black Sea Region, India, and East Asia. The five regions </w:t>
      </w:r>
      <w:r w:rsidR="00D913F8">
        <w:rPr>
          <w:rFonts w:ascii="Times New Roman" w:hAnsi="Times New Roman" w:cs="Times New Roman"/>
          <w:sz w:val="24"/>
          <w:szCs w:val="24"/>
        </w:rPr>
        <w:t xml:space="preserve">located </w:t>
      </w:r>
      <w:r w:rsidR="00B461E7">
        <w:rPr>
          <w:rFonts w:ascii="Times New Roman" w:hAnsi="Times New Roman" w:cs="Times New Roman"/>
          <w:sz w:val="24"/>
          <w:szCs w:val="24"/>
        </w:rPr>
        <w:t>in the Southern Hemisphere</w:t>
      </w:r>
      <w:r w:rsidR="007926F8">
        <w:rPr>
          <w:rFonts w:ascii="Times New Roman" w:hAnsi="Times New Roman" w:cs="Times New Roman"/>
          <w:sz w:val="24"/>
          <w:szCs w:val="24"/>
        </w:rPr>
        <w:t xml:space="preserve"> are</w:t>
      </w:r>
      <w:r w:rsidR="00D913F8">
        <w:rPr>
          <w:rFonts w:ascii="Times New Roman" w:hAnsi="Times New Roman" w:cs="Times New Roman"/>
          <w:sz w:val="24"/>
          <w:szCs w:val="24"/>
        </w:rPr>
        <w:t xml:space="preserve"> Northern Brazil, Southern Brazil, Argentina, Eastern Australia, and Western Australia</w:t>
      </w:r>
      <w:r w:rsidR="0096562D">
        <w:rPr>
          <w:rFonts w:ascii="Times New Roman" w:hAnsi="Times New Roman" w:cs="Times New Roman"/>
          <w:sz w:val="24"/>
          <w:szCs w:val="24"/>
        </w:rPr>
        <w:t>.</w:t>
      </w:r>
      <w:r w:rsidR="006146C6">
        <w:rPr>
          <w:rFonts w:ascii="Times New Roman" w:hAnsi="Times New Roman" w:cs="Times New Roman"/>
          <w:sz w:val="24"/>
          <w:szCs w:val="24"/>
        </w:rPr>
        <w:t xml:space="preserve"> Regions do not have specific </w:t>
      </w:r>
      <w:r w:rsidR="008778FD">
        <w:rPr>
          <w:rFonts w:ascii="Times New Roman" w:hAnsi="Times New Roman" w:cs="Times New Roman"/>
          <w:sz w:val="24"/>
          <w:szCs w:val="24"/>
        </w:rPr>
        <w:t xml:space="preserve">longitude </w:t>
      </w:r>
      <w:r w:rsidR="004A5CB7">
        <w:rPr>
          <w:rFonts w:ascii="Times New Roman" w:hAnsi="Times New Roman" w:cs="Times New Roman"/>
          <w:sz w:val="24"/>
          <w:szCs w:val="24"/>
        </w:rPr>
        <w:t xml:space="preserve">and latitude </w:t>
      </w:r>
      <w:r w:rsidR="00242380">
        <w:rPr>
          <w:rFonts w:ascii="Times New Roman" w:hAnsi="Times New Roman" w:cs="Times New Roman"/>
          <w:sz w:val="24"/>
          <w:szCs w:val="24"/>
        </w:rPr>
        <w:t>bounds but</w:t>
      </w:r>
      <w:r w:rsidR="004A5CB7">
        <w:rPr>
          <w:rFonts w:ascii="Times New Roman" w:hAnsi="Times New Roman" w:cs="Times New Roman"/>
          <w:sz w:val="24"/>
          <w:szCs w:val="24"/>
        </w:rPr>
        <w:t xml:space="preserve"> are </w:t>
      </w:r>
      <w:r w:rsidR="00242380">
        <w:rPr>
          <w:rFonts w:ascii="Times New Roman" w:hAnsi="Times New Roman" w:cs="Times New Roman"/>
          <w:sz w:val="24"/>
          <w:szCs w:val="24"/>
        </w:rPr>
        <w:t>broadly defined by the company advisor.</w:t>
      </w:r>
      <w:r w:rsidR="00B34359">
        <w:rPr>
          <w:rFonts w:ascii="Times New Roman" w:hAnsi="Times New Roman" w:cs="Times New Roman"/>
          <w:sz w:val="24"/>
          <w:szCs w:val="24"/>
        </w:rPr>
        <w:t xml:space="preserve"> </w:t>
      </w:r>
      <w:r w:rsidR="001F0A99">
        <w:rPr>
          <w:rFonts w:ascii="Times New Roman" w:hAnsi="Times New Roman" w:cs="Times New Roman"/>
          <w:sz w:val="24"/>
          <w:szCs w:val="24"/>
        </w:rPr>
        <w:t xml:space="preserve">Examining these areas for different prospects, whether for </w:t>
      </w:r>
      <w:r w:rsidR="005A714A">
        <w:rPr>
          <w:rFonts w:ascii="Times New Roman" w:hAnsi="Times New Roman" w:cs="Times New Roman"/>
          <w:sz w:val="24"/>
          <w:szCs w:val="24"/>
        </w:rPr>
        <w:t>agriculture</w:t>
      </w:r>
      <w:r w:rsidR="006A2859">
        <w:rPr>
          <w:rFonts w:ascii="Times New Roman" w:hAnsi="Times New Roman" w:cs="Times New Roman"/>
          <w:sz w:val="24"/>
          <w:szCs w:val="24"/>
        </w:rPr>
        <w:t>, energy,</w:t>
      </w:r>
      <w:r w:rsidR="005A714A">
        <w:rPr>
          <w:rFonts w:ascii="Times New Roman" w:hAnsi="Times New Roman" w:cs="Times New Roman"/>
          <w:sz w:val="24"/>
          <w:szCs w:val="24"/>
        </w:rPr>
        <w:t xml:space="preserve"> or supply chain</w:t>
      </w:r>
      <w:r w:rsidR="00D32E86">
        <w:rPr>
          <w:rFonts w:ascii="Times New Roman" w:hAnsi="Times New Roman" w:cs="Times New Roman"/>
          <w:sz w:val="24"/>
          <w:szCs w:val="24"/>
        </w:rPr>
        <w:t xml:space="preserve"> concerns</w:t>
      </w:r>
      <w:r w:rsidR="00853ACD">
        <w:rPr>
          <w:rFonts w:ascii="Times New Roman" w:hAnsi="Times New Roman" w:cs="Times New Roman"/>
          <w:sz w:val="24"/>
          <w:szCs w:val="24"/>
        </w:rPr>
        <w:t xml:space="preserve">, is important </w:t>
      </w:r>
      <w:r w:rsidR="00BC1B4E">
        <w:rPr>
          <w:rFonts w:ascii="Times New Roman" w:hAnsi="Times New Roman" w:cs="Times New Roman"/>
          <w:sz w:val="24"/>
          <w:szCs w:val="24"/>
        </w:rPr>
        <w:t>for the insights that Everstream hopes to provide to clients.</w:t>
      </w:r>
    </w:p>
    <w:p w14:paraId="21CBC8E2" w14:textId="77777777" w:rsidR="00B820AD" w:rsidRDefault="00B820AD" w:rsidP="00CB1B61">
      <w:pPr>
        <w:keepNext/>
        <w:spacing w:line="480" w:lineRule="auto"/>
        <w:jc w:val="center"/>
      </w:pPr>
      <w:r>
        <w:rPr>
          <w:rFonts w:ascii="Times New Roman" w:hAnsi="Times New Roman" w:cs="Times New Roman"/>
          <w:sz w:val="24"/>
          <w:szCs w:val="24"/>
        </w:rPr>
        <w:lastRenderedPageBreak/>
        <w:drawing>
          <wp:inline distT="0" distB="0" distL="0" distR="0" wp14:anchorId="421E047E" wp14:editId="34E2B710">
            <wp:extent cx="5943600" cy="2962275"/>
            <wp:effectExtent l="0" t="0" r="0" b="9525"/>
            <wp:docPr id="145997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97322" name="Picture 14599732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962275"/>
                    </a:xfrm>
                    <a:prstGeom prst="rect">
                      <a:avLst/>
                    </a:prstGeom>
                  </pic:spPr>
                </pic:pic>
              </a:graphicData>
            </a:graphic>
          </wp:inline>
        </w:drawing>
      </w:r>
    </w:p>
    <w:p w14:paraId="3756DE39" w14:textId="1FAAB056" w:rsidR="00B820AD" w:rsidRPr="00FC3234" w:rsidRDefault="00B820AD" w:rsidP="00CF7DE6">
      <w:pPr>
        <w:pStyle w:val="Caption"/>
        <w:jc w:val="center"/>
        <w:rPr>
          <w:rFonts w:ascii="Times New Roman" w:eastAsia="Times New Roman" w:hAnsi="Times New Roman" w:cs="Times New Roman"/>
          <w:color w:val="auto"/>
          <w:sz w:val="24"/>
          <w:szCs w:val="24"/>
        </w:rPr>
      </w:pPr>
      <w:r w:rsidRPr="07D3E810">
        <w:rPr>
          <w:rFonts w:ascii="Times New Roman" w:eastAsia="Times New Roman" w:hAnsi="Times New Roman" w:cs="Times New Roman"/>
          <w:color w:val="auto"/>
          <w:sz w:val="24"/>
          <w:szCs w:val="24"/>
        </w:rPr>
        <w:t xml:space="preserve">Figure </w:t>
      </w:r>
      <w:r w:rsidR="00CF7DE6">
        <w:rPr>
          <w:rFonts w:ascii="Times New Roman" w:hAnsi="Times New Roman" w:cs="Times New Roman"/>
          <w:sz w:val="24"/>
          <w:szCs w:val="24"/>
        </w:rPr>
        <w:t>2</w:t>
      </w:r>
      <w:r w:rsidRPr="07D3E810">
        <w:rPr>
          <w:rFonts w:ascii="Times New Roman" w:eastAsia="Times New Roman" w:hAnsi="Times New Roman" w:cs="Times New Roman"/>
          <w:color w:val="auto"/>
          <w:sz w:val="24"/>
          <w:szCs w:val="24"/>
        </w:rPr>
        <w:t xml:space="preserve">. Thirteen regions of </w:t>
      </w:r>
      <w:r w:rsidR="00F6632A" w:rsidRPr="07D3E810">
        <w:rPr>
          <w:rFonts w:ascii="Times New Roman" w:eastAsia="Times New Roman" w:hAnsi="Times New Roman" w:cs="Times New Roman"/>
          <w:color w:val="auto"/>
          <w:sz w:val="24"/>
          <w:szCs w:val="24"/>
        </w:rPr>
        <w:t>interest</w:t>
      </w:r>
      <w:r w:rsidR="00E262ED" w:rsidRPr="07D3E810">
        <w:rPr>
          <w:rFonts w:ascii="Times New Roman" w:eastAsia="Times New Roman" w:hAnsi="Times New Roman" w:cs="Times New Roman"/>
          <w:color w:val="auto"/>
          <w:sz w:val="24"/>
          <w:szCs w:val="24"/>
        </w:rPr>
        <w:t xml:space="preserve"> in North America</w:t>
      </w:r>
      <w:r w:rsidR="00E727A3" w:rsidRPr="07D3E810">
        <w:rPr>
          <w:rFonts w:ascii="Times New Roman" w:eastAsia="Times New Roman" w:hAnsi="Times New Roman" w:cs="Times New Roman"/>
          <w:color w:val="auto"/>
          <w:sz w:val="24"/>
          <w:szCs w:val="24"/>
        </w:rPr>
        <w:t>, South America, Europe, Asia, and Australia.</w:t>
      </w:r>
    </w:p>
    <w:p w14:paraId="56767461" w14:textId="2BAB8C5D" w:rsidR="00EB05A1" w:rsidRDefault="00EC7FC2" w:rsidP="003313AA">
      <w:pPr>
        <w:pStyle w:val="Heading2"/>
      </w:pPr>
      <w:bookmarkStart w:id="8" w:name="_Toc228125599"/>
      <w:r>
        <w:t>b</w:t>
      </w:r>
      <w:r w:rsidR="00EB05A1">
        <w:t>.    Data</w:t>
      </w:r>
      <w:bookmarkEnd w:id="8"/>
    </w:p>
    <w:p w14:paraId="378FCA9A" w14:textId="31FD9E13" w:rsidR="00BA38FE" w:rsidRDefault="00773425" w:rsidP="0019229D">
      <w:pPr>
        <w:spacing w:line="480" w:lineRule="auto"/>
        <w:rPr>
          <w:rFonts w:ascii="Times New Roman" w:hAnsi="Times New Roman" w:cs="Times New Roman"/>
          <w:sz w:val="24"/>
          <w:szCs w:val="24"/>
        </w:rPr>
      </w:pPr>
      <w:r>
        <w:tab/>
      </w:r>
      <w:r w:rsidR="00E96421">
        <w:rPr>
          <w:rFonts w:ascii="Times New Roman" w:hAnsi="Times New Roman" w:cs="Times New Roman"/>
          <w:sz w:val="24"/>
          <w:szCs w:val="24"/>
        </w:rPr>
        <w:t xml:space="preserve">Two sets of </w:t>
      </w:r>
      <w:r w:rsidR="005468CF">
        <w:rPr>
          <w:rFonts w:ascii="Times New Roman" w:hAnsi="Times New Roman" w:cs="Times New Roman"/>
          <w:sz w:val="24"/>
          <w:szCs w:val="24"/>
        </w:rPr>
        <w:t>monthly data</w:t>
      </w:r>
      <w:r w:rsidR="006F2085">
        <w:rPr>
          <w:rFonts w:ascii="Times New Roman" w:hAnsi="Times New Roman" w:cs="Times New Roman"/>
          <w:sz w:val="24"/>
          <w:szCs w:val="24"/>
        </w:rPr>
        <w:t xml:space="preserve"> from 1950 to 2024</w:t>
      </w:r>
      <w:r w:rsidR="0026371F">
        <w:rPr>
          <w:rFonts w:ascii="Times New Roman" w:hAnsi="Times New Roman" w:cs="Times New Roman"/>
          <w:sz w:val="24"/>
          <w:szCs w:val="24"/>
        </w:rPr>
        <w:t xml:space="preserve">, for a total of </w:t>
      </w:r>
      <w:r w:rsidR="009D36B3">
        <w:rPr>
          <w:rFonts w:ascii="Times New Roman" w:hAnsi="Times New Roman" w:cs="Times New Roman"/>
          <w:sz w:val="24"/>
          <w:szCs w:val="24"/>
        </w:rPr>
        <w:t>900</w:t>
      </w:r>
      <w:r w:rsidR="0026371F">
        <w:rPr>
          <w:rFonts w:ascii="Times New Roman" w:hAnsi="Times New Roman" w:cs="Times New Roman"/>
          <w:sz w:val="24"/>
          <w:szCs w:val="24"/>
        </w:rPr>
        <w:t xml:space="preserve"> months, </w:t>
      </w:r>
      <w:r w:rsidR="008C0872">
        <w:rPr>
          <w:rFonts w:ascii="Times New Roman" w:hAnsi="Times New Roman" w:cs="Times New Roman"/>
          <w:sz w:val="24"/>
          <w:szCs w:val="24"/>
        </w:rPr>
        <w:t>are</w:t>
      </w:r>
      <w:r w:rsidR="006F2085">
        <w:rPr>
          <w:rFonts w:ascii="Times New Roman" w:hAnsi="Times New Roman" w:cs="Times New Roman"/>
          <w:sz w:val="24"/>
          <w:szCs w:val="24"/>
        </w:rPr>
        <w:t xml:space="preserve"> used </w:t>
      </w:r>
      <w:r w:rsidR="005C762F">
        <w:rPr>
          <w:rFonts w:ascii="Times New Roman" w:hAnsi="Times New Roman" w:cs="Times New Roman"/>
          <w:sz w:val="24"/>
          <w:szCs w:val="24"/>
        </w:rPr>
        <w:t>in this project</w:t>
      </w:r>
      <w:r w:rsidR="00B80BF6">
        <w:rPr>
          <w:rFonts w:ascii="Times New Roman" w:hAnsi="Times New Roman" w:cs="Times New Roman"/>
          <w:sz w:val="24"/>
          <w:szCs w:val="24"/>
        </w:rPr>
        <w:t xml:space="preserve">. </w:t>
      </w:r>
      <w:r w:rsidR="00A2370B">
        <w:rPr>
          <w:rFonts w:ascii="Times New Roman" w:hAnsi="Times New Roman" w:cs="Times New Roman"/>
          <w:sz w:val="24"/>
          <w:szCs w:val="24"/>
        </w:rPr>
        <w:t xml:space="preserve">All data was downloaded </w:t>
      </w:r>
      <w:r w:rsidR="007B4DD1">
        <w:rPr>
          <w:rFonts w:ascii="Times New Roman" w:hAnsi="Times New Roman" w:cs="Times New Roman"/>
          <w:sz w:val="24"/>
          <w:szCs w:val="24"/>
        </w:rPr>
        <w:t xml:space="preserve">in </w:t>
      </w:r>
      <w:r w:rsidR="00BF4C21">
        <w:rPr>
          <w:rFonts w:ascii="Times New Roman" w:hAnsi="Times New Roman" w:cs="Times New Roman"/>
          <w:sz w:val="24"/>
          <w:szCs w:val="24"/>
        </w:rPr>
        <w:t>Comma-Separated Values (</w:t>
      </w:r>
      <w:r w:rsidR="007B4DD1">
        <w:rPr>
          <w:rFonts w:ascii="Times New Roman" w:hAnsi="Times New Roman" w:cs="Times New Roman"/>
          <w:sz w:val="24"/>
          <w:szCs w:val="24"/>
        </w:rPr>
        <w:t>CSV</w:t>
      </w:r>
      <w:r w:rsidR="00BF4C21">
        <w:rPr>
          <w:rFonts w:ascii="Times New Roman" w:hAnsi="Times New Roman" w:cs="Times New Roman"/>
          <w:sz w:val="24"/>
          <w:szCs w:val="24"/>
        </w:rPr>
        <w:t>)</w:t>
      </w:r>
      <w:r w:rsidR="007B4DD1">
        <w:rPr>
          <w:rFonts w:ascii="Times New Roman" w:hAnsi="Times New Roman" w:cs="Times New Roman"/>
          <w:sz w:val="24"/>
          <w:szCs w:val="24"/>
        </w:rPr>
        <w:t xml:space="preserve"> form</w:t>
      </w:r>
      <w:r w:rsidR="00685427">
        <w:rPr>
          <w:rFonts w:ascii="Times New Roman" w:hAnsi="Times New Roman" w:cs="Times New Roman"/>
          <w:sz w:val="24"/>
          <w:szCs w:val="24"/>
        </w:rPr>
        <w:t xml:space="preserve"> as</w:t>
      </w:r>
      <w:r w:rsidR="007B4DD1">
        <w:rPr>
          <w:rFonts w:ascii="Times New Roman" w:hAnsi="Times New Roman" w:cs="Times New Roman"/>
          <w:sz w:val="24"/>
          <w:szCs w:val="24"/>
        </w:rPr>
        <w:t xml:space="preserve"> </w:t>
      </w:r>
      <w:r w:rsidR="008D0FCA">
        <w:rPr>
          <w:rFonts w:ascii="Times New Roman" w:hAnsi="Times New Roman" w:cs="Times New Roman"/>
          <w:sz w:val="24"/>
          <w:szCs w:val="24"/>
        </w:rPr>
        <w:t>42 individual files.</w:t>
      </w:r>
      <w:r w:rsidR="00BF4C21">
        <w:rPr>
          <w:rFonts w:ascii="Times New Roman" w:hAnsi="Times New Roman" w:cs="Times New Roman"/>
          <w:sz w:val="24"/>
          <w:szCs w:val="24"/>
        </w:rPr>
        <w:t xml:space="preserve"> </w:t>
      </w:r>
      <w:r w:rsidR="00B461E7">
        <w:rPr>
          <w:rFonts w:ascii="Times New Roman" w:hAnsi="Times New Roman" w:cs="Times New Roman"/>
          <w:sz w:val="24"/>
          <w:szCs w:val="24"/>
        </w:rPr>
        <w:t xml:space="preserve">Data for </w:t>
      </w:r>
      <w:r w:rsidR="009D36B3">
        <w:rPr>
          <w:rFonts w:ascii="Times New Roman" w:hAnsi="Times New Roman" w:cs="Times New Roman"/>
          <w:sz w:val="24"/>
          <w:szCs w:val="24"/>
        </w:rPr>
        <w:t>29</w:t>
      </w:r>
      <w:r w:rsidR="001B2098">
        <w:rPr>
          <w:rFonts w:ascii="Times New Roman" w:hAnsi="Times New Roman" w:cs="Times New Roman"/>
          <w:sz w:val="24"/>
          <w:szCs w:val="24"/>
        </w:rPr>
        <w:t xml:space="preserve"> </w:t>
      </w:r>
      <w:r w:rsidR="009D36B3">
        <w:rPr>
          <w:rFonts w:ascii="Times New Roman" w:hAnsi="Times New Roman" w:cs="Times New Roman"/>
          <w:sz w:val="24"/>
          <w:szCs w:val="24"/>
        </w:rPr>
        <w:t xml:space="preserve">teleconnection indices </w:t>
      </w:r>
      <w:r w:rsidR="002875A6">
        <w:rPr>
          <w:rFonts w:ascii="Times New Roman" w:hAnsi="Times New Roman" w:cs="Times New Roman"/>
          <w:sz w:val="24"/>
          <w:szCs w:val="24"/>
        </w:rPr>
        <w:t xml:space="preserve">(16 </w:t>
      </w:r>
      <w:r w:rsidR="003B0CCB">
        <w:rPr>
          <w:rFonts w:ascii="Times New Roman" w:hAnsi="Times New Roman" w:cs="Times New Roman"/>
          <w:sz w:val="24"/>
          <w:szCs w:val="24"/>
        </w:rPr>
        <w:t>with influence in the Northern Hemisphere</w:t>
      </w:r>
      <w:r w:rsidR="002875A6">
        <w:rPr>
          <w:rFonts w:ascii="Times New Roman" w:hAnsi="Times New Roman" w:cs="Times New Roman"/>
          <w:sz w:val="24"/>
          <w:szCs w:val="24"/>
        </w:rPr>
        <w:t xml:space="preserve">, </w:t>
      </w:r>
      <w:r w:rsidR="00966299">
        <w:rPr>
          <w:rFonts w:ascii="Times New Roman" w:hAnsi="Times New Roman" w:cs="Times New Roman"/>
          <w:sz w:val="24"/>
          <w:szCs w:val="24"/>
        </w:rPr>
        <w:t>six</w:t>
      </w:r>
      <w:r w:rsidR="009D554E">
        <w:rPr>
          <w:rFonts w:ascii="Times New Roman" w:hAnsi="Times New Roman" w:cs="Times New Roman"/>
          <w:sz w:val="24"/>
          <w:szCs w:val="24"/>
        </w:rPr>
        <w:t xml:space="preserve"> in the Southern Hemisphere</w:t>
      </w:r>
      <w:r w:rsidR="003B0CCB">
        <w:rPr>
          <w:rFonts w:ascii="Times New Roman" w:hAnsi="Times New Roman" w:cs="Times New Roman"/>
          <w:sz w:val="24"/>
          <w:szCs w:val="24"/>
        </w:rPr>
        <w:t xml:space="preserve">, and </w:t>
      </w:r>
      <w:r w:rsidR="00966299">
        <w:rPr>
          <w:rFonts w:ascii="Times New Roman" w:hAnsi="Times New Roman" w:cs="Times New Roman"/>
          <w:sz w:val="24"/>
          <w:szCs w:val="24"/>
        </w:rPr>
        <w:t>seven</w:t>
      </w:r>
      <w:r w:rsidR="003B0CCB">
        <w:rPr>
          <w:rFonts w:ascii="Times New Roman" w:hAnsi="Times New Roman" w:cs="Times New Roman"/>
          <w:sz w:val="24"/>
          <w:szCs w:val="24"/>
        </w:rPr>
        <w:t xml:space="preserve"> across the globe</w:t>
      </w:r>
      <w:r w:rsidR="002875A6">
        <w:rPr>
          <w:rFonts w:ascii="Times New Roman" w:hAnsi="Times New Roman" w:cs="Times New Roman"/>
          <w:sz w:val="24"/>
          <w:szCs w:val="24"/>
        </w:rPr>
        <w:t>)</w:t>
      </w:r>
      <w:r w:rsidR="003B0CCB">
        <w:rPr>
          <w:rFonts w:ascii="Times New Roman" w:hAnsi="Times New Roman" w:cs="Times New Roman"/>
          <w:sz w:val="24"/>
          <w:szCs w:val="24"/>
        </w:rPr>
        <w:t xml:space="preserve"> </w:t>
      </w:r>
      <w:r w:rsidR="001B2098">
        <w:rPr>
          <w:rFonts w:ascii="Times New Roman" w:hAnsi="Times New Roman" w:cs="Times New Roman"/>
          <w:sz w:val="24"/>
          <w:szCs w:val="24"/>
        </w:rPr>
        <w:t>was</w:t>
      </w:r>
      <w:r w:rsidR="009F30C7">
        <w:rPr>
          <w:rFonts w:ascii="Times New Roman" w:hAnsi="Times New Roman" w:cs="Times New Roman"/>
          <w:sz w:val="24"/>
          <w:szCs w:val="24"/>
        </w:rPr>
        <w:t xml:space="preserve"> </w:t>
      </w:r>
      <w:r w:rsidR="0019229D">
        <w:rPr>
          <w:rFonts w:ascii="Times New Roman" w:hAnsi="Times New Roman" w:cs="Times New Roman"/>
          <w:sz w:val="24"/>
          <w:szCs w:val="24"/>
        </w:rPr>
        <w:t>obtained from</w:t>
      </w:r>
      <w:r w:rsidR="00B8391B">
        <w:rPr>
          <w:rFonts w:ascii="Times New Roman" w:hAnsi="Times New Roman" w:cs="Times New Roman"/>
          <w:sz w:val="24"/>
          <w:szCs w:val="24"/>
        </w:rPr>
        <w:t xml:space="preserve"> the National Oceanic and Atmospheric Administration (NOAA)</w:t>
      </w:r>
      <w:r w:rsidR="001B2098">
        <w:rPr>
          <w:rFonts w:ascii="Times New Roman" w:hAnsi="Times New Roman" w:cs="Times New Roman"/>
          <w:sz w:val="24"/>
          <w:szCs w:val="24"/>
        </w:rPr>
        <w:t xml:space="preserve">. </w:t>
      </w:r>
      <w:r w:rsidR="000461F5">
        <w:rPr>
          <w:rFonts w:ascii="Times New Roman" w:hAnsi="Times New Roman" w:cs="Times New Roman"/>
          <w:sz w:val="24"/>
          <w:szCs w:val="24"/>
        </w:rPr>
        <w:t xml:space="preserve">Each month contains a </w:t>
      </w:r>
      <w:r w:rsidR="00956567">
        <w:rPr>
          <w:rFonts w:ascii="Times New Roman" w:hAnsi="Times New Roman" w:cs="Times New Roman"/>
          <w:sz w:val="24"/>
          <w:szCs w:val="24"/>
        </w:rPr>
        <w:t xml:space="preserve">mean </w:t>
      </w:r>
      <w:r w:rsidR="00904751">
        <w:rPr>
          <w:rFonts w:ascii="Times New Roman" w:hAnsi="Times New Roman" w:cs="Times New Roman"/>
          <w:sz w:val="24"/>
          <w:szCs w:val="24"/>
        </w:rPr>
        <w:t xml:space="preserve">index value for all </w:t>
      </w:r>
      <w:r w:rsidR="00B14A87">
        <w:rPr>
          <w:rFonts w:ascii="Times New Roman" w:hAnsi="Times New Roman" w:cs="Times New Roman"/>
          <w:sz w:val="24"/>
          <w:szCs w:val="24"/>
        </w:rPr>
        <w:t>teleconnections</w:t>
      </w:r>
      <w:r w:rsidR="00045ACD">
        <w:rPr>
          <w:rFonts w:ascii="Times New Roman" w:hAnsi="Times New Roman" w:cs="Times New Roman"/>
          <w:sz w:val="24"/>
          <w:szCs w:val="24"/>
        </w:rPr>
        <w:t>, where a positive (negative</w:t>
      </w:r>
      <w:r w:rsidR="002A4094">
        <w:rPr>
          <w:rFonts w:ascii="Times New Roman" w:hAnsi="Times New Roman" w:cs="Times New Roman"/>
          <w:sz w:val="24"/>
          <w:szCs w:val="24"/>
        </w:rPr>
        <w:t>)</w:t>
      </w:r>
      <w:r w:rsidR="00045ACD">
        <w:rPr>
          <w:rFonts w:ascii="Times New Roman" w:hAnsi="Times New Roman" w:cs="Times New Roman"/>
          <w:sz w:val="24"/>
          <w:szCs w:val="24"/>
        </w:rPr>
        <w:t xml:space="preserve"> value indicate</w:t>
      </w:r>
      <w:r w:rsidR="002A4094">
        <w:rPr>
          <w:rFonts w:ascii="Times New Roman" w:hAnsi="Times New Roman" w:cs="Times New Roman"/>
          <w:sz w:val="24"/>
          <w:szCs w:val="24"/>
        </w:rPr>
        <w:t>s</w:t>
      </w:r>
      <w:r w:rsidR="00045ACD">
        <w:rPr>
          <w:rFonts w:ascii="Times New Roman" w:hAnsi="Times New Roman" w:cs="Times New Roman"/>
          <w:sz w:val="24"/>
          <w:szCs w:val="24"/>
        </w:rPr>
        <w:t xml:space="preserve"> a positive (negative) phase</w:t>
      </w:r>
      <w:r w:rsidR="002A4094">
        <w:rPr>
          <w:rFonts w:ascii="Times New Roman" w:hAnsi="Times New Roman" w:cs="Times New Roman"/>
          <w:sz w:val="24"/>
          <w:szCs w:val="24"/>
        </w:rPr>
        <w:t xml:space="preserve">, except for ENSO3.4, which </w:t>
      </w:r>
      <w:r w:rsidR="0059383E">
        <w:rPr>
          <w:rFonts w:ascii="Times New Roman" w:hAnsi="Times New Roman" w:cs="Times New Roman"/>
          <w:sz w:val="24"/>
          <w:szCs w:val="24"/>
        </w:rPr>
        <w:t xml:space="preserve">additionally </w:t>
      </w:r>
      <w:r w:rsidR="002A4094">
        <w:rPr>
          <w:rFonts w:ascii="Times New Roman" w:hAnsi="Times New Roman" w:cs="Times New Roman"/>
          <w:sz w:val="24"/>
          <w:szCs w:val="24"/>
        </w:rPr>
        <w:t>contains a neutral phase between -0.5 and 0.5</w:t>
      </w:r>
      <w:r w:rsidR="000313C8">
        <w:rPr>
          <w:rFonts w:ascii="Times New Roman" w:hAnsi="Times New Roman" w:cs="Times New Roman"/>
          <w:sz w:val="24"/>
          <w:szCs w:val="24"/>
        </w:rPr>
        <w:t>. Climate anomaly data was retrieved from</w:t>
      </w:r>
      <w:r w:rsidR="009B7728">
        <w:rPr>
          <w:rFonts w:ascii="Times New Roman" w:hAnsi="Times New Roman" w:cs="Times New Roman"/>
          <w:sz w:val="24"/>
          <w:szCs w:val="24"/>
        </w:rPr>
        <w:t xml:space="preserve"> </w:t>
      </w:r>
      <w:r w:rsidR="009B7728" w:rsidRPr="009B7728">
        <w:rPr>
          <w:rFonts w:ascii="Times New Roman" w:hAnsi="Times New Roman" w:cs="Times New Roman"/>
          <w:sz w:val="24"/>
          <w:szCs w:val="24"/>
        </w:rPr>
        <w:t>European Centre for Medium-Range Weather Forecasts</w:t>
      </w:r>
      <w:r w:rsidR="009B7728">
        <w:rPr>
          <w:rFonts w:ascii="Times New Roman" w:hAnsi="Times New Roman" w:cs="Times New Roman"/>
          <w:sz w:val="24"/>
          <w:szCs w:val="24"/>
        </w:rPr>
        <w:t xml:space="preserve"> </w:t>
      </w:r>
      <w:r w:rsidR="00CC7703" w:rsidRPr="00CC7703">
        <w:rPr>
          <w:rFonts w:ascii="Times New Roman" w:hAnsi="Times New Roman" w:cs="Times New Roman"/>
          <w:sz w:val="24"/>
          <w:szCs w:val="24"/>
        </w:rPr>
        <w:t>Reanalysis v5 (ERA5</w:t>
      </w:r>
      <w:r w:rsidR="00B11ABC">
        <w:rPr>
          <w:rFonts w:ascii="Times New Roman" w:hAnsi="Times New Roman" w:cs="Times New Roman"/>
          <w:sz w:val="24"/>
          <w:szCs w:val="24"/>
        </w:rPr>
        <w:t>; Hersbach et al. 2020</w:t>
      </w:r>
      <w:r w:rsidR="00CC7703" w:rsidRPr="00CC7703">
        <w:rPr>
          <w:rFonts w:ascii="Times New Roman" w:hAnsi="Times New Roman" w:cs="Times New Roman"/>
          <w:sz w:val="24"/>
          <w:szCs w:val="24"/>
        </w:rPr>
        <w:t>)</w:t>
      </w:r>
      <w:r w:rsidR="009B7728">
        <w:rPr>
          <w:rFonts w:ascii="Times New Roman" w:hAnsi="Times New Roman" w:cs="Times New Roman"/>
          <w:sz w:val="24"/>
          <w:szCs w:val="24"/>
        </w:rPr>
        <w:t xml:space="preserve">. </w:t>
      </w:r>
      <w:r w:rsidR="00572BCB">
        <w:rPr>
          <w:rFonts w:ascii="Times New Roman" w:hAnsi="Times New Roman" w:cs="Times New Roman"/>
          <w:sz w:val="24"/>
          <w:szCs w:val="24"/>
        </w:rPr>
        <w:t xml:space="preserve">The monthly value </w:t>
      </w:r>
      <w:r w:rsidR="00A2529F">
        <w:rPr>
          <w:rFonts w:ascii="Times New Roman" w:hAnsi="Times New Roman" w:cs="Times New Roman"/>
          <w:sz w:val="24"/>
          <w:szCs w:val="24"/>
        </w:rPr>
        <w:t>represents the spatial mean in each region</w:t>
      </w:r>
      <w:r w:rsidR="002F735A">
        <w:rPr>
          <w:rFonts w:ascii="Times New Roman" w:hAnsi="Times New Roman" w:cs="Times New Roman"/>
          <w:sz w:val="24"/>
          <w:szCs w:val="24"/>
        </w:rPr>
        <w:t xml:space="preserve">. </w:t>
      </w:r>
      <w:r w:rsidR="002F799E">
        <w:rPr>
          <w:rFonts w:ascii="Times New Roman" w:hAnsi="Times New Roman" w:cs="Times New Roman"/>
          <w:sz w:val="24"/>
          <w:szCs w:val="24"/>
        </w:rPr>
        <w:t>The v</w:t>
      </w:r>
      <w:r w:rsidR="007034CC">
        <w:rPr>
          <w:rFonts w:ascii="Times New Roman" w:hAnsi="Times New Roman" w:cs="Times New Roman"/>
          <w:sz w:val="24"/>
          <w:szCs w:val="24"/>
        </w:rPr>
        <w:t xml:space="preserve">ariables downloaded </w:t>
      </w:r>
      <w:r w:rsidR="00D77D27">
        <w:rPr>
          <w:rFonts w:ascii="Times New Roman" w:hAnsi="Times New Roman" w:cs="Times New Roman"/>
          <w:sz w:val="24"/>
          <w:szCs w:val="24"/>
        </w:rPr>
        <w:t>were</w:t>
      </w:r>
      <w:r w:rsidR="002F799E">
        <w:rPr>
          <w:rFonts w:ascii="Times New Roman" w:hAnsi="Times New Roman" w:cs="Times New Roman"/>
          <w:sz w:val="24"/>
          <w:szCs w:val="24"/>
        </w:rPr>
        <w:t xml:space="preserve"> </w:t>
      </w:r>
      <w:r w:rsidR="00D77D27">
        <w:rPr>
          <w:rFonts w:ascii="Times New Roman" w:hAnsi="Times New Roman" w:cs="Times New Roman"/>
          <w:sz w:val="24"/>
          <w:szCs w:val="24"/>
        </w:rPr>
        <w:t xml:space="preserve">2-meter air </w:t>
      </w:r>
      <w:r w:rsidR="006317A4">
        <w:rPr>
          <w:rFonts w:ascii="Times New Roman" w:hAnsi="Times New Roman" w:cs="Times New Roman"/>
          <w:sz w:val="24"/>
          <w:szCs w:val="24"/>
        </w:rPr>
        <w:t>t</w:t>
      </w:r>
      <w:r w:rsidR="006A6413">
        <w:rPr>
          <w:rFonts w:ascii="Times New Roman" w:hAnsi="Times New Roman" w:cs="Times New Roman"/>
          <w:sz w:val="24"/>
          <w:szCs w:val="24"/>
        </w:rPr>
        <w:t>emperature</w:t>
      </w:r>
      <w:r w:rsidR="006E5213">
        <w:rPr>
          <w:rFonts w:ascii="Times New Roman" w:hAnsi="Times New Roman" w:cs="Times New Roman"/>
          <w:sz w:val="24"/>
          <w:szCs w:val="24"/>
        </w:rPr>
        <w:t xml:space="preserve"> </w:t>
      </w:r>
      <w:r w:rsidR="00D77D27">
        <w:rPr>
          <w:rFonts w:ascii="Times New Roman" w:hAnsi="Times New Roman" w:cs="Times New Roman"/>
          <w:sz w:val="24"/>
          <w:szCs w:val="24"/>
        </w:rPr>
        <w:t>(</w:t>
      </w:r>
      <w:r w:rsidR="00B92AA2">
        <w:rPr>
          <w:rFonts w:ascii="Times New Roman" w:hAnsi="Times New Roman" w:cs="Times New Roman"/>
          <w:sz w:val="24"/>
          <w:szCs w:val="24"/>
        </w:rPr>
        <w:t>T2M</w:t>
      </w:r>
      <w:r w:rsidR="00D77D27">
        <w:rPr>
          <w:rFonts w:ascii="Times New Roman" w:hAnsi="Times New Roman" w:cs="Times New Roman"/>
          <w:sz w:val="24"/>
          <w:szCs w:val="24"/>
        </w:rPr>
        <w:t>) and total precipitation (</w:t>
      </w:r>
      <w:r w:rsidR="00B92AA2">
        <w:rPr>
          <w:rFonts w:ascii="Times New Roman" w:hAnsi="Times New Roman" w:cs="Times New Roman"/>
          <w:sz w:val="24"/>
          <w:szCs w:val="24"/>
        </w:rPr>
        <w:t>TP</w:t>
      </w:r>
      <w:r w:rsidR="00D77D27">
        <w:rPr>
          <w:rFonts w:ascii="Times New Roman" w:hAnsi="Times New Roman" w:cs="Times New Roman"/>
          <w:sz w:val="24"/>
          <w:szCs w:val="24"/>
        </w:rPr>
        <w:t>).</w:t>
      </w:r>
      <w:r w:rsidR="00B92AA2">
        <w:rPr>
          <w:rFonts w:ascii="Times New Roman" w:hAnsi="Times New Roman" w:cs="Times New Roman"/>
          <w:sz w:val="24"/>
          <w:szCs w:val="24"/>
        </w:rPr>
        <w:t xml:space="preserve"> </w:t>
      </w:r>
      <w:r w:rsidR="00FF0670">
        <w:rPr>
          <w:rFonts w:ascii="Times New Roman" w:hAnsi="Times New Roman" w:cs="Times New Roman"/>
          <w:sz w:val="24"/>
          <w:szCs w:val="24"/>
        </w:rPr>
        <w:t>The baseline</w:t>
      </w:r>
      <w:r w:rsidR="00B92AA2">
        <w:rPr>
          <w:rFonts w:ascii="Times New Roman" w:hAnsi="Times New Roman" w:cs="Times New Roman"/>
          <w:sz w:val="24"/>
          <w:szCs w:val="24"/>
        </w:rPr>
        <w:t xml:space="preserve"> period of 1980-2010 was used to calculate </w:t>
      </w:r>
      <w:r w:rsidR="002B2B5F">
        <w:rPr>
          <w:rFonts w:ascii="Times New Roman" w:hAnsi="Times New Roman" w:cs="Times New Roman"/>
          <w:sz w:val="24"/>
          <w:szCs w:val="24"/>
        </w:rPr>
        <w:t>temperature anomaly</w:t>
      </w:r>
      <w:r w:rsidR="00E20AD4">
        <w:rPr>
          <w:rFonts w:ascii="Times New Roman" w:hAnsi="Times New Roman" w:cs="Times New Roman"/>
          <w:sz w:val="24"/>
          <w:szCs w:val="24"/>
        </w:rPr>
        <w:t xml:space="preserve"> </w:t>
      </w:r>
      <w:r w:rsidR="00FF0670">
        <w:rPr>
          <w:rFonts w:ascii="Times New Roman" w:hAnsi="Times New Roman" w:cs="Times New Roman"/>
          <w:sz w:val="24"/>
          <w:szCs w:val="24"/>
        </w:rPr>
        <w:lastRenderedPageBreak/>
        <w:t>(T2M_Anom)</w:t>
      </w:r>
      <w:r w:rsidR="002B2B5F">
        <w:rPr>
          <w:rFonts w:ascii="Times New Roman" w:hAnsi="Times New Roman" w:cs="Times New Roman"/>
          <w:sz w:val="24"/>
          <w:szCs w:val="24"/>
        </w:rPr>
        <w:t xml:space="preserve">, precipitation anomaly (TP_Anom), </w:t>
      </w:r>
      <w:r w:rsidR="004A30AF">
        <w:rPr>
          <w:rFonts w:ascii="Times New Roman" w:hAnsi="Times New Roman" w:cs="Times New Roman"/>
          <w:sz w:val="24"/>
          <w:szCs w:val="24"/>
        </w:rPr>
        <w:t>standardized temperature anomaly (T2M_Std), and standardized precipitation anomaly (TP_Std).</w:t>
      </w:r>
      <w:r w:rsidR="00074D64">
        <w:rPr>
          <w:rFonts w:ascii="Times New Roman" w:hAnsi="Times New Roman" w:cs="Times New Roman"/>
          <w:sz w:val="24"/>
          <w:szCs w:val="24"/>
        </w:rPr>
        <w:t xml:space="preserve"> </w:t>
      </w:r>
    </w:p>
    <w:p w14:paraId="50C2E6A0" w14:textId="548793C4" w:rsidR="00A51D7C" w:rsidRPr="00E96421" w:rsidRDefault="00811209" w:rsidP="00BA38FE">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These climate anomalies were detrended to remove low-frequency variability </w:t>
      </w:r>
      <w:r w:rsidR="0098226E">
        <w:rPr>
          <w:rFonts w:ascii="Times New Roman" w:hAnsi="Times New Roman" w:cs="Times New Roman"/>
          <w:sz w:val="24"/>
          <w:szCs w:val="24"/>
        </w:rPr>
        <w:t xml:space="preserve">associated with long-term climate trends. Without detrending, </w:t>
      </w:r>
      <w:r w:rsidR="00056D8C">
        <w:rPr>
          <w:rFonts w:ascii="Times New Roman" w:hAnsi="Times New Roman" w:cs="Times New Roman"/>
          <w:sz w:val="24"/>
          <w:szCs w:val="24"/>
        </w:rPr>
        <w:t>time series are inherently nonlinear and contain natural trends</w:t>
      </w:r>
      <w:r w:rsidR="008D77AB">
        <w:rPr>
          <w:rFonts w:ascii="Times New Roman" w:hAnsi="Times New Roman" w:cs="Times New Roman"/>
          <w:sz w:val="24"/>
          <w:szCs w:val="24"/>
        </w:rPr>
        <w:t xml:space="preserve"> (Wu et al. 2007).</w:t>
      </w:r>
      <w:r w:rsidR="00100F3E">
        <w:rPr>
          <w:rFonts w:ascii="Times New Roman" w:hAnsi="Times New Roman" w:cs="Times New Roman"/>
          <w:sz w:val="24"/>
          <w:szCs w:val="24"/>
        </w:rPr>
        <w:t xml:space="preserve"> To pull out more accurate representations in the climate anomalies, the detrending was conducted to separate </w:t>
      </w:r>
      <w:r w:rsidR="00BA38FE">
        <w:rPr>
          <w:rFonts w:ascii="Times New Roman" w:hAnsi="Times New Roman" w:cs="Times New Roman"/>
          <w:sz w:val="24"/>
          <w:szCs w:val="24"/>
        </w:rPr>
        <w:t>any long-term trends from the variability components.</w:t>
      </w:r>
      <w:r w:rsidR="00437D9F">
        <w:rPr>
          <w:rFonts w:ascii="Times New Roman" w:hAnsi="Times New Roman" w:cs="Times New Roman"/>
          <w:sz w:val="24"/>
          <w:szCs w:val="24"/>
        </w:rPr>
        <w:t xml:space="preserve"> This ensures that the </w:t>
      </w:r>
      <w:r w:rsidR="007F3614">
        <w:rPr>
          <w:rFonts w:ascii="Times New Roman" w:hAnsi="Times New Roman" w:cs="Times New Roman"/>
          <w:sz w:val="24"/>
          <w:szCs w:val="24"/>
        </w:rPr>
        <w:t xml:space="preserve">climate </w:t>
      </w:r>
      <w:r w:rsidR="00437D9F">
        <w:rPr>
          <w:rFonts w:ascii="Times New Roman" w:hAnsi="Times New Roman" w:cs="Times New Roman"/>
          <w:sz w:val="24"/>
          <w:szCs w:val="24"/>
        </w:rPr>
        <w:t xml:space="preserve">data being used for correlation analysis and model input </w:t>
      </w:r>
      <w:r w:rsidR="00776C40">
        <w:rPr>
          <w:rFonts w:ascii="Times New Roman" w:hAnsi="Times New Roman" w:cs="Times New Roman"/>
          <w:sz w:val="24"/>
          <w:szCs w:val="24"/>
        </w:rPr>
        <w:t>properly reflects interannual and decadal variability</w:t>
      </w:r>
      <w:r w:rsidR="007F3614">
        <w:rPr>
          <w:rFonts w:ascii="Times New Roman" w:hAnsi="Times New Roman" w:cs="Times New Roman"/>
          <w:sz w:val="24"/>
          <w:szCs w:val="24"/>
        </w:rPr>
        <w:t>.</w:t>
      </w:r>
    </w:p>
    <w:p w14:paraId="64548542" w14:textId="04C955E6" w:rsidR="008E79A0" w:rsidRDefault="00EC7FC2" w:rsidP="003313AA">
      <w:pPr>
        <w:pStyle w:val="Heading2"/>
      </w:pPr>
      <w:bookmarkStart w:id="9" w:name="_Toc228125600"/>
      <w:r>
        <w:t>c</w:t>
      </w:r>
      <w:r w:rsidR="008E79A0">
        <w:t>.    Correlation Analysis</w:t>
      </w:r>
      <w:bookmarkEnd w:id="9"/>
    </w:p>
    <w:p w14:paraId="575018DD" w14:textId="68D243E0" w:rsidR="003E2252" w:rsidRPr="00580A14" w:rsidRDefault="0059383E" w:rsidP="00A2370B">
      <w:pPr>
        <w:spacing w:line="480" w:lineRule="auto"/>
        <w:rPr>
          <w:rFonts w:ascii="Times New Roman" w:hAnsi="Times New Roman" w:cs="Times New Roman"/>
          <w:sz w:val="24"/>
          <w:szCs w:val="24"/>
        </w:rPr>
      </w:pPr>
      <w:r>
        <w:rPr>
          <w:rFonts w:ascii="Times New Roman" w:hAnsi="Times New Roman" w:cs="Times New Roman"/>
          <w:sz w:val="24"/>
          <w:szCs w:val="24"/>
        </w:rPr>
        <w:tab/>
      </w:r>
      <w:r w:rsidR="002928F7">
        <w:rPr>
          <w:rFonts w:ascii="Times New Roman" w:hAnsi="Times New Roman" w:cs="Times New Roman"/>
          <w:sz w:val="24"/>
          <w:szCs w:val="24"/>
        </w:rPr>
        <w:t xml:space="preserve">Monthly teleconnection index values were aligned with the corresponding </w:t>
      </w:r>
      <w:r w:rsidR="00494980">
        <w:rPr>
          <w:rFonts w:ascii="Times New Roman" w:hAnsi="Times New Roman" w:cs="Times New Roman"/>
          <w:sz w:val="24"/>
          <w:szCs w:val="24"/>
        </w:rPr>
        <w:t xml:space="preserve">ERA5 </w:t>
      </w:r>
      <w:r w:rsidR="00382401">
        <w:rPr>
          <w:rFonts w:ascii="Times New Roman" w:hAnsi="Times New Roman" w:cs="Times New Roman"/>
          <w:sz w:val="24"/>
          <w:szCs w:val="24"/>
        </w:rPr>
        <w:t>climate</w:t>
      </w:r>
      <w:r w:rsidR="003A2F29">
        <w:rPr>
          <w:rFonts w:ascii="Times New Roman" w:hAnsi="Times New Roman" w:cs="Times New Roman"/>
          <w:sz w:val="24"/>
          <w:szCs w:val="24"/>
        </w:rPr>
        <w:t xml:space="preserve"> anomaly values </w:t>
      </w:r>
      <w:r w:rsidR="008D0FCA">
        <w:rPr>
          <w:rFonts w:ascii="Times New Roman" w:hAnsi="Times New Roman" w:cs="Times New Roman"/>
          <w:sz w:val="24"/>
          <w:szCs w:val="24"/>
        </w:rPr>
        <w:t>from the CSV files</w:t>
      </w:r>
      <w:r w:rsidR="00382401">
        <w:rPr>
          <w:rFonts w:ascii="Times New Roman" w:hAnsi="Times New Roman" w:cs="Times New Roman"/>
          <w:sz w:val="24"/>
          <w:szCs w:val="24"/>
        </w:rPr>
        <w:t xml:space="preserve"> </w:t>
      </w:r>
      <w:r w:rsidR="003A2F29">
        <w:rPr>
          <w:rFonts w:ascii="Times New Roman" w:hAnsi="Times New Roman" w:cs="Times New Roman"/>
          <w:sz w:val="24"/>
          <w:szCs w:val="24"/>
        </w:rPr>
        <w:t xml:space="preserve">into </w:t>
      </w:r>
      <w:r w:rsidR="00C517F8">
        <w:rPr>
          <w:rFonts w:ascii="Times New Roman" w:hAnsi="Times New Roman" w:cs="Times New Roman"/>
          <w:sz w:val="24"/>
          <w:szCs w:val="24"/>
        </w:rPr>
        <w:t xml:space="preserve">Network Common Data Form (netCDF) </w:t>
      </w:r>
      <w:r w:rsidR="00A2370B">
        <w:rPr>
          <w:rFonts w:ascii="Times New Roman" w:hAnsi="Times New Roman" w:cs="Times New Roman"/>
          <w:sz w:val="24"/>
          <w:szCs w:val="24"/>
        </w:rPr>
        <w:t>files for</w:t>
      </w:r>
      <w:r w:rsidR="00D41622">
        <w:rPr>
          <w:rFonts w:ascii="Times New Roman" w:hAnsi="Times New Roman" w:cs="Times New Roman"/>
          <w:sz w:val="24"/>
          <w:szCs w:val="24"/>
        </w:rPr>
        <w:t xml:space="preserve"> </w:t>
      </w:r>
      <w:r w:rsidR="00A2370B">
        <w:rPr>
          <w:rFonts w:ascii="Times New Roman" w:hAnsi="Times New Roman" w:cs="Times New Roman"/>
          <w:sz w:val="24"/>
          <w:szCs w:val="24"/>
        </w:rPr>
        <w:t>comparison</w:t>
      </w:r>
      <w:r w:rsidR="00494980">
        <w:rPr>
          <w:rFonts w:ascii="Times New Roman" w:hAnsi="Times New Roman" w:cs="Times New Roman"/>
          <w:sz w:val="24"/>
          <w:szCs w:val="24"/>
        </w:rPr>
        <w:t xml:space="preserve"> by hemisphere. </w:t>
      </w:r>
      <w:r w:rsidR="00B01EB2">
        <w:rPr>
          <w:rFonts w:ascii="Times New Roman" w:hAnsi="Times New Roman" w:cs="Times New Roman"/>
          <w:sz w:val="24"/>
          <w:szCs w:val="24"/>
        </w:rPr>
        <w:t xml:space="preserve">Pearson correlation (r) was calculated </w:t>
      </w:r>
      <w:r w:rsidR="00F62FF1">
        <w:rPr>
          <w:rFonts w:ascii="Times New Roman" w:hAnsi="Times New Roman" w:cs="Times New Roman"/>
          <w:sz w:val="24"/>
          <w:szCs w:val="24"/>
        </w:rPr>
        <w:t xml:space="preserve">for each region </w:t>
      </w:r>
      <w:r w:rsidR="007F6D94">
        <w:rPr>
          <w:rFonts w:ascii="Times New Roman" w:hAnsi="Times New Roman" w:cs="Times New Roman"/>
          <w:sz w:val="24"/>
          <w:szCs w:val="24"/>
        </w:rPr>
        <w:t>using</w:t>
      </w:r>
      <w:r w:rsidR="00F62FF1">
        <w:rPr>
          <w:rFonts w:ascii="Times New Roman" w:hAnsi="Times New Roman" w:cs="Times New Roman"/>
          <w:sz w:val="24"/>
          <w:szCs w:val="24"/>
        </w:rPr>
        <w:t xml:space="preserve"> </w:t>
      </w:r>
      <w:r w:rsidR="007F6D94">
        <w:rPr>
          <w:rFonts w:ascii="Times New Roman" w:hAnsi="Times New Roman" w:cs="Times New Roman"/>
          <w:sz w:val="24"/>
          <w:szCs w:val="24"/>
        </w:rPr>
        <w:t>both global teleconnections and relevant hemisphere teleconnections</w:t>
      </w:r>
      <w:r w:rsidR="00986A69">
        <w:rPr>
          <w:rFonts w:ascii="Times New Roman" w:hAnsi="Times New Roman" w:cs="Times New Roman"/>
          <w:sz w:val="24"/>
          <w:szCs w:val="24"/>
        </w:rPr>
        <w:t xml:space="preserve"> with temperature and precipitation standardized anomaly data.</w:t>
      </w:r>
      <w:r w:rsidR="00B4181E">
        <w:rPr>
          <w:rFonts w:ascii="Times New Roman" w:hAnsi="Times New Roman" w:cs="Times New Roman"/>
          <w:sz w:val="24"/>
          <w:szCs w:val="24"/>
        </w:rPr>
        <w:t xml:space="preserve"> In this study, </w:t>
      </w:r>
      <w:r w:rsidR="00E17346">
        <w:rPr>
          <w:rFonts w:ascii="Times New Roman" w:hAnsi="Times New Roman" w:cs="Times New Roman"/>
          <w:sz w:val="24"/>
          <w:szCs w:val="24"/>
        </w:rPr>
        <w:t>correlation strengths are arbitrarily defined as weak (r &lt; 0.3</w:t>
      </w:r>
      <w:r w:rsidR="008C079B">
        <w:rPr>
          <w:rFonts w:ascii="Times New Roman" w:hAnsi="Times New Roman" w:cs="Times New Roman"/>
          <w:sz w:val="24"/>
          <w:szCs w:val="24"/>
        </w:rPr>
        <w:t>0</w:t>
      </w:r>
      <w:r w:rsidR="00E17346">
        <w:rPr>
          <w:rFonts w:ascii="Times New Roman" w:hAnsi="Times New Roman" w:cs="Times New Roman"/>
          <w:sz w:val="24"/>
          <w:szCs w:val="24"/>
        </w:rPr>
        <w:t>), moderate (</w:t>
      </w:r>
      <w:r w:rsidR="008C079B">
        <w:rPr>
          <w:rFonts w:ascii="Times New Roman" w:hAnsi="Times New Roman" w:cs="Times New Roman"/>
          <w:sz w:val="24"/>
          <w:szCs w:val="24"/>
        </w:rPr>
        <w:t xml:space="preserve">0.30 </w:t>
      </w:r>
      <m:oMath>
        <m:r>
          <w:rPr>
            <w:rFonts w:ascii="Cambria Math" w:hAnsi="Cambria Math" w:cs="Times New Roman"/>
            <w:sz w:val="24"/>
            <w:szCs w:val="24"/>
          </w:rPr>
          <m:t>≤</m:t>
        </m:r>
        <m:r>
          <w:rPr>
            <w:rFonts w:ascii="Cambria Math" w:hAnsi="Times New Roman" w:cs="Times New Roman"/>
            <w:sz w:val="24"/>
            <w:szCs w:val="24"/>
          </w:rPr>
          <m:t xml:space="preserve"> </m:t>
        </m:r>
      </m:oMath>
      <w:r w:rsidR="00E17346">
        <w:rPr>
          <w:rFonts w:ascii="Times New Roman" w:hAnsi="Times New Roman" w:cs="Times New Roman"/>
          <w:sz w:val="24"/>
          <w:szCs w:val="24"/>
        </w:rPr>
        <w:t xml:space="preserve">r </w:t>
      </w:r>
      <w:r w:rsidR="008C079B">
        <w:rPr>
          <w:rFonts w:ascii="Times New Roman" w:hAnsi="Times New Roman" w:cs="Times New Roman"/>
          <w:sz w:val="24"/>
          <w:szCs w:val="24"/>
        </w:rPr>
        <w:t xml:space="preserve">&lt; </w:t>
      </w:r>
      <w:r w:rsidR="008C079B">
        <w:rPr>
          <w:rFonts w:ascii="Times New Roman" w:eastAsiaTheme="minorEastAsia" w:hAnsi="Times New Roman" w:cs="Times New Roman"/>
          <w:sz w:val="24"/>
          <w:szCs w:val="24"/>
        </w:rPr>
        <w:t>0.50</w:t>
      </w:r>
      <w:r w:rsidR="00E17346">
        <w:rPr>
          <w:rFonts w:ascii="Times New Roman" w:hAnsi="Times New Roman" w:cs="Times New Roman"/>
          <w:sz w:val="24"/>
          <w:szCs w:val="24"/>
        </w:rPr>
        <w:t>)</w:t>
      </w:r>
      <w:r w:rsidR="008C079B">
        <w:rPr>
          <w:rFonts w:ascii="Times New Roman" w:hAnsi="Times New Roman" w:cs="Times New Roman"/>
          <w:sz w:val="24"/>
          <w:szCs w:val="24"/>
        </w:rPr>
        <w:t xml:space="preserve">, and strong (r </w:t>
      </w:r>
      <m:oMath>
        <m:r>
          <w:rPr>
            <w:rFonts w:ascii="Cambria Math" w:hAnsi="Cambria Math" w:cs="Times New Roman"/>
            <w:sz w:val="24"/>
            <w:szCs w:val="24"/>
          </w:rPr>
          <m:t>≥</m:t>
        </m:r>
      </m:oMath>
      <w:r w:rsidR="002A306F">
        <w:rPr>
          <w:rFonts w:ascii="Times New Roman" w:hAnsi="Times New Roman" w:cs="Times New Roman"/>
          <w:sz w:val="24"/>
          <w:szCs w:val="24"/>
        </w:rPr>
        <w:t xml:space="preserve"> </w:t>
      </w:r>
      <w:r w:rsidR="008C079B">
        <w:rPr>
          <w:rFonts w:ascii="Times New Roman" w:hAnsi="Times New Roman" w:cs="Times New Roman"/>
          <w:sz w:val="24"/>
          <w:szCs w:val="24"/>
        </w:rPr>
        <w:t xml:space="preserve">0.50). </w:t>
      </w:r>
      <w:r w:rsidR="00986A69">
        <w:rPr>
          <w:rFonts w:ascii="Times New Roman" w:hAnsi="Times New Roman" w:cs="Times New Roman"/>
          <w:sz w:val="24"/>
          <w:szCs w:val="24"/>
        </w:rPr>
        <w:t xml:space="preserve">Initial analysis was </w:t>
      </w:r>
      <w:r w:rsidR="00F67A4A">
        <w:rPr>
          <w:rFonts w:ascii="Times New Roman" w:hAnsi="Times New Roman" w:cs="Times New Roman"/>
          <w:sz w:val="24"/>
          <w:szCs w:val="24"/>
        </w:rPr>
        <w:t xml:space="preserve">mostly </w:t>
      </w:r>
      <w:r w:rsidR="00986A69">
        <w:rPr>
          <w:rFonts w:ascii="Times New Roman" w:hAnsi="Times New Roman" w:cs="Times New Roman"/>
          <w:sz w:val="24"/>
          <w:szCs w:val="24"/>
        </w:rPr>
        <w:t xml:space="preserve">conducted </w:t>
      </w:r>
      <w:r w:rsidR="00F67A4A">
        <w:rPr>
          <w:rFonts w:ascii="Times New Roman" w:hAnsi="Times New Roman" w:cs="Times New Roman"/>
          <w:sz w:val="24"/>
          <w:szCs w:val="24"/>
        </w:rPr>
        <w:t xml:space="preserve">amongst all months, but there was some </w:t>
      </w:r>
      <w:r w:rsidR="00F1696E">
        <w:rPr>
          <w:rFonts w:ascii="Times New Roman" w:hAnsi="Times New Roman" w:cs="Times New Roman"/>
          <w:sz w:val="24"/>
          <w:szCs w:val="24"/>
        </w:rPr>
        <w:t>explor</w:t>
      </w:r>
      <w:r w:rsidR="004E2440">
        <w:rPr>
          <w:rFonts w:ascii="Times New Roman" w:hAnsi="Times New Roman" w:cs="Times New Roman"/>
          <w:sz w:val="24"/>
          <w:szCs w:val="24"/>
        </w:rPr>
        <w:t>ation of</w:t>
      </w:r>
      <w:r w:rsidR="00F1696E">
        <w:rPr>
          <w:rFonts w:ascii="Times New Roman" w:hAnsi="Times New Roman" w:cs="Times New Roman"/>
          <w:sz w:val="24"/>
          <w:szCs w:val="24"/>
        </w:rPr>
        <w:t xml:space="preserve"> </w:t>
      </w:r>
      <w:r w:rsidR="00B1474D">
        <w:rPr>
          <w:rFonts w:ascii="Times New Roman" w:hAnsi="Times New Roman" w:cs="Times New Roman"/>
          <w:sz w:val="24"/>
          <w:szCs w:val="24"/>
        </w:rPr>
        <w:t>intra-</w:t>
      </w:r>
      <w:r w:rsidR="004E2440">
        <w:rPr>
          <w:rFonts w:ascii="Times New Roman" w:hAnsi="Times New Roman" w:cs="Times New Roman"/>
          <w:sz w:val="24"/>
          <w:szCs w:val="24"/>
        </w:rPr>
        <w:t>annual</w:t>
      </w:r>
      <w:r w:rsidR="00F1696E">
        <w:rPr>
          <w:rFonts w:ascii="Times New Roman" w:hAnsi="Times New Roman" w:cs="Times New Roman"/>
          <w:sz w:val="24"/>
          <w:szCs w:val="24"/>
        </w:rPr>
        <w:t xml:space="preserve"> variations.</w:t>
      </w:r>
      <w:r w:rsidR="00513A79">
        <w:rPr>
          <w:rFonts w:ascii="Times New Roman" w:hAnsi="Times New Roman" w:cs="Times New Roman"/>
          <w:sz w:val="24"/>
          <w:szCs w:val="24"/>
        </w:rPr>
        <w:t xml:space="preserve"> </w:t>
      </w:r>
      <w:r w:rsidR="00105B9A">
        <w:rPr>
          <w:rFonts w:ascii="Times New Roman" w:hAnsi="Times New Roman" w:cs="Times New Roman"/>
          <w:sz w:val="24"/>
          <w:szCs w:val="24"/>
        </w:rPr>
        <w:t xml:space="preserve">R-Squared </w:t>
      </w:r>
      <w:r w:rsidR="0023079D">
        <w:rPr>
          <w:rFonts w:ascii="Times New Roman" w:hAnsi="Times New Roman" w:cs="Times New Roman"/>
          <w:sz w:val="24"/>
          <w:szCs w:val="24"/>
        </w:rPr>
        <w:t>(</w:t>
      </w:r>
      <m:oMath>
        <m:sSup>
          <m:sSupPr>
            <m:ctrlPr>
              <w:rPr>
                <w:rFonts w:ascii="Cambria Math" w:hAnsi="Cambria Math" w:cs="Times New Roman"/>
                <w:sz w:val="24"/>
                <w:szCs w:val="24"/>
              </w:rPr>
            </m:ctrlPr>
          </m:sSupPr>
          <m:e>
            <m:r>
              <m:rPr>
                <m:sty m:val="p"/>
              </m:rPr>
              <w:rPr>
                <w:rFonts w:ascii="Cambria Math" w:hAnsi="Cambria Math" w:cs="Times New Roman"/>
                <w:sz w:val="24"/>
                <w:szCs w:val="24"/>
              </w:rPr>
              <m:t>R</m:t>
            </m:r>
          </m:e>
          <m:sup>
            <m:r>
              <m:rPr>
                <m:sty m:val="p"/>
              </m:rPr>
              <w:rPr>
                <w:rFonts w:ascii="Cambria Math" w:hAnsi="Cambria Math" w:cs="Times New Roman"/>
                <w:sz w:val="24"/>
                <w:szCs w:val="24"/>
              </w:rPr>
              <m:t>2</m:t>
            </m:r>
          </m:sup>
        </m:sSup>
      </m:oMath>
      <w:r w:rsidR="0023079D">
        <w:rPr>
          <w:rFonts w:ascii="Times New Roman" w:hAnsi="Times New Roman" w:cs="Times New Roman"/>
          <w:sz w:val="24"/>
          <w:szCs w:val="24"/>
        </w:rPr>
        <w:t xml:space="preserve">) </w:t>
      </w:r>
      <w:r w:rsidR="00105B9A">
        <w:rPr>
          <w:rFonts w:ascii="Times New Roman" w:hAnsi="Times New Roman" w:cs="Times New Roman"/>
          <w:sz w:val="24"/>
          <w:szCs w:val="24"/>
        </w:rPr>
        <w:t>was also calculated for each</w:t>
      </w:r>
      <w:r w:rsidR="0023079D">
        <w:rPr>
          <w:rFonts w:ascii="Times New Roman" w:hAnsi="Times New Roman" w:cs="Times New Roman"/>
          <w:sz w:val="24"/>
          <w:szCs w:val="24"/>
        </w:rPr>
        <w:t xml:space="preserve"> instance to</w:t>
      </w:r>
      <w:r w:rsidR="00FE3E2B">
        <w:rPr>
          <w:rFonts w:ascii="Times New Roman" w:hAnsi="Times New Roman" w:cs="Times New Roman"/>
          <w:sz w:val="24"/>
          <w:szCs w:val="24"/>
        </w:rPr>
        <w:t xml:space="preserve"> </w:t>
      </w:r>
      <w:r w:rsidR="001F4A26">
        <w:rPr>
          <w:rFonts w:ascii="Times New Roman" w:hAnsi="Times New Roman" w:cs="Times New Roman"/>
          <w:sz w:val="24"/>
          <w:szCs w:val="24"/>
        </w:rPr>
        <w:t>show</w:t>
      </w:r>
      <w:r w:rsidR="00FE3E2B">
        <w:rPr>
          <w:rFonts w:ascii="Times New Roman" w:hAnsi="Times New Roman" w:cs="Times New Roman"/>
          <w:sz w:val="24"/>
          <w:szCs w:val="24"/>
        </w:rPr>
        <w:t xml:space="preserve"> the</w:t>
      </w:r>
      <w:r w:rsidR="0023079D">
        <w:rPr>
          <w:rFonts w:ascii="Times New Roman" w:hAnsi="Times New Roman" w:cs="Times New Roman"/>
          <w:sz w:val="24"/>
          <w:szCs w:val="24"/>
        </w:rPr>
        <w:t xml:space="preserve"> </w:t>
      </w:r>
      <w:r w:rsidR="00FE3E2B" w:rsidRPr="00FE3E2B">
        <w:rPr>
          <w:rFonts w:ascii="Times New Roman" w:hAnsi="Times New Roman" w:cs="Times New Roman"/>
          <w:sz w:val="24"/>
          <w:szCs w:val="24"/>
        </w:rPr>
        <w:t xml:space="preserve">proportion of variance in a dependent variable explained by independent variables </w:t>
      </w:r>
      <w:r w:rsidR="00C551FD">
        <w:rPr>
          <w:rFonts w:ascii="Times New Roman" w:hAnsi="Times New Roman" w:cs="Times New Roman"/>
          <w:sz w:val="24"/>
          <w:szCs w:val="24"/>
        </w:rPr>
        <w:t>through a</w:t>
      </w:r>
      <w:r w:rsidR="00FE3E2B" w:rsidRPr="00FE3E2B">
        <w:rPr>
          <w:rFonts w:ascii="Times New Roman" w:hAnsi="Times New Roman" w:cs="Times New Roman"/>
          <w:sz w:val="24"/>
          <w:szCs w:val="24"/>
        </w:rPr>
        <w:t xml:space="preserve"> regression model</w:t>
      </w:r>
      <w:r w:rsidR="00C551FD">
        <w:rPr>
          <w:rFonts w:ascii="Times New Roman" w:hAnsi="Times New Roman" w:cs="Times New Roman"/>
          <w:sz w:val="24"/>
          <w:szCs w:val="24"/>
        </w:rPr>
        <w:t>.</w:t>
      </w:r>
      <w:r w:rsidR="00E22F86">
        <w:rPr>
          <w:rFonts w:ascii="Times New Roman" w:hAnsi="Times New Roman" w:cs="Times New Roman"/>
          <w:sz w:val="24"/>
          <w:szCs w:val="24"/>
        </w:rPr>
        <w:t xml:space="preserve"> To perform a statistical analysis</w:t>
      </w:r>
      <w:r w:rsidR="003F2359">
        <w:rPr>
          <w:rFonts w:ascii="Times New Roman" w:hAnsi="Times New Roman" w:cs="Times New Roman"/>
          <w:sz w:val="24"/>
          <w:szCs w:val="24"/>
        </w:rPr>
        <w:t>, the Pearson p-value</w:t>
      </w:r>
      <w:r w:rsidR="002B4F90">
        <w:rPr>
          <w:rFonts w:ascii="Times New Roman" w:hAnsi="Times New Roman" w:cs="Times New Roman"/>
          <w:sz w:val="24"/>
          <w:szCs w:val="24"/>
        </w:rPr>
        <w:t xml:space="preserve"> was calculated for each</w:t>
      </w:r>
      <w:r w:rsidR="00B12CCD">
        <w:rPr>
          <w:rFonts w:ascii="Times New Roman" w:hAnsi="Times New Roman" w:cs="Times New Roman"/>
          <w:sz w:val="24"/>
          <w:szCs w:val="24"/>
        </w:rPr>
        <w:t>. Correlations with a p-value less than 0.05 were deemed to be statistically significant</w:t>
      </w:r>
      <w:r w:rsidR="00943032">
        <w:rPr>
          <w:rFonts w:ascii="Times New Roman" w:hAnsi="Times New Roman" w:cs="Times New Roman"/>
          <w:sz w:val="24"/>
          <w:szCs w:val="24"/>
        </w:rPr>
        <w:t xml:space="preserve">, and </w:t>
      </w:r>
      <w:r w:rsidR="00A4696A">
        <w:rPr>
          <w:rFonts w:ascii="Times New Roman" w:hAnsi="Times New Roman" w:cs="Times New Roman"/>
          <w:sz w:val="24"/>
          <w:szCs w:val="24"/>
        </w:rPr>
        <w:t>a</w:t>
      </w:r>
      <w:r w:rsidR="0046276A">
        <w:rPr>
          <w:rFonts w:ascii="Times New Roman" w:hAnsi="Times New Roman" w:cs="Times New Roman"/>
          <w:sz w:val="24"/>
          <w:szCs w:val="24"/>
        </w:rPr>
        <w:t xml:space="preserve"> p-value less than 0.01 </w:t>
      </w:r>
      <w:r w:rsidR="00A36D40">
        <w:rPr>
          <w:rFonts w:ascii="Times New Roman" w:hAnsi="Times New Roman" w:cs="Times New Roman"/>
          <w:sz w:val="24"/>
          <w:szCs w:val="24"/>
        </w:rPr>
        <w:t xml:space="preserve">as </w:t>
      </w:r>
      <w:r w:rsidR="0046276A">
        <w:rPr>
          <w:rFonts w:ascii="Times New Roman" w:hAnsi="Times New Roman" w:cs="Times New Roman"/>
          <w:sz w:val="24"/>
          <w:szCs w:val="24"/>
        </w:rPr>
        <w:t>very statistically significant</w:t>
      </w:r>
      <w:r w:rsidR="00B12CCD">
        <w:rPr>
          <w:rFonts w:ascii="Times New Roman" w:hAnsi="Times New Roman" w:cs="Times New Roman"/>
          <w:sz w:val="24"/>
          <w:szCs w:val="24"/>
        </w:rPr>
        <w:t>.</w:t>
      </w:r>
      <w:r w:rsidR="00B83457">
        <w:rPr>
          <w:rFonts w:ascii="Times New Roman" w:hAnsi="Times New Roman" w:cs="Times New Roman"/>
          <w:sz w:val="24"/>
          <w:szCs w:val="24"/>
        </w:rPr>
        <w:t xml:space="preserve"> </w:t>
      </w:r>
      <w:r w:rsidR="00513A79">
        <w:rPr>
          <w:rFonts w:ascii="Times New Roman" w:hAnsi="Times New Roman" w:cs="Times New Roman"/>
          <w:sz w:val="24"/>
          <w:szCs w:val="24"/>
        </w:rPr>
        <w:t>The P</w:t>
      </w:r>
      <w:r w:rsidR="000E25CA">
        <w:rPr>
          <w:rFonts w:ascii="Times New Roman" w:hAnsi="Times New Roman" w:cs="Times New Roman"/>
          <w:sz w:val="24"/>
          <w:szCs w:val="24"/>
        </w:rPr>
        <w:t>e</w:t>
      </w:r>
      <w:r w:rsidR="00513A79">
        <w:rPr>
          <w:rFonts w:ascii="Times New Roman" w:hAnsi="Times New Roman" w:cs="Times New Roman"/>
          <w:sz w:val="24"/>
          <w:szCs w:val="24"/>
        </w:rPr>
        <w:t>arson r and p-values are used to determine which teleconnection indices may prove useful in the prediction of climate anomalies in a m</w:t>
      </w:r>
      <w:r w:rsidR="000E25CA">
        <w:rPr>
          <w:rFonts w:ascii="Times New Roman" w:hAnsi="Times New Roman" w:cs="Times New Roman"/>
          <w:sz w:val="24"/>
          <w:szCs w:val="24"/>
        </w:rPr>
        <w:t xml:space="preserve">odel. </w:t>
      </w:r>
      <w:r w:rsidR="00B83457">
        <w:rPr>
          <w:rFonts w:ascii="Times New Roman" w:hAnsi="Times New Roman" w:cs="Times New Roman"/>
          <w:sz w:val="24"/>
          <w:szCs w:val="24"/>
        </w:rPr>
        <w:t xml:space="preserve">In each region, </w:t>
      </w:r>
      <w:r w:rsidR="00AE7DD8">
        <w:rPr>
          <w:rFonts w:ascii="Times New Roman" w:hAnsi="Times New Roman" w:cs="Times New Roman"/>
          <w:sz w:val="24"/>
          <w:szCs w:val="24"/>
        </w:rPr>
        <w:t>the top ten warmest and coldest</w:t>
      </w:r>
      <w:r w:rsidR="005F27C9">
        <w:rPr>
          <w:rFonts w:ascii="Times New Roman" w:hAnsi="Times New Roman" w:cs="Times New Roman"/>
          <w:sz w:val="24"/>
          <w:szCs w:val="24"/>
        </w:rPr>
        <w:t xml:space="preserve"> </w:t>
      </w:r>
      <w:r w:rsidR="001F4A26">
        <w:rPr>
          <w:rFonts w:ascii="Times New Roman" w:hAnsi="Times New Roman" w:cs="Times New Roman"/>
          <w:sz w:val="24"/>
          <w:szCs w:val="24"/>
        </w:rPr>
        <w:t xml:space="preserve">(wettest and driest) </w:t>
      </w:r>
      <w:r w:rsidR="005F27C9">
        <w:rPr>
          <w:rFonts w:ascii="Times New Roman" w:hAnsi="Times New Roman" w:cs="Times New Roman"/>
          <w:sz w:val="24"/>
          <w:szCs w:val="24"/>
        </w:rPr>
        <w:t>months</w:t>
      </w:r>
      <w:r w:rsidR="001F4A26">
        <w:rPr>
          <w:rFonts w:ascii="Times New Roman" w:hAnsi="Times New Roman" w:cs="Times New Roman"/>
          <w:sz w:val="24"/>
          <w:szCs w:val="24"/>
        </w:rPr>
        <w:t xml:space="preserve"> for temperature anomaly (precipitation </w:t>
      </w:r>
      <w:r w:rsidR="001F4A26">
        <w:rPr>
          <w:rFonts w:ascii="Times New Roman" w:hAnsi="Times New Roman" w:cs="Times New Roman"/>
          <w:sz w:val="24"/>
          <w:szCs w:val="24"/>
        </w:rPr>
        <w:lastRenderedPageBreak/>
        <w:t>anomaly)</w:t>
      </w:r>
      <w:r w:rsidR="005F27C9">
        <w:rPr>
          <w:rFonts w:ascii="Times New Roman" w:hAnsi="Times New Roman" w:cs="Times New Roman"/>
          <w:sz w:val="24"/>
          <w:szCs w:val="24"/>
        </w:rPr>
        <w:t xml:space="preserve"> for each teleconnection index are also </w:t>
      </w:r>
      <w:r w:rsidR="001F4A26">
        <w:rPr>
          <w:rFonts w:ascii="Times New Roman" w:hAnsi="Times New Roman" w:cs="Times New Roman"/>
          <w:sz w:val="24"/>
          <w:szCs w:val="24"/>
        </w:rPr>
        <w:t>highlighted</w:t>
      </w:r>
      <w:r w:rsidR="00673C49">
        <w:rPr>
          <w:rFonts w:ascii="Times New Roman" w:hAnsi="Times New Roman" w:cs="Times New Roman"/>
          <w:sz w:val="24"/>
          <w:szCs w:val="24"/>
        </w:rPr>
        <w:t xml:space="preserve"> for </w:t>
      </w:r>
      <w:r w:rsidR="00E24989">
        <w:rPr>
          <w:rFonts w:ascii="Times New Roman" w:hAnsi="Times New Roman" w:cs="Times New Roman"/>
          <w:sz w:val="24"/>
          <w:szCs w:val="24"/>
        </w:rPr>
        <w:t>further reference and investigation.</w:t>
      </w:r>
    </w:p>
    <w:p w14:paraId="57BC2924" w14:textId="47BE89B3" w:rsidR="00A03848" w:rsidRDefault="00EC7FC2" w:rsidP="003313AA">
      <w:pPr>
        <w:pStyle w:val="Heading2"/>
      </w:pPr>
      <w:bookmarkStart w:id="10" w:name="_Toc228125601"/>
      <w:r>
        <w:t>d</w:t>
      </w:r>
      <w:r w:rsidR="004B6559">
        <w:t xml:space="preserve">.    </w:t>
      </w:r>
      <w:r w:rsidR="0D9A84A0">
        <w:t xml:space="preserve">Statistical </w:t>
      </w:r>
      <w:r w:rsidR="004B6559">
        <w:t>Model Design</w:t>
      </w:r>
      <w:bookmarkEnd w:id="10"/>
    </w:p>
    <w:p w14:paraId="1057748C" w14:textId="2AC76483" w:rsidR="003E2252" w:rsidRDefault="00AE2FEF" w:rsidP="003E2252">
      <w:r>
        <w:rPr>
          <w:noProof/>
        </w:rPr>
        <w:drawing>
          <wp:inline distT="0" distB="0" distL="0" distR="0" wp14:anchorId="3E67B953" wp14:editId="4F3B8217">
            <wp:extent cx="5994262" cy="2417407"/>
            <wp:effectExtent l="0" t="0" r="6985" b="2540"/>
            <wp:docPr id="192249320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493207" name="Picture 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94262" cy="2417407"/>
                    </a:xfrm>
                    <a:prstGeom prst="rect">
                      <a:avLst/>
                    </a:prstGeom>
                  </pic:spPr>
                </pic:pic>
              </a:graphicData>
            </a:graphic>
          </wp:inline>
        </w:drawing>
      </w:r>
    </w:p>
    <w:p w14:paraId="5766DF1D" w14:textId="752C7801" w:rsidR="00AE2FEF" w:rsidRPr="00AE2FEF" w:rsidRDefault="00AE2FEF" w:rsidP="00AE2FEF">
      <w:pPr>
        <w:pStyle w:val="Caption"/>
        <w:spacing w:after="360"/>
        <w:jc w:val="center"/>
        <w:rPr>
          <w:rFonts w:ascii="Times New Roman" w:eastAsia="Times New Roman" w:hAnsi="Times New Roman" w:cs="Times New Roman"/>
          <w:color w:val="auto"/>
          <w:sz w:val="24"/>
          <w:szCs w:val="24"/>
        </w:rPr>
      </w:pPr>
      <w:r w:rsidRPr="07D3E810">
        <w:rPr>
          <w:rFonts w:ascii="Times New Roman" w:eastAsia="Times New Roman" w:hAnsi="Times New Roman" w:cs="Times New Roman"/>
          <w:color w:val="auto"/>
          <w:sz w:val="24"/>
          <w:szCs w:val="24"/>
        </w:rPr>
        <w:t xml:space="preserve">Figure </w:t>
      </w:r>
      <w:r>
        <w:rPr>
          <w:rFonts w:ascii="Times New Roman" w:hAnsi="Times New Roman" w:cs="Times New Roman"/>
          <w:sz w:val="24"/>
          <w:szCs w:val="24"/>
        </w:rPr>
        <w:t>3</w:t>
      </w:r>
      <w:r w:rsidRPr="07D3E810">
        <w:rPr>
          <w:rFonts w:ascii="Times New Roman" w:eastAsia="Times New Roman" w:hAnsi="Times New Roman" w:cs="Times New Roman"/>
          <w:color w:val="auto"/>
          <w:sz w:val="24"/>
          <w:szCs w:val="24"/>
        </w:rPr>
        <w:t xml:space="preserve">. </w:t>
      </w:r>
      <w:r>
        <w:rPr>
          <w:rFonts w:ascii="Times New Roman" w:eastAsia="Times New Roman" w:hAnsi="Times New Roman" w:cs="Times New Roman"/>
          <w:color w:val="auto"/>
          <w:sz w:val="24"/>
          <w:szCs w:val="24"/>
        </w:rPr>
        <w:t xml:space="preserve">Workflow for building </w:t>
      </w:r>
      <w:r w:rsidR="00480EDF">
        <w:rPr>
          <w:rFonts w:ascii="Times New Roman" w:eastAsia="Times New Roman" w:hAnsi="Times New Roman" w:cs="Times New Roman"/>
          <w:color w:val="auto"/>
          <w:sz w:val="24"/>
          <w:szCs w:val="24"/>
        </w:rPr>
        <w:t>multi-linear regression models.</w:t>
      </w:r>
    </w:p>
    <w:p w14:paraId="21CB7F53" w14:textId="7756B496" w:rsidR="008E79A0" w:rsidRDefault="00B009E8" w:rsidP="00953427">
      <w:pPr>
        <w:spacing w:line="480" w:lineRule="auto"/>
        <w:rPr>
          <w:rFonts w:ascii="Times New Roman" w:hAnsi="Times New Roman" w:cs="Times New Roman"/>
          <w:sz w:val="24"/>
          <w:szCs w:val="24"/>
        </w:rPr>
      </w:pPr>
      <w:r>
        <w:tab/>
      </w:r>
      <w:r w:rsidR="00953427">
        <w:rPr>
          <w:rFonts w:ascii="Times New Roman" w:hAnsi="Times New Roman" w:cs="Times New Roman"/>
          <w:sz w:val="24"/>
          <w:szCs w:val="24"/>
        </w:rPr>
        <w:t>To predict monthly climate anomalies in each region</w:t>
      </w:r>
      <w:r>
        <w:rPr>
          <w:rFonts w:ascii="Times New Roman" w:hAnsi="Times New Roman" w:cs="Times New Roman"/>
          <w:sz w:val="24"/>
          <w:szCs w:val="24"/>
        </w:rPr>
        <w:t xml:space="preserve">, a </w:t>
      </w:r>
      <w:r w:rsidR="00721C12">
        <w:rPr>
          <w:rFonts w:ascii="Times New Roman" w:hAnsi="Times New Roman" w:cs="Times New Roman"/>
          <w:sz w:val="24"/>
          <w:szCs w:val="24"/>
        </w:rPr>
        <w:t>multi</w:t>
      </w:r>
      <w:r w:rsidR="00784B99">
        <w:rPr>
          <w:rFonts w:ascii="Times New Roman" w:hAnsi="Times New Roman" w:cs="Times New Roman"/>
          <w:sz w:val="24"/>
          <w:szCs w:val="24"/>
        </w:rPr>
        <w:t>ple</w:t>
      </w:r>
      <w:r w:rsidR="00721C12">
        <w:rPr>
          <w:rFonts w:ascii="Times New Roman" w:hAnsi="Times New Roman" w:cs="Times New Roman"/>
          <w:sz w:val="24"/>
          <w:szCs w:val="24"/>
        </w:rPr>
        <w:t xml:space="preserve"> linear</w:t>
      </w:r>
      <w:r w:rsidR="00953427">
        <w:rPr>
          <w:rFonts w:ascii="Times New Roman" w:hAnsi="Times New Roman" w:cs="Times New Roman"/>
          <w:sz w:val="24"/>
          <w:szCs w:val="24"/>
        </w:rPr>
        <w:t xml:space="preserve"> regression </w:t>
      </w:r>
      <w:r w:rsidR="00784B99">
        <w:rPr>
          <w:rFonts w:ascii="Times New Roman" w:hAnsi="Times New Roman" w:cs="Times New Roman"/>
          <w:sz w:val="24"/>
          <w:szCs w:val="24"/>
        </w:rPr>
        <w:t xml:space="preserve">(MLR) </w:t>
      </w:r>
      <w:r w:rsidR="00953427">
        <w:rPr>
          <w:rFonts w:ascii="Times New Roman" w:hAnsi="Times New Roman" w:cs="Times New Roman"/>
          <w:sz w:val="24"/>
          <w:szCs w:val="24"/>
        </w:rPr>
        <w:t xml:space="preserve">model framework </w:t>
      </w:r>
      <w:r w:rsidR="004B17F9">
        <w:rPr>
          <w:rFonts w:ascii="Times New Roman" w:hAnsi="Times New Roman" w:cs="Times New Roman"/>
          <w:sz w:val="24"/>
          <w:szCs w:val="24"/>
        </w:rPr>
        <w:t>was</w:t>
      </w:r>
      <w:r w:rsidR="00953427">
        <w:rPr>
          <w:rFonts w:ascii="Times New Roman" w:hAnsi="Times New Roman" w:cs="Times New Roman"/>
          <w:sz w:val="24"/>
          <w:szCs w:val="24"/>
        </w:rPr>
        <w:t xml:space="preserve"> developed</w:t>
      </w:r>
      <w:r w:rsidR="003A0A54">
        <w:rPr>
          <w:rFonts w:ascii="Times New Roman" w:hAnsi="Times New Roman" w:cs="Times New Roman"/>
          <w:sz w:val="24"/>
          <w:szCs w:val="24"/>
        </w:rPr>
        <w:t xml:space="preserve"> to </w:t>
      </w:r>
      <w:r w:rsidR="00FB13B4">
        <w:rPr>
          <w:rFonts w:ascii="Times New Roman" w:hAnsi="Times New Roman" w:cs="Times New Roman"/>
          <w:sz w:val="24"/>
          <w:szCs w:val="24"/>
        </w:rPr>
        <w:t>account for complimentary influences of several teleconnections</w:t>
      </w:r>
      <w:r w:rsidR="00D365A4">
        <w:rPr>
          <w:rFonts w:ascii="Times New Roman" w:hAnsi="Times New Roman" w:cs="Times New Roman"/>
          <w:sz w:val="24"/>
          <w:szCs w:val="24"/>
        </w:rPr>
        <w:t>.</w:t>
      </w:r>
      <w:r w:rsidR="00953427">
        <w:rPr>
          <w:rFonts w:ascii="Times New Roman" w:hAnsi="Times New Roman" w:cs="Times New Roman"/>
          <w:sz w:val="24"/>
          <w:szCs w:val="24"/>
        </w:rPr>
        <w:t xml:space="preserve"> </w:t>
      </w:r>
      <w:r w:rsidR="00784B99">
        <w:rPr>
          <w:rFonts w:ascii="Times New Roman" w:hAnsi="Times New Roman" w:cs="Times New Roman"/>
          <w:sz w:val="24"/>
          <w:szCs w:val="24"/>
        </w:rPr>
        <w:t>MLR</w:t>
      </w:r>
      <w:r w:rsidR="007260D7">
        <w:rPr>
          <w:rFonts w:ascii="Times New Roman" w:hAnsi="Times New Roman" w:cs="Times New Roman"/>
          <w:sz w:val="24"/>
          <w:szCs w:val="24"/>
        </w:rPr>
        <w:t xml:space="preserve"> analysis considers the input of several predictors</w:t>
      </w:r>
      <w:r w:rsidR="00A547B4">
        <w:rPr>
          <w:rFonts w:ascii="Times New Roman" w:hAnsi="Times New Roman" w:cs="Times New Roman"/>
          <w:sz w:val="24"/>
          <w:szCs w:val="24"/>
        </w:rPr>
        <w:t xml:space="preserve"> </w:t>
      </w:r>
      <w:r w:rsidR="00997018">
        <w:rPr>
          <w:rFonts w:ascii="Times New Roman" w:hAnsi="Times New Roman" w:cs="Times New Roman"/>
          <w:sz w:val="24"/>
          <w:szCs w:val="24"/>
        </w:rPr>
        <w:t xml:space="preserve">to develop a relationship with </w:t>
      </w:r>
      <w:r w:rsidR="00781C75">
        <w:rPr>
          <w:rFonts w:ascii="Times New Roman" w:hAnsi="Times New Roman" w:cs="Times New Roman"/>
          <w:sz w:val="24"/>
          <w:szCs w:val="24"/>
        </w:rPr>
        <w:t xml:space="preserve">and </w:t>
      </w:r>
      <w:r w:rsidR="00CE03F7">
        <w:rPr>
          <w:rFonts w:ascii="Times New Roman" w:hAnsi="Times New Roman" w:cs="Times New Roman"/>
          <w:sz w:val="24"/>
          <w:szCs w:val="24"/>
        </w:rPr>
        <w:t>produce</w:t>
      </w:r>
      <w:r w:rsidR="00997018">
        <w:rPr>
          <w:rFonts w:ascii="Times New Roman" w:hAnsi="Times New Roman" w:cs="Times New Roman"/>
          <w:sz w:val="24"/>
          <w:szCs w:val="24"/>
        </w:rPr>
        <w:t xml:space="preserve"> a </w:t>
      </w:r>
      <w:r w:rsidR="00CE03F7">
        <w:rPr>
          <w:rFonts w:ascii="Times New Roman" w:hAnsi="Times New Roman" w:cs="Times New Roman"/>
          <w:sz w:val="24"/>
          <w:szCs w:val="24"/>
        </w:rPr>
        <w:t>prediction of</w:t>
      </w:r>
      <w:r w:rsidR="00997018">
        <w:rPr>
          <w:rFonts w:ascii="Times New Roman" w:hAnsi="Times New Roman" w:cs="Times New Roman"/>
          <w:sz w:val="24"/>
          <w:szCs w:val="24"/>
        </w:rPr>
        <w:t xml:space="preserve"> a continuous </w:t>
      </w:r>
      <w:r w:rsidR="001E0109">
        <w:rPr>
          <w:rFonts w:ascii="Times New Roman" w:hAnsi="Times New Roman" w:cs="Times New Roman"/>
          <w:sz w:val="24"/>
          <w:szCs w:val="24"/>
        </w:rPr>
        <w:t>response variable (</w:t>
      </w:r>
      <w:r w:rsidR="00A547B4" w:rsidRPr="00A547B4">
        <w:rPr>
          <w:rFonts w:ascii="Times New Roman" w:hAnsi="Times New Roman" w:cs="Times New Roman"/>
          <w:sz w:val="24"/>
          <w:szCs w:val="24"/>
        </w:rPr>
        <w:t>Alexopoulos</w:t>
      </w:r>
      <w:r w:rsidR="00A547B4">
        <w:rPr>
          <w:rFonts w:ascii="Times New Roman" w:hAnsi="Times New Roman" w:cs="Times New Roman"/>
          <w:sz w:val="24"/>
          <w:szCs w:val="24"/>
        </w:rPr>
        <w:t xml:space="preserve"> 2010</w:t>
      </w:r>
      <w:r w:rsidR="001E0109">
        <w:rPr>
          <w:rFonts w:ascii="Times New Roman" w:hAnsi="Times New Roman" w:cs="Times New Roman"/>
          <w:sz w:val="24"/>
          <w:szCs w:val="24"/>
        </w:rPr>
        <w:t xml:space="preserve">). </w:t>
      </w:r>
      <w:r w:rsidR="00A547B4">
        <w:rPr>
          <w:rFonts w:ascii="Times New Roman" w:hAnsi="Times New Roman" w:cs="Times New Roman"/>
          <w:sz w:val="24"/>
          <w:szCs w:val="24"/>
        </w:rPr>
        <w:t xml:space="preserve">In the context of this project, the </w:t>
      </w:r>
      <w:r w:rsidR="00DC3092">
        <w:rPr>
          <w:rFonts w:ascii="Times New Roman" w:hAnsi="Times New Roman" w:cs="Times New Roman"/>
          <w:sz w:val="24"/>
          <w:szCs w:val="24"/>
        </w:rPr>
        <w:t xml:space="preserve">predictors are the teleconnection </w:t>
      </w:r>
      <w:r w:rsidR="003F2A01">
        <w:rPr>
          <w:rFonts w:ascii="Times New Roman" w:hAnsi="Times New Roman" w:cs="Times New Roman"/>
          <w:sz w:val="24"/>
          <w:szCs w:val="24"/>
        </w:rPr>
        <w:t>indices,</w:t>
      </w:r>
      <w:r w:rsidR="00DC3092">
        <w:rPr>
          <w:rFonts w:ascii="Times New Roman" w:hAnsi="Times New Roman" w:cs="Times New Roman"/>
          <w:sz w:val="24"/>
          <w:szCs w:val="24"/>
        </w:rPr>
        <w:t xml:space="preserve"> and the </w:t>
      </w:r>
      <w:r w:rsidR="00203858">
        <w:rPr>
          <w:rFonts w:ascii="Times New Roman" w:hAnsi="Times New Roman" w:cs="Times New Roman"/>
          <w:sz w:val="24"/>
          <w:szCs w:val="24"/>
        </w:rPr>
        <w:t xml:space="preserve">response variable is the </w:t>
      </w:r>
      <w:r w:rsidR="003F2A01">
        <w:rPr>
          <w:rFonts w:ascii="Times New Roman" w:hAnsi="Times New Roman" w:cs="Times New Roman"/>
          <w:sz w:val="24"/>
          <w:szCs w:val="24"/>
        </w:rPr>
        <w:t xml:space="preserve">resulting T2M or TP anomaly. </w:t>
      </w:r>
      <w:r w:rsidR="00921833">
        <w:rPr>
          <w:rFonts w:ascii="Times New Roman" w:hAnsi="Times New Roman" w:cs="Times New Roman"/>
          <w:sz w:val="24"/>
          <w:szCs w:val="24"/>
        </w:rPr>
        <w:t>Given</w:t>
      </w:r>
      <w:r w:rsidR="00D365A4">
        <w:rPr>
          <w:rFonts w:ascii="Times New Roman" w:hAnsi="Times New Roman" w:cs="Times New Roman"/>
          <w:sz w:val="24"/>
          <w:szCs w:val="24"/>
        </w:rPr>
        <w:t xml:space="preserve"> </w:t>
      </w:r>
      <w:r w:rsidR="00554625">
        <w:rPr>
          <w:rFonts w:ascii="Times New Roman" w:hAnsi="Times New Roman" w:cs="Times New Roman"/>
          <w:sz w:val="24"/>
          <w:szCs w:val="24"/>
        </w:rPr>
        <w:t xml:space="preserve">the wide-ranging intra-annual variability that exists </w:t>
      </w:r>
      <w:r w:rsidR="00A060C3">
        <w:rPr>
          <w:rFonts w:ascii="Times New Roman" w:hAnsi="Times New Roman" w:cs="Times New Roman"/>
          <w:sz w:val="24"/>
          <w:szCs w:val="24"/>
        </w:rPr>
        <w:t xml:space="preserve">amongst </w:t>
      </w:r>
      <w:r w:rsidR="00BD0950">
        <w:rPr>
          <w:rFonts w:ascii="Times New Roman" w:hAnsi="Times New Roman" w:cs="Times New Roman"/>
          <w:sz w:val="24"/>
          <w:szCs w:val="24"/>
        </w:rPr>
        <w:t xml:space="preserve">teleconnection correlations with climate anomalies, </w:t>
      </w:r>
      <w:r w:rsidR="004D2EBF">
        <w:rPr>
          <w:rFonts w:ascii="Times New Roman" w:hAnsi="Times New Roman" w:cs="Times New Roman"/>
          <w:sz w:val="24"/>
          <w:szCs w:val="24"/>
        </w:rPr>
        <w:t xml:space="preserve">a month-specific approach will </w:t>
      </w:r>
      <w:r w:rsidR="005C373D">
        <w:rPr>
          <w:rFonts w:ascii="Times New Roman" w:hAnsi="Times New Roman" w:cs="Times New Roman"/>
          <w:sz w:val="24"/>
          <w:szCs w:val="24"/>
        </w:rPr>
        <w:t>be needed to manage such discrepancies.</w:t>
      </w:r>
      <w:r w:rsidR="00A573DB">
        <w:rPr>
          <w:rFonts w:ascii="Times New Roman" w:hAnsi="Times New Roman" w:cs="Times New Roman"/>
          <w:sz w:val="24"/>
          <w:szCs w:val="24"/>
        </w:rPr>
        <w:t xml:space="preserve"> </w:t>
      </w:r>
      <w:r w:rsidR="00F37B8C">
        <w:rPr>
          <w:rFonts w:ascii="Times New Roman" w:hAnsi="Times New Roman" w:cs="Times New Roman"/>
          <w:sz w:val="24"/>
          <w:szCs w:val="24"/>
        </w:rPr>
        <w:t>Lag time for teleconnection correlations are both difficult to determine and incorporate into these models, but assuming that observed teleconnections</w:t>
      </w:r>
      <w:r w:rsidR="00CD13AA">
        <w:rPr>
          <w:rFonts w:ascii="Times New Roman" w:hAnsi="Times New Roman" w:cs="Times New Roman"/>
          <w:sz w:val="24"/>
          <w:szCs w:val="24"/>
        </w:rPr>
        <w:t xml:space="preserve"> are used as input, </w:t>
      </w:r>
      <w:r w:rsidR="00E16D4A">
        <w:rPr>
          <w:rFonts w:ascii="Times New Roman" w:hAnsi="Times New Roman" w:cs="Times New Roman"/>
          <w:sz w:val="24"/>
          <w:szCs w:val="24"/>
        </w:rPr>
        <w:t xml:space="preserve">it is reasonable to produce output based on the next month’s historical correlations. This does not perfectly capture lag time, but </w:t>
      </w:r>
      <w:r w:rsidR="00F370AB">
        <w:rPr>
          <w:rFonts w:ascii="Times New Roman" w:hAnsi="Times New Roman" w:cs="Times New Roman"/>
          <w:sz w:val="24"/>
          <w:szCs w:val="24"/>
        </w:rPr>
        <w:t>it incorporates some amount of delay in</w:t>
      </w:r>
      <w:r w:rsidR="00245D0B">
        <w:rPr>
          <w:rFonts w:ascii="Times New Roman" w:hAnsi="Times New Roman" w:cs="Times New Roman"/>
          <w:sz w:val="24"/>
          <w:szCs w:val="24"/>
        </w:rPr>
        <w:t xml:space="preserve"> climate anomaly</w:t>
      </w:r>
      <w:r w:rsidR="00F370AB">
        <w:rPr>
          <w:rFonts w:ascii="Times New Roman" w:hAnsi="Times New Roman" w:cs="Times New Roman"/>
          <w:sz w:val="24"/>
          <w:szCs w:val="24"/>
        </w:rPr>
        <w:t xml:space="preserve"> response </w:t>
      </w:r>
      <w:r w:rsidR="00245D0B">
        <w:rPr>
          <w:rFonts w:ascii="Times New Roman" w:hAnsi="Times New Roman" w:cs="Times New Roman"/>
          <w:sz w:val="24"/>
          <w:szCs w:val="24"/>
        </w:rPr>
        <w:t>to</w:t>
      </w:r>
      <w:r w:rsidR="00F370AB">
        <w:rPr>
          <w:rFonts w:ascii="Times New Roman" w:hAnsi="Times New Roman" w:cs="Times New Roman"/>
          <w:sz w:val="24"/>
          <w:szCs w:val="24"/>
        </w:rPr>
        <w:t xml:space="preserve"> </w:t>
      </w:r>
      <w:r w:rsidR="00245D0B">
        <w:rPr>
          <w:rFonts w:ascii="Times New Roman" w:hAnsi="Times New Roman" w:cs="Times New Roman"/>
          <w:sz w:val="24"/>
          <w:szCs w:val="24"/>
        </w:rPr>
        <w:t>teleconnection indices</w:t>
      </w:r>
      <w:r w:rsidR="00F370AB">
        <w:rPr>
          <w:rFonts w:ascii="Times New Roman" w:hAnsi="Times New Roman" w:cs="Times New Roman"/>
          <w:sz w:val="24"/>
          <w:szCs w:val="24"/>
        </w:rPr>
        <w:t xml:space="preserve">. </w:t>
      </w:r>
      <w:r w:rsidR="005B54AE">
        <w:rPr>
          <w:rFonts w:ascii="Times New Roman" w:hAnsi="Times New Roman" w:cs="Times New Roman"/>
          <w:sz w:val="24"/>
          <w:szCs w:val="24"/>
        </w:rPr>
        <w:t>Building</w:t>
      </w:r>
      <w:r w:rsidR="000D6B39">
        <w:rPr>
          <w:rFonts w:ascii="Times New Roman" w:hAnsi="Times New Roman" w:cs="Times New Roman"/>
          <w:sz w:val="24"/>
          <w:szCs w:val="24"/>
        </w:rPr>
        <w:t xml:space="preserve"> </w:t>
      </w:r>
      <w:r w:rsidR="005C373D">
        <w:rPr>
          <w:rFonts w:ascii="Times New Roman" w:hAnsi="Times New Roman" w:cs="Times New Roman"/>
          <w:sz w:val="24"/>
          <w:szCs w:val="24"/>
        </w:rPr>
        <w:t>this</w:t>
      </w:r>
      <w:r w:rsidR="000D6B39">
        <w:rPr>
          <w:rFonts w:ascii="Times New Roman" w:hAnsi="Times New Roman" w:cs="Times New Roman"/>
          <w:sz w:val="24"/>
          <w:szCs w:val="24"/>
        </w:rPr>
        <w:t xml:space="preserve"> </w:t>
      </w:r>
      <w:r w:rsidR="00F370AB">
        <w:rPr>
          <w:rFonts w:ascii="Times New Roman" w:hAnsi="Times New Roman" w:cs="Times New Roman"/>
          <w:sz w:val="24"/>
          <w:szCs w:val="24"/>
        </w:rPr>
        <w:t>framework</w:t>
      </w:r>
      <w:r w:rsidR="00182AEC">
        <w:rPr>
          <w:rFonts w:ascii="Times New Roman" w:hAnsi="Times New Roman" w:cs="Times New Roman"/>
          <w:sz w:val="24"/>
          <w:szCs w:val="24"/>
        </w:rPr>
        <w:t xml:space="preserve"> </w:t>
      </w:r>
      <w:r w:rsidR="00F370AB">
        <w:rPr>
          <w:rFonts w:ascii="Times New Roman" w:hAnsi="Times New Roman" w:cs="Times New Roman"/>
          <w:sz w:val="24"/>
          <w:szCs w:val="24"/>
        </w:rPr>
        <w:t>required</w:t>
      </w:r>
      <w:r w:rsidR="00182AEC">
        <w:rPr>
          <w:rFonts w:ascii="Times New Roman" w:hAnsi="Times New Roman" w:cs="Times New Roman"/>
          <w:sz w:val="24"/>
          <w:szCs w:val="24"/>
        </w:rPr>
        <w:t xml:space="preserve"> </w:t>
      </w:r>
      <w:r w:rsidR="0008061E">
        <w:rPr>
          <w:rFonts w:ascii="Times New Roman" w:hAnsi="Times New Roman" w:cs="Times New Roman"/>
          <w:sz w:val="24"/>
          <w:szCs w:val="24"/>
        </w:rPr>
        <w:t xml:space="preserve">separating </w:t>
      </w:r>
      <w:r w:rsidR="0008061E">
        <w:rPr>
          <w:rFonts w:ascii="Times New Roman" w:hAnsi="Times New Roman" w:cs="Times New Roman"/>
          <w:sz w:val="24"/>
          <w:szCs w:val="24"/>
        </w:rPr>
        <w:lastRenderedPageBreak/>
        <w:t xml:space="preserve">observed </w:t>
      </w:r>
      <w:r w:rsidR="00C571AD">
        <w:rPr>
          <w:rFonts w:ascii="Times New Roman" w:hAnsi="Times New Roman" w:cs="Times New Roman"/>
          <w:sz w:val="24"/>
          <w:szCs w:val="24"/>
        </w:rPr>
        <w:t xml:space="preserve">correlations </w:t>
      </w:r>
      <w:r w:rsidR="00F90A61">
        <w:rPr>
          <w:rFonts w:ascii="Times New Roman" w:hAnsi="Times New Roman" w:cs="Times New Roman"/>
          <w:sz w:val="24"/>
          <w:szCs w:val="24"/>
        </w:rPr>
        <w:t xml:space="preserve">by month, region, and variable to best capture </w:t>
      </w:r>
      <w:r w:rsidR="00457BF0">
        <w:rPr>
          <w:rFonts w:ascii="Times New Roman" w:hAnsi="Times New Roman" w:cs="Times New Roman"/>
          <w:sz w:val="24"/>
          <w:szCs w:val="24"/>
        </w:rPr>
        <w:t xml:space="preserve">intricate relationships. This breakup resulted in </w:t>
      </w:r>
      <w:r w:rsidR="00F370AB">
        <w:rPr>
          <w:rFonts w:ascii="Times New Roman" w:hAnsi="Times New Roman" w:cs="Times New Roman"/>
          <w:sz w:val="24"/>
          <w:szCs w:val="24"/>
        </w:rPr>
        <w:t>3</w:t>
      </w:r>
      <w:r w:rsidR="000D0401">
        <w:rPr>
          <w:rFonts w:ascii="Times New Roman" w:hAnsi="Times New Roman" w:cs="Times New Roman"/>
          <w:sz w:val="24"/>
          <w:szCs w:val="24"/>
        </w:rPr>
        <w:t>12</w:t>
      </w:r>
      <w:r w:rsidR="005A60BC">
        <w:rPr>
          <w:rFonts w:ascii="Times New Roman" w:hAnsi="Times New Roman" w:cs="Times New Roman"/>
          <w:sz w:val="24"/>
          <w:szCs w:val="24"/>
        </w:rPr>
        <w:t xml:space="preserve"> </w:t>
      </w:r>
      <w:r w:rsidR="00F370AB">
        <w:rPr>
          <w:rFonts w:ascii="Times New Roman" w:hAnsi="Times New Roman" w:cs="Times New Roman"/>
          <w:sz w:val="24"/>
          <w:szCs w:val="24"/>
        </w:rPr>
        <w:t>unique</w:t>
      </w:r>
      <w:r w:rsidR="00A35E8F">
        <w:rPr>
          <w:rFonts w:ascii="Times New Roman" w:hAnsi="Times New Roman" w:cs="Times New Roman"/>
          <w:sz w:val="24"/>
          <w:szCs w:val="24"/>
        </w:rPr>
        <w:t xml:space="preserve"> </w:t>
      </w:r>
      <w:r w:rsidR="00F370AB">
        <w:rPr>
          <w:rFonts w:ascii="Times New Roman" w:hAnsi="Times New Roman" w:cs="Times New Roman"/>
          <w:sz w:val="24"/>
          <w:szCs w:val="24"/>
        </w:rPr>
        <w:t>multi-linear regression models</w:t>
      </w:r>
      <w:r w:rsidR="00457BF0">
        <w:rPr>
          <w:rFonts w:ascii="Times New Roman" w:hAnsi="Times New Roman" w:cs="Times New Roman"/>
          <w:sz w:val="24"/>
          <w:szCs w:val="24"/>
        </w:rPr>
        <w:t xml:space="preserve"> (12 months, 13 regions, 2 variables) </w:t>
      </w:r>
      <w:r w:rsidR="00245D0B">
        <w:rPr>
          <w:rFonts w:ascii="Times New Roman" w:hAnsi="Times New Roman" w:cs="Times New Roman"/>
          <w:sz w:val="24"/>
          <w:szCs w:val="24"/>
        </w:rPr>
        <w:t xml:space="preserve">with up to 75 data points for each </w:t>
      </w:r>
      <w:r w:rsidR="00480EDF">
        <w:rPr>
          <w:rFonts w:ascii="Times New Roman" w:hAnsi="Times New Roman" w:cs="Times New Roman"/>
          <w:sz w:val="24"/>
          <w:szCs w:val="24"/>
        </w:rPr>
        <w:t>(Fig. 3)</w:t>
      </w:r>
      <w:r w:rsidR="008B1D8B">
        <w:rPr>
          <w:rFonts w:ascii="Times New Roman" w:hAnsi="Times New Roman" w:cs="Times New Roman"/>
          <w:sz w:val="24"/>
          <w:szCs w:val="24"/>
        </w:rPr>
        <w:t>.</w:t>
      </w:r>
      <w:r w:rsidR="000D0401">
        <w:rPr>
          <w:rFonts w:ascii="Times New Roman" w:hAnsi="Times New Roman" w:cs="Times New Roman"/>
          <w:sz w:val="24"/>
          <w:szCs w:val="24"/>
        </w:rPr>
        <w:t xml:space="preserve"> </w:t>
      </w:r>
    </w:p>
    <w:p w14:paraId="0FE2F7F2" w14:textId="77777777" w:rsidR="003359F5" w:rsidRDefault="0093019F" w:rsidP="00953427">
      <w:pPr>
        <w:spacing w:line="480" w:lineRule="auto"/>
        <w:rPr>
          <w:rFonts w:ascii="Times New Roman" w:hAnsi="Times New Roman" w:cs="Times New Roman"/>
          <w:sz w:val="24"/>
          <w:szCs w:val="24"/>
        </w:rPr>
      </w:pPr>
      <w:r>
        <w:rPr>
          <w:rFonts w:ascii="Times New Roman" w:hAnsi="Times New Roman" w:cs="Times New Roman"/>
          <w:sz w:val="24"/>
          <w:szCs w:val="24"/>
        </w:rPr>
        <w:tab/>
      </w:r>
      <w:r w:rsidR="007339A0">
        <w:rPr>
          <w:rFonts w:ascii="Times New Roman" w:hAnsi="Times New Roman" w:cs="Times New Roman"/>
          <w:sz w:val="24"/>
          <w:szCs w:val="24"/>
        </w:rPr>
        <w:t>Simila</w:t>
      </w:r>
      <w:r w:rsidR="00397AED">
        <w:rPr>
          <w:rFonts w:ascii="Times New Roman" w:hAnsi="Times New Roman" w:cs="Times New Roman"/>
          <w:sz w:val="24"/>
          <w:szCs w:val="24"/>
        </w:rPr>
        <w:t>r</w:t>
      </w:r>
      <w:r w:rsidR="007339A0">
        <w:rPr>
          <w:rFonts w:ascii="Times New Roman" w:hAnsi="Times New Roman" w:cs="Times New Roman"/>
          <w:sz w:val="24"/>
          <w:szCs w:val="24"/>
        </w:rPr>
        <w:t xml:space="preserve"> to the correlation analysis explained in the previous section, this </w:t>
      </w:r>
      <w:r w:rsidR="00784B99">
        <w:rPr>
          <w:rFonts w:ascii="Times New Roman" w:hAnsi="Times New Roman" w:cs="Times New Roman"/>
          <w:sz w:val="24"/>
          <w:szCs w:val="24"/>
        </w:rPr>
        <w:t>MLR</w:t>
      </w:r>
      <w:r w:rsidR="007339A0">
        <w:rPr>
          <w:rFonts w:ascii="Times New Roman" w:hAnsi="Times New Roman" w:cs="Times New Roman"/>
          <w:sz w:val="24"/>
          <w:szCs w:val="24"/>
        </w:rPr>
        <w:t xml:space="preserve"> model will take </w:t>
      </w:r>
      <w:r w:rsidR="00AB1B9D">
        <w:rPr>
          <w:rFonts w:ascii="Times New Roman" w:hAnsi="Times New Roman" w:cs="Times New Roman"/>
          <w:sz w:val="24"/>
          <w:szCs w:val="24"/>
        </w:rPr>
        <w:t>monthly teleconnection values and T2M_Std and TP_Std data f</w:t>
      </w:r>
      <w:r w:rsidR="00E071BF">
        <w:rPr>
          <w:rFonts w:ascii="Times New Roman" w:hAnsi="Times New Roman" w:cs="Times New Roman"/>
          <w:sz w:val="24"/>
          <w:szCs w:val="24"/>
        </w:rPr>
        <w:t xml:space="preserve">or each region. This time, all teleconnections will be considered together as </w:t>
      </w:r>
      <w:r w:rsidR="00C051A2">
        <w:rPr>
          <w:rFonts w:ascii="Times New Roman" w:hAnsi="Times New Roman" w:cs="Times New Roman"/>
          <w:sz w:val="24"/>
          <w:szCs w:val="24"/>
        </w:rPr>
        <w:t xml:space="preserve">predictors of the monthly climate anomaly. </w:t>
      </w:r>
      <w:r w:rsidR="000C030B">
        <w:rPr>
          <w:rFonts w:ascii="Times New Roman" w:hAnsi="Times New Roman" w:cs="Times New Roman"/>
          <w:sz w:val="24"/>
          <w:szCs w:val="24"/>
        </w:rPr>
        <w:t>The model</w:t>
      </w:r>
      <w:r w:rsidR="004A798F">
        <w:rPr>
          <w:rFonts w:ascii="Times New Roman" w:hAnsi="Times New Roman" w:cs="Times New Roman"/>
          <w:sz w:val="24"/>
          <w:szCs w:val="24"/>
        </w:rPr>
        <w:t>s</w:t>
      </w:r>
      <w:r w:rsidR="000C030B">
        <w:rPr>
          <w:rFonts w:ascii="Times New Roman" w:hAnsi="Times New Roman" w:cs="Times New Roman"/>
          <w:sz w:val="24"/>
          <w:szCs w:val="24"/>
        </w:rPr>
        <w:t xml:space="preserve"> </w:t>
      </w:r>
      <w:r w:rsidR="004A798F">
        <w:rPr>
          <w:rFonts w:ascii="Times New Roman" w:hAnsi="Times New Roman" w:cs="Times New Roman"/>
          <w:sz w:val="24"/>
          <w:szCs w:val="24"/>
        </w:rPr>
        <w:t>were</w:t>
      </w:r>
      <w:r w:rsidR="003D5935">
        <w:rPr>
          <w:rFonts w:ascii="Times New Roman" w:hAnsi="Times New Roman" w:cs="Times New Roman"/>
          <w:sz w:val="24"/>
          <w:szCs w:val="24"/>
        </w:rPr>
        <w:t xml:space="preserve"> built using the statsmodel</w:t>
      </w:r>
      <w:r w:rsidR="00DD253F">
        <w:rPr>
          <w:rFonts w:ascii="Times New Roman" w:hAnsi="Times New Roman" w:cs="Times New Roman"/>
          <w:sz w:val="24"/>
          <w:szCs w:val="24"/>
        </w:rPr>
        <w:t xml:space="preserve">s package in Python </w:t>
      </w:r>
      <w:r w:rsidR="00187126">
        <w:rPr>
          <w:rFonts w:ascii="Times New Roman" w:hAnsi="Times New Roman" w:cs="Times New Roman"/>
          <w:sz w:val="24"/>
          <w:szCs w:val="24"/>
        </w:rPr>
        <w:t xml:space="preserve">to fit </w:t>
      </w:r>
      <w:r w:rsidR="008631C3">
        <w:rPr>
          <w:rFonts w:ascii="Times New Roman" w:hAnsi="Times New Roman" w:cs="Times New Roman"/>
          <w:sz w:val="24"/>
          <w:szCs w:val="24"/>
        </w:rPr>
        <w:t>with ordinary least squares (OLS).</w:t>
      </w:r>
      <w:r w:rsidR="005A42D5">
        <w:rPr>
          <w:rFonts w:ascii="Times New Roman" w:hAnsi="Times New Roman" w:cs="Times New Roman"/>
          <w:sz w:val="24"/>
          <w:szCs w:val="24"/>
        </w:rPr>
        <w:t xml:space="preserve"> </w:t>
      </w:r>
      <w:r w:rsidR="00235C21">
        <w:rPr>
          <w:rFonts w:ascii="Times New Roman" w:hAnsi="Times New Roman" w:cs="Times New Roman"/>
          <w:sz w:val="24"/>
          <w:szCs w:val="24"/>
        </w:rPr>
        <w:t>To ensure that heteroscedasticity was properly accounted for</w:t>
      </w:r>
      <w:r w:rsidR="00F2191F">
        <w:rPr>
          <w:rFonts w:ascii="Times New Roman" w:hAnsi="Times New Roman" w:cs="Times New Roman"/>
          <w:sz w:val="24"/>
          <w:szCs w:val="24"/>
        </w:rPr>
        <w:t>, the Breusch-Pagan test (</w:t>
      </w:r>
      <w:r w:rsidR="00A71776">
        <w:rPr>
          <w:rFonts w:ascii="Times New Roman" w:hAnsi="Times New Roman" w:cs="Times New Roman"/>
          <w:sz w:val="24"/>
          <w:szCs w:val="24"/>
        </w:rPr>
        <w:t>Breusch and Pagan 1979</w:t>
      </w:r>
      <w:r w:rsidR="00F2191F">
        <w:rPr>
          <w:rFonts w:ascii="Times New Roman" w:hAnsi="Times New Roman" w:cs="Times New Roman"/>
          <w:sz w:val="24"/>
          <w:szCs w:val="24"/>
        </w:rPr>
        <w:t xml:space="preserve">) was ran for each configuration. Models that </w:t>
      </w:r>
      <w:r w:rsidR="00B03927">
        <w:rPr>
          <w:rFonts w:ascii="Times New Roman" w:hAnsi="Times New Roman" w:cs="Times New Roman"/>
          <w:sz w:val="24"/>
          <w:szCs w:val="24"/>
        </w:rPr>
        <w:t>failed th</w:t>
      </w:r>
      <w:r w:rsidR="0050319C">
        <w:rPr>
          <w:rFonts w:ascii="Times New Roman" w:hAnsi="Times New Roman" w:cs="Times New Roman"/>
          <w:sz w:val="24"/>
          <w:szCs w:val="24"/>
        </w:rPr>
        <w:t xml:space="preserve">is test were instead fit with weighted least squares (WLS). </w:t>
      </w:r>
    </w:p>
    <w:p w14:paraId="13AE3189" w14:textId="00F6EA63" w:rsidR="003359F5" w:rsidRDefault="003359F5" w:rsidP="003359F5">
      <w:pPr>
        <w:spacing w:line="480" w:lineRule="auto"/>
        <w:ind w:firstLine="432"/>
        <w:rPr>
          <w:rFonts w:ascii="Times New Roman" w:hAnsi="Times New Roman" w:cs="Times New Roman"/>
          <w:sz w:val="24"/>
          <w:szCs w:val="24"/>
        </w:rPr>
      </w:pPr>
      <w:r>
        <w:rPr>
          <w:rFonts w:ascii="Times New Roman" w:hAnsi="Times New Roman" w:cs="Times New Roman"/>
          <w:sz w:val="24"/>
          <w:szCs w:val="24"/>
        </w:rPr>
        <w:t xml:space="preserve">To </w:t>
      </w:r>
      <w:r w:rsidR="00A34F4E">
        <w:rPr>
          <w:rFonts w:ascii="Times New Roman" w:hAnsi="Times New Roman" w:cs="Times New Roman"/>
          <w:sz w:val="24"/>
          <w:szCs w:val="24"/>
        </w:rPr>
        <w:t xml:space="preserve">properly inform these models, </w:t>
      </w:r>
      <w:r w:rsidR="008A4A25">
        <w:rPr>
          <w:rFonts w:ascii="Times New Roman" w:hAnsi="Times New Roman" w:cs="Times New Roman"/>
          <w:sz w:val="24"/>
          <w:szCs w:val="24"/>
        </w:rPr>
        <w:t>the previously calculated correlations</w:t>
      </w:r>
      <w:r w:rsidR="00507004">
        <w:rPr>
          <w:rFonts w:ascii="Times New Roman" w:hAnsi="Times New Roman" w:cs="Times New Roman"/>
          <w:sz w:val="24"/>
          <w:szCs w:val="24"/>
        </w:rPr>
        <w:t xml:space="preserve"> were analyzed to identify ideal model input for each region</w:t>
      </w:r>
      <w:r w:rsidR="002C71E8">
        <w:rPr>
          <w:rFonts w:ascii="Times New Roman" w:hAnsi="Times New Roman" w:cs="Times New Roman"/>
          <w:sz w:val="24"/>
          <w:szCs w:val="24"/>
        </w:rPr>
        <w:t xml:space="preserve"> and variable. For correlations averaged across all months</w:t>
      </w:r>
      <w:r w:rsidR="00D52ECB">
        <w:rPr>
          <w:rFonts w:ascii="Times New Roman" w:hAnsi="Times New Roman" w:cs="Times New Roman"/>
          <w:sz w:val="24"/>
          <w:szCs w:val="24"/>
        </w:rPr>
        <w:t xml:space="preserve">, the five </w:t>
      </w:r>
      <w:r w:rsidR="009257AE">
        <w:rPr>
          <w:rFonts w:ascii="Times New Roman" w:hAnsi="Times New Roman" w:cs="Times New Roman"/>
          <w:sz w:val="24"/>
          <w:szCs w:val="24"/>
        </w:rPr>
        <w:t xml:space="preserve">teleconnections with the strongest influence in each region, determined amongst both local hemisphere and global indices, </w:t>
      </w:r>
      <w:r w:rsidR="00196ED4">
        <w:rPr>
          <w:rFonts w:ascii="Times New Roman" w:hAnsi="Times New Roman" w:cs="Times New Roman"/>
          <w:sz w:val="24"/>
          <w:szCs w:val="24"/>
        </w:rPr>
        <w:t xml:space="preserve">were </w:t>
      </w:r>
      <w:r w:rsidR="00411C11">
        <w:rPr>
          <w:rFonts w:ascii="Times New Roman" w:hAnsi="Times New Roman" w:cs="Times New Roman"/>
          <w:sz w:val="24"/>
          <w:szCs w:val="24"/>
        </w:rPr>
        <w:t>constructed into 26</w:t>
      </w:r>
      <w:r w:rsidR="00196ED4">
        <w:rPr>
          <w:rFonts w:ascii="Times New Roman" w:hAnsi="Times New Roman" w:cs="Times New Roman"/>
          <w:sz w:val="24"/>
          <w:szCs w:val="24"/>
        </w:rPr>
        <w:t xml:space="preserve"> model input lists</w:t>
      </w:r>
      <w:r w:rsidR="00411C11">
        <w:rPr>
          <w:rFonts w:ascii="Times New Roman" w:hAnsi="Times New Roman" w:cs="Times New Roman"/>
          <w:sz w:val="24"/>
          <w:szCs w:val="24"/>
        </w:rPr>
        <w:t>.</w:t>
      </w:r>
      <w:r w:rsidR="00D97B8C">
        <w:rPr>
          <w:rFonts w:ascii="Times New Roman" w:hAnsi="Times New Roman" w:cs="Times New Roman"/>
          <w:sz w:val="24"/>
          <w:szCs w:val="24"/>
        </w:rPr>
        <w:t xml:space="preserve"> </w:t>
      </w:r>
      <w:r w:rsidR="000A70A4">
        <w:rPr>
          <w:rFonts w:ascii="Times New Roman" w:hAnsi="Times New Roman" w:cs="Times New Roman"/>
          <w:sz w:val="24"/>
          <w:szCs w:val="24"/>
        </w:rPr>
        <w:t xml:space="preserve">Running of these predictions is designed to take </w:t>
      </w:r>
      <w:r w:rsidR="00303B20">
        <w:rPr>
          <w:rFonts w:ascii="Times New Roman" w:hAnsi="Times New Roman" w:cs="Times New Roman"/>
          <w:sz w:val="24"/>
          <w:szCs w:val="24"/>
        </w:rPr>
        <w:t>manually input</w:t>
      </w:r>
      <w:r w:rsidR="000D4F8C">
        <w:rPr>
          <w:rFonts w:ascii="Times New Roman" w:hAnsi="Times New Roman" w:cs="Times New Roman"/>
          <w:sz w:val="24"/>
          <w:szCs w:val="24"/>
        </w:rPr>
        <w:t xml:space="preserve"> observed</w:t>
      </w:r>
      <w:r w:rsidR="00303B20">
        <w:rPr>
          <w:rFonts w:ascii="Times New Roman" w:hAnsi="Times New Roman" w:cs="Times New Roman"/>
          <w:sz w:val="24"/>
          <w:szCs w:val="24"/>
        </w:rPr>
        <w:t xml:space="preserve"> values. </w:t>
      </w:r>
      <w:r w:rsidR="000D4F8C">
        <w:rPr>
          <w:rFonts w:ascii="Times New Roman" w:hAnsi="Times New Roman" w:cs="Times New Roman"/>
          <w:sz w:val="24"/>
          <w:szCs w:val="24"/>
        </w:rPr>
        <w:t xml:space="preserve">The user also </w:t>
      </w:r>
      <w:r w:rsidR="00690F16">
        <w:rPr>
          <w:rFonts w:ascii="Times New Roman" w:hAnsi="Times New Roman" w:cs="Times New Roman"/>
          <w:sz w:val="24"/>
          <w:szCs w:val="24"/>
        </w:rPr>
        <w:t>specifies</w:t>
      </w:r>
      <w:r w:rsidR="000D4F8C">
        <w:rPr>
          <w:rFonts w:ascii="Times New Roman" w:hAnsi="Times New Roman" w:cs="Times New Roman"/>
          <w:sz w:val="24"/>
          <w:szCs w:val="24"/>
        </w:rPr>
        <w:t xml:space="preserve"> the current month in which the </w:t>
      </w:r>
      <w:r w:rsidR="00690F16">
        <w:rPr>
          <w:rFonts w:ascii="Times New Roman" w:hAnsi="Times New Roman" w:cs="Times New Roman"/>
          <w:sz w:val="24"/>
          <w:szCs w:val="24"/>
        </w:rPr>
        <w:t xml:space="preserve">teleconnection values come from. </w:t>
      </w:r>
      <w:r w:rsidR="00D97B8C">
        <w:rPr>
          <w:rFonts w:ascii="Times New Roman" w:hAnsi="Times New Roman" w:cs="Times New Roman"/>
          <w:sz w:val="24"/>
          <w:szCs w:val="24"/>
        </w:rPr>
        <w:t xml:space="preserve">After the unique model configurations were built, historical </w:t>
      </w:r>
      <w:r w:rsidR="00CE5F35">
        <w:rPr>
          <w:rFonts w:ascii="Times New Roman" w:hAnsi="Times New Roman" w:cs="Times New Roman"/>
          <w:sz w:val="24"/>
          <w:szCs w:val="24"/>
        </w:rPr>
        <w:t xml:space="preserve">tercile distributions (above normal, normal, and below normal) were produced using </w:t>
      </w:r>
      <w:r w:rsidR="006717F0">
        <w:rPr>
          <w:rFonts w:ascii="Times New Roman" w:hAnsi="Times New Roman" w:cs="Times New Roman"/>
          <w:sz w:val="24"/>
          <w:szCs w:val="24"/>
        </w:rPr>
        <w:t xml:space="preserve">thresholds of -/+ 1 standard deviation for </w:t>
      </w:r>
      <w:r w:rsidR="005C51BF">
        <w:rPr>
          <w:rFonts w:ascii="Times New Roman" w:hAnsi="Times New Roman" w:cs="Times New Roman"/>
          <w:sz w:val="24"/>
          <w:szCs w:val="24"/>
        </w:rPr>
        <w:t xml:space="preserve">below/above normal. These observed </w:t>
      </w:r>
      <w:r w:rsidR="00EF20EF">
        <w:rPr>
          <w:rFonts w:ascii="Times New Roman" w:hAnsi="Times New Roman" w:cs="Times New Roman"/>
          <w:sz w:val="24"/>
          <w:szCs w:val="24"/>
        </w:rPr>
        <w:t xml:space="preserve">tercile frequencies provide </w:t>
      </w:r>
      <w:r w:rsidR="00D85E1C">
        <w:rPr>
          <w:rFonts w:ascii="Times New Roman" w:hAnsi="Times New Roman" w:cs="Times New Roman"/>
          <w:sz w:val="24"/>
          <w:szCs w:val="24"/>
        </w:rPr>
        <w:t xml:space="preserve">an estimate of the climatological </w:t>
      </w:r>
      <w:r w:rsidR="000D6998">
        <w:rPr>
          <w:rFonts w:ascii="Times New Roman" w:hAnsi="Times New Roman" w:cs="Times New Roman"/>
          <w:sz w:val="24"/>
          <w:szCs w:val="24"/>
        </w:rPr>
        <w:t xml:space="preserve">likelihood of these </w:t>
      </w:r>
      <w:r w:rsidR="00A32E10">
        <w:rPr>
          <w:rFonts w:ascii="Times New Roman" w:hAnsi="Times New Roman" w:cs="Times New Roman"/>
          <w:sz w:val="24"/>
          <w:szCs w:val="24"/>
        </w:rPr>
        <w:t xml:space="preserve">categories occurring. </w:t>
      </w:r>
      <w:r w:rsidR="00CB4F7F">
        <w:rPr>
          <w:rFonts w:ascii="Times New Roman" w:hAnsi="Times New Roman" w:cs="Times New Roman"/>
          <w:sz w:val="24"/>
          <w:szCs w:val="24"/>
        </w:rPr>
        <w:t xml:space="preserve">To produce </w:t>
      </w:r>
      <w:r w:rsidR="00B97D5C">
        <w:rPr>
          <w:rFonts w:ascii="Times New Roman" w:hAnsi="Times New Roman" w:cs="Times New Roman"/>
          <w:sz w:val="24"/>
          <w:szCs w:val="24"/>
        </w:rPr>
        <w:t xml:space="preserve">uncertainty metrics in the output of these predictions, </w:t>
      </w:r>
      <w:r w:rsidR="00395020">
        <w:rPr>
          <w:rFonts w:ascii="Times New Roman" w:hAnsi="Times New Roman" w:cs="Times New Roman"/>
          <w:sz w:val="24"/>
          <w:szCs w:val="24"/>
        </w:rPr>
        <w:t xml:space="preserve">probabilities of above/below/near normal conditions being met </w:t>
      </w:r>
      <w:r w:rsidR="00ED3F8A">
        <w:rPr>
          <w:rFonts w:ascii="Times New Roman" w:hAnsi="Times New Roman" w:cs="Times New Roman"/>
          <w:sz w:val="24"/>
          <w:szCs w:val="24"/>
        </w:rPr>
        <w:t xml:space="preserve">in the following month are calculated by </w:t>
      </w:r>
      <w:r w:rsidR="00AD7911">
        <w:rPr>
          <w:rFonts w:ascii="Times New Roman" w:hAnsi="Times New Roman" w:cs="Times New Roman"/>
          <w:sz w:val="24"/>
          <w:szCs w:val="24"/>
        </w:rPr>
        <w:t>taking the predicted T2M_Std and TP_Std a</w:t>
      </w:r>
      <w:r w:rsidR="00BF5E2E">
        <w:rPr>
          <w:rFonts w:ascii="Times New Roman" w:hAnsi="Times New Roman" w:cs="Times New Roman"/>
          <w:sz w:val="24"/>
          <w:szCs w:val="24"/>
        </w:rPr>
        <w:t xml:space="preserve">nd using them as the </w:t>
      </w:r>
      <w:r w:rsidR="00B63AEC">
        <w:rPr>
          <w:rFonts w:ascii="Times New Roman" w:hAnsi="Times New Roman" w:cs="Times New Roman"/>
          <w:sz w:val="24"/>
          <w:szCs w:val="24"/>
        </w:rPr>
        <w:t>mean</w:t>
      </w:r>
      <w:r w:rsidR="00BE2059">
        <w:rPr>
          <w:rFonts w:ascii="Times New Roman" w:hAnsi="Times New Roman" w:cs="Times New Roman"/>
          <w:sz w:val="24"/>
          <w:szCs w:val="24"/>
        </w:rPr>
        <w:t>s</w:t>
      </w:r>
      <w:r w:rsidR="00B63AEC">
        <w:rPr>
          <w:rFonts w:ascii="Times New Roman" w:hAnsi="Times New Roman" w:cs="Times New Roman"/>
          <w:sz w:val="24"/>
          <w:szCs w:val="24"/>
        </w:rPr>
        <w:t xml:space="preserve"> of a </w:t>
      </w:r>
      <w:r w:rsidR="00BE2059">
        <w:rPr>
          <w:rFonts w:ascii="Times New Roman" w:hAnsi="Times New Roman" w:cs="Times New Roman"/>
          <w:sz w:val="24"/>
          <w:szCs w:val="24"/>
        </w:rPr>
        <w:lastRenderedPageBreak/>
        <w:t xml:space="preserve">Gaussian </w:t>
      </w:r>
      <w:r w:rsidR="00B63AEC">
        <w:rPr>
          <w:rFonts w:ascii="Times New Roman" w:hAnsi="Times New Roman" w:cs="Times New Roman"/>
          <w:sz w:val="24"/>
          <w:szCs w:val="24"/>
        </w:rPr>
        <w:t>predictive probability distribution</w:t>
      </w:r>
      <w:r w:rsidR="00BE2059">
        <w:rPr>
          <w:rFonts w:ascii="Times New Roman" w:hAnsi="Times New Roman" w:cs="Times New Roman"/>
          <w:sz w:val="24"/>
          <w:szCs w:val="24"/>
        </w:rPr>
        <w:t xml:space="preserve">. </w:t>
      </w:r>
      <w:r w:rsidR="00866675">
        <w:rPr>
          <w:rFonts w:ascii="Times New Roman" w:hAnsi="Times New Roman" w:cs="Times New Roman"/>
          <w:sz w:val="24"/>
          <w:szCs w:val="24"/>
        </w:rPr>
        <w:t xml:space="preserve">These probabilities are then determined </w:t>
      </w:r>
      <w:r w:rsidR="00DF6665">
        <w:rPr>
          <w:rFonts w:ascii="Times New Roman" w:hAnsi="Times New Roman" w:cs="Times New Roman"/>
          <w:sz w:val="24"/>
          <w:szCs w:val="24"/>
        </w:rPr>
        <w:t xml:space="preserve">by finding the </w:t>
      </w:r>
      <w:r w:rsidR="00962F2B">
        <w:rPr>
          <w:rFonts w:ascii="Times New Roman" w:hAnsi="Times New Roman" w:cs="Times New Roman"/>
          <w:sz w:val="24"/>
          <w:szCs w:val="24"/>
        </w:rPr>
        <w:t>total probability of exceeding or falling below the fixed tercile thresholds previously defined.</w:t>
      </w:r>
    </w:p>
    <w:p w14:paraId="6D3DB505" w14:textId="7DE18F30" w:rsidR="19DEDD09" w:rsidRDefault="005A42D5" w:rsidP="7DF7E877">
      <w:pPr>
        <w:spacing w:line="480" w:lineRule="auto"/>
        <w:ind w:firstLine="432"/>
        <w:rPr>
          <w:rFonts w:ascii="Times New Roman" w:hAnsi="Times New Roman" w:cs="Times New Roman"/>
          <w:sz w:val="24"/>
          <w:szCs w:val="24"/>
        </w:rPr>
      </w:pPr>
      <w:r>
        <w:rPr>
          <w:rFonts w:ascii="Times New Roman" w:hAnsi="Times New Roman" w:cs="Times New Roman"/>
          <w:sz w:val="24"/>
          <w:szCs w:val="24"/>
        </w:rPr>
        <w:t>The output of th</w:t>
      </w:r>
      <w:r w:rsidR="00BA75E6">
        <w:rPr>
          <w:rFonts w:ascii="Times New Roman" w:hAnsi="Times New Roman" w:cs="Times New Roman"/>
          <w:sz w:val="24"/>
          <w:szCs w:val="24"/>
        </w:rPr>
        <w:t>is model is</w:t>
      </w:r>
      <w:r>
        <w:rPr>
          <w:rFonts w:ascii="Times New Roman" w:hAnsi="Times New Roman" w:cs="Times New Roman"/>
          <w:sz w:val="24"/>
          <w:szCs w:val="24"/>
        </w:rPr>
        <w:t xml:space="preserve"> </w:t>
      </w:r>
      <w:r w:rsidR="00D93AF5">
        <w:rPr>
          <w:rFonts w:ascii="Times New Roman" w:hAnsi="Times New Roman" w:cs="Times New Roman"/>
          <w:sz w:val="24"/>
          <w:szCs w:val="24"/>
        </w:rPr>
        <w:t>predicted</w:t>
      </w:r>
      <w:r w:rsidR="00520857">
        <w:rPr>
          <w:rFonts w:ascii="Times New Roman" w:hAnsi="Times New Roman" w:cs="Times New Roman"/>
          <w:sz w:val="24"/>
          <w:szCs w:val="24"/>
        </w:rPr>
        <w:t xml:space="preserve"> T2M</w:t>
      </w:r>
      <w:r w:rsidR="00D93AF5">
        <w:rPr>
          <w:rFonts w:ascii="Times New Roman" w:hAnsi="Times New Roman" w:cs="Times New Roman"/>
          <w:sz w:val="24"/>
          <w:szCs w:val="24"/>
        </w:rPr>
        <w:t>_Std,</w:t>
      </w:r>
      <w:r w:rsidR="00520857">
        <w:rPr>
          <w:rFonts w:ascii="Times New Roman" w:hAnsi="Times New Roman" w:cs="Times New Roman"/>
          <w:sz w:val="24"/>
          <w:szCs w:val="24"/>
        </w:rPr>
        <w:t xml:space="preserve"> TP</w:t>
      </w:r>
      <w:r w:rsidR="00D93AF5">
        <w:rPr>
          <w:rFonts w:ascii="Times New Roman" w:hAnsi="Times New Roman" w:cs="Times New Roman"/>
          <w:sz w:val="24"/>
          <w:szCs w:val="24"/>
        </w:rPr>
        <w:t>_Std, T2M</w:t>
      </w:r>
      <w:r w:rsidR="001F25B9">
        <w:rPr>
          <w:rFonts w:ascii="Times New Roman" w:hAnsi="Times New Roman" w:cs="Times New Roman"/>
          <w:sz w:val="24"/>
          <w:szCs w:val="24"/>
        </w:rPr>
        <w:t xml:space="preserve"> (</w:t>
      </w:r>
      <m:oMath>
        <m:r>
          <w:rPr>
            <w:rFonts w:ascii="Cambria Math" w:hAnsi="Cambria Math" w:cs="Times New Roman"/>
            <w:sz w:val="24"/>
            <w:szCs w:val="24"/>
          </w:rPr>
          <m:t>℃</m:t>
        </m:r>
      </m:oMath>
      <w:r w:rsidR="001F25B9">
        <w:rPr>
          <w:rFonts w:ascii="Times New Roman" w:eastAsiaTheme="minorEastAsia" w:hAnsi="Times New Roman" w:cs="Times New Roman"/>
          <w:sz w:val="24"/>
          <w:szCs w:val="24"/>
        </w:rPr>
        <w:t>)</w:t>
      </w:r>
      <w:r w:rsidR="00D93AF5">
        <w:rPr>
          <w:rFonts w:ascii="Times New Roman" w:hAnsi="Times New Roman" w:cs="Times New Roman"/>
          <w:sz w:val="24"/>
          <w:szCs w:val="24"/>
        </w:rPr>
        <w:t>, and TP</w:t>
      </w:r>
      <w:r w:rsidR="00520857">
        <w:rPr>
          <w:rFonts w:ascii="Times New Roman" w:hAnsi="Times New Roman" w:cs="Times New Roman"/>
          <w:sz w:val="24"/>
          <w:szCs w:val="24"/>
        </w:rPr>
        <w:t xml:space="preserve"> </w:t>
      </w:r>
      <w:r w:rsidR="001F25B9">
        <w:rPr>
          <w:rFonts w:ascii="Times New Roman" w:hAnsi="Times New Roman" w:cs="Times New Roman"/>
          <w:sz w:val="24"/>
          <w:szCs w:val="24"/>
        </w:rPr>
        <w:t xml:space="preserve">(mm) </w:t>
      </w:r>
      <w:r w:rsidR="00870CDA">
        <w:rPr>
          <w:rFonts w:ascii="Times New Roman" w:hAnsi="Times New Roman" w:cs="Times New Roman"/>
          <w:sz w:val="24"/>
          <w:szCs w:val="24"/>
        </w:rPr>
        <w:t xml:space="preserve">for </w:t>
      </w:r>
      <w:r w:rsidR="001F25B9">
        <w:rPr>
          <w:rFonts w:ascii="Times New Roman" w:hAnsi="Times New Roman" w:cs="Times New Roman"/>
          <w:sz w:val="24"/>
          <w:szCs w:val="24"/>
        </w:rPr>
        <w:t>the next</w:t>
      </w:r>
      <w:r w:rsidR="00870CDA">
        <w:rPr>
          <w:rFonts w:ascii="Times New Roman" w:hAnsi="Times New Roman" w:cs="Times New Roman"/>
          <w:sz w:val="24"/>
          <w:szCs w:val="24"/>
        </w:rPr>
        <w:t xml:space="preserve"> month</w:t>
      </w:r>
      <w:r w:rsidR="00BC2D45">
        <w:rPr>
          <w:rFonts w:ascii="Times New Roman" w:hAnsi="Times New Roman" w:cs="Times New Roman"/>
          <w:sz w:val="24"/>
          <w:szCs w:val="24"/>
        </w:rPr>
        <w:t xml:space="preserve"> </w:t>
      </w:r>
      <w:r w:rsidR="001F25B9">
        <w:rPr>
          <w:rFonts w:ascii="Times New Roman" w:hAnsi="Times New Roman" w:cs="Times New Roman"/>
          <w:sz w:val="24"/>
          <w:szCs w:val="24"/>
        </w:rPr>
        <w:t>in each</w:t>
      </w:r>
      <w:r w:rsidR="00BC2D45">
        <w:rPr>
          <w:rFonts w:ascii="Times New Roman" w:hAnsi="Times New Roman" w:cs="Times New Roman"/>
          <w:sz w:val="24"/>
          <w:szCs w:val="24"/>
        </w:rPr>
        <w:t xml:space="preserve"> region</w:t>
      </w:r>
      <w:r w:rsidR="001F25B9">
        <w:rPr>
          <w:rFonts w:ascii="Times New Roman" w:hAnsi="Times New Roman" w:cs="Times New Roman"/>
          <w:sz w:val="24"/>
          <w:szCs w:val="24"/>
        </w:rPr>
        <w:t>.</w:t>
      </w:r>
      <w:r w:rsidR="00315D50">
        <w:rPr>
          <w:rFonts w:ascii="Times New Roman" w:hAnsi="Times New Roman" w:cs="Times New Roman"/>
          <w:sz w:val="24"/>
          <w:szCs w:val="24"/>
        </w:rPr>
        <w:t xml:space="preserve"> Additionally, the most likely category (above/normal/below)</w:t>
      </w:r>
      <w:r w:rsidR="008B2614">
        <w:rPr>
          <w:rFonts w:ascii="Times New Roman" w:hAnsi="Times New Roman" w:cs="Times New Roman"/>
          <w:sz w:val="24"/>
          <w:szCs w:val="24"/>
        </w:rPr>
        <w:t xml:space="preserve"> is provided alongside </w:t>
      </w:r>
      <w:r w:rsidR="00AE0E60">
        <w:rPr>
          <w:rFonts w:ascii="Times New Roman" w:hAnsi="Times New Roman" w:cs="Times New Roman"/>
          <w:sz w:val="24"/>
          <w:szCs w:val="24"/>
        </w:rPr>
        <w:t xml:space="preserve">the </w:t>
      </w:r>
      <w:r w:rsidR="00F43A6F">
        <w:rPr>
          <w:rFonts w:ascii="Times New Roman" w:hAnsi="Times New Roman" w:cs="Times New Roman"/>
          <w:sz w:val="24"/>
          <w:szCs w:val="24"/>
        </w:rPr>
        <w:t>probabil</w:t>
      </w:r>
      <w:r w:rsidR="00AE0E60">
        <w:rPr>
          <w:rFonts w:ascii="Times New Roman" w:hAnsi="Times New Roman" w:cs="Times New Roman"/>
          <w:sz w:val="24"/>
          <w:szCs w:val="24"/>
        </w:rPr>
        <w:t>ity</w:t>
      </w:r>
      <w:r w:rsidR="00F43A6F">
        <w:rPr>
          <w:rFonts w:ascii="Times New Roman" w:hAnsi="Times New Roman" w:cs="Times New Roman"/>
          <w:sz w:val="24"/>
          <w:szCs w:val="24"/>
        </w:rPr>
        <w:t xml:space="preserve"> of each category being realized.</w:t>
      </w:r>
      <w:r w:rsidR="002D77AD">
        <w:rPr>
          <w:rFonts w:ascii="Times New Roman" w:hAnsi="Times New Roman" w:cs="Times New Roman"/>
          <w:sz w:val="24"/>
          <w:szCs w:val="24"/>
        </w:rPr>
        <w:t xml:space="preserve"> </w:t>
      </w:r>
      <w:r w:rsidR="00AE0E60">
        <w:rPr>
          <w:rFonts w:ascii="Times New Roman" w:hAnsi="Times New Roman" w:cs="Times New Roman"/>
          <w:sz w:val="24"/>
          <w:szCs w:val="24"/>
        </w:rPr>
        <w:t>The output is in a table-like format.</w:t>
      </w:r>
    </w:p>
    <w:p w14:paraId="6877C74F" w14:textId="0AD1FD9B" w:rsidR="7DF7E877" w:rsidRDefault="4557E6C3" w:rsidP="77ECCB39">
      <w:pPr>
        <w:pStyle w:val="Heading2"/>
      </w:pPr>
      <w:bookmarkStart w:id="11" w:name="_Toc228125602"/>
      <w:r>
        <w:t>e.    Machine Learning Model Design</w:t>
      </w:r>
      <w:bookmarkEnd w:id="11"/>
    </w:p>
    <w:p w14:paraId="722E5488" w14:textId="246F0144" w:rsidR="371E31CB" w:rsidRDefault="4557E6C3" w:rsidP="7303539F">
      <w:pPr>
        <w:spacing w:line="480" w:lineRule="auto"/>
        <w:ind w:firstLine="720"/>
        <w:rPr>
          <w:rFonts w:ascii="Times New Roman" w:eastAsia="Times New Roman" w:hAnsi="Times New Roman" w:cs="Times New Roman"/>
          <w:sz w:val="24"/>
          <w:szCs w:val="24"/>
        </w:rPr>
      </w:pPr>
      <w:bookmarkStart w:id="12" w:name="_Int_Rh125uHa"/>
      <w:r w:rsidRPr="3F1B97E6">
        <w:rPr>
          <w:rFonts w:ascii="Times New Roman" w:eastAsia="Times New Roman" w:hAnsi="Times New Roman" w:cs="Times New Roman"/>
          <w:sz w:val="24"/>
          <w:szCs w:val="24"/>
        </w:rPr>
        <w:t>In an effort to</w:t>
      </w:r>
      <w:bookmarkEnd w:id="12"/>
      <w:r w:rsidRPr="3F1B97E6">
        <w:rPr>
          <w:rFonts w:ascii="Times New Roman" w:eastAsia="Times New Roman" w:hAnsi="Times New Roman" w:cs="Times New Roman"/>
          <w:sz w:val="24"/>
          <w:szCs w:val="24"/>
        </w:rPr>
        <w:t xml:space="preserve"> compare the ability of the MLR model to </w:t>
      </w:r>
      <w:r w:rsidRPr="64853D8F">
        <w:rPr>
          <w:rFonts w:ascii="Times New Roman" w:eastAsia="Times New Roman" w:hAnsi="Times New Roman" w:cs="Times New Roman"/>
          <w:sz w:val="24"/>
          <w:szCs w:val="24"/>
        </w:rPr>
        <w:t xml:space="preserve">predict temperature and precipitation anomalies for </w:t>
      </w:r>
      <w:r w:rsidRPr="54618E4C">
        <w:rPr>
          <w:rFonts w:ascii="Times New Roman" w:eastAsia="Times New Roman" w:hAnsi="Times New Roman" w:cs="Times New Roman"/>
          <w:sz w:val="24"/>
          <w:szCs w:val="24"/>
        </w:rPr>
        <w:t>each region</w:t>
      </w:r>
      <w:r w:rsidR="12FB893B" w:rsidRPr="4EC89189">
        <w:rPr>
          <w:rFonts w:ascii="Times New Roman" w:eastAsia="Times New Roman" w:hAnsi="Times New Roman" w:cs="Times New Roman"/>
          <w:sz w:val="24"/>
          <w:szCs w:val="24"/>
        </w:rPr>
        <w:t xml:space="preserve"> to other potential methodologies, a similar but </w:t>
      </w:r>
      <w:r w:rsidR="12FB893B" w:rsidRPr="778519B2">
        <w:rPr>
          <w:rFonts w:ascii="Times New Roman" w:eastAsia="Times New Roman" w:hAnsi="Times New Roman" w:cs="Times New Roman"/>
          <w:sz w:val="24"/>
          <w:szCs w:val="24"/>
        </w:rPr>
        <w:t>distinct model has been designed utilizing machine learning as opposed to a</w:t>
      </w:r>
      <w:r w:rsidR="12FB893B" w:rsidRPr="018172FD">
        <w:rPr>
          <w:rFonts w:ascii="Times New Roman" w:eastAsia="Times New Roman" w:hAnsi="Times New Roman" w:cs="Times New Roman"/>
          <w:sz w:val="24"/>
          <w:szCs w:val="24"/>
        </w:rPr>
        <w:t xml:space="preserve"> more statistically based model. </w:t>
      </w:r>
      <w:r w:rsidR="12FB893B" w:rsidRPr="25C97F11">
        <w:rPr>
          <w:rFonts w:ascii="Times New Roman" w:eastAsia="Times New Roman" w:hAnsi="Times New Roman" w:cs="Times New Roman"/>
          <w:sz w:val="24"/>
          <w:szCs w:val="24"/>
        </w:rPr>
        <w:t xml:space="preserve">The objective of this model remains the same as the statistical </w:t>
      </w:r>
      <w:r w:rsidR="71C95D03" w:rsidRPr="06015CE4">
        <w:rPr>
          <w:rFonts w:ascii="Times New Roman" w:eastAsia="Times New Roman" w:hAnsi="Times New Roman" w:cs="Times New Roman"/>
          <w:sz w:val="24"/>
          <w:szCs w:val="24"/>
        </w:rPr>
        <w:t>variant</w:t>
      </w:r>
      <w:r w:rsidR="12FB893B" w:rsidRPr="25C97F11">
        <w:rPr>
          <w:rFonts w:ascii="Times New Roman" w:eastAsia="Times New Roman" w:hAnsi="Times New Roman" w:cs="Times New Roman"/>
          <w:sz w:val="24"/>
          <w:szCs w:val="24"/>
        </w:rPr>
        <w:t xml:space="preserve">, regressively </w:t>
      </w:r>
      <w:bookmarkStart w:id="13" w:name="_Int_R5rhbBNf"/>
      <w:r w:rsidR="078DD35D" w:rsidRPr="25C97F11">
        <w:rPr>
          <w:rFonts w:ascii="Times New Roman" w:eastAsia="Times New Roman" w:hAnsi="Times New Roman" w:cs="Times New Roman"/>
          <w:sz w:val="24"/>
          <w:szCs w:val="24"/>
        </w:rPr>
        <w:t>predict</w:t>
      </w:r>
      <w:bookmarkEnd w:id="13"/>
      <w:r w:rsidR="078DD35D" w:rsidRPr="25C97F11">
        <w:rPr>
          <w:rFonts w:ascii="Times New Roman" w:eastAsia="Times New Roman" w:hAnsi="Times New Roman" w:cs="Times New Roman"/>
          <w:sz w:val="24"/>
          <w:szCs w:val="24"/>
        </w:rPr>
        <w:t xml:space="preserve"> </w:t>
      </w:r>
      <w:r w:rsidR="078DD35D" w:rsidRPr="7A7F19EF">
        <w:rPr>
          <w:rFonts w:ascii="Times New Roman" w:eastAsia="Times New Roman" w:hAnsi="Times New Roman" w:cs="Times New Roman"/>
          <w:sz w:val="24"/>
          <w:szCs w:val="24"/>
        </w:rPr>
        <w:t xml:space="preserve">anomaly </w:t>
      </w:r>
      <w:r w:rsidR="078DD35D" w:rsidRPr="06015CE4">
        <w:rPr>
          <w:rFonts w:ascii="Times New Roman" w:eastAsia="Times New Roman" w:hAnsi="Times New Roman" w:cs="Times New Roman"/>
          <w:sz w:val="24"/>
          <w:szCs w:val="24"/>
        </w:rPr>
        <w:t>values for a given region</w:t>
      </w:r>
      <w:r w:rsidR="19808E13" w:rsidRPr="06015CE4">
        <w:rPr>
          <w:rFonts w:ascii="Times New Roman" w:eastAsia="Times New Roman" w:hAnsi="Times New Roman" w:cs="Times New Roman"/>
          <w:sz w:val="24"/>
          <w:szCs w:val="24"/>
        </w:rPr>
        <w:t xml:space="preserve"> using teleconnection indices. </w:t>
      </w:r>
      <w:r w:rsidR="19808E13" w:rsidRPr="021197C6">
        <w:rPr>
          <w:rFonts w:ascii="Times New Roman" w:eastAsia="Times New Roman" w:hAnsi="Times New Roman" w:cs="Times New Roman"/>
          <w:sz w:val="24"/>
          <w:szCs w:val="24"/>
        </w:rPr>
        <w:t xml:space="preserve">However, the second model, referred to herein as the “ML model”, utilizes </w:t>
      </w:r>
      <w:r w:rsidR="76E4FEC7" w:rsidRPr="7B4ED960">
        <w:rPr>
          <w:rFonts w:ascii="Times New Roman" w:eastAsia="Times New Roman" w:hAnsi="Times New Roman" w:cs="Times New Roman"/>
          <w:sz w:val="24"/>
          <w:szCs w:val="24"/>
        </w:rPr>
        <w:t>r</w:t>
      </w:r>
      <w:r w:rsidR="19808E13" w:rsidRPr="7B4ED960">
        <w:rPr>
          <w:rFonts w:ascii="Times New Roman" w:eastAsia="Times New Roman" w:hAnsi="Times New Roman" w:cs="Times New Roman"/>
          <w:sz w:val="24"/>
          <w:szCs w:val="24"/>
        </w:rPr>
        <w:t xml:space="preserve">andom </w:t>
      </w:r>
      <w:r w:rsidR="71E12DC5" w:rsidRPr="7B4ED960">
        <w:rPr>
          <w:rFonts w:ascii="Times New Roman" w:eastAsia="Times New Roman" w:hAnsi="Times New Roman" w:cs="Times New Roman"/>
          <w:sz w:val="24"/>
          <w:szCs w:val="24"/>
        </w:rPr>
        <w:t>f</w:t>
      </w:r>
      <w:r w:rsidR="19808E13" w:rsidRPr="7B4ED960">
        <w:rPr>
          <w:rFonts w:ascii="Times New Roman" w:eastAsia="Times New Roman" w:hAnsi="Times New Roman" w:cs="Times New Roman"/>
          <w:sz w:val="24"/>
          <w:szCs w:val="24"/>
        </w:rPr>
        <w:t>orests</w:t>
      </w:r>
      <w:r w:rsidR="18FAE8EF" w:rsidRPr="7B4ED960">
        <w:rPr>
          <w:rFonts w:ascii="Times New Roman" w:eastAsia="Times New Roman" w:hAnsi="Times New Roman" w:cs="Times New Roman"/>
          <w:sz w:val="24"/>
          <w:szCs w:val="24"/>
        </w:rPr>
        <w:t xml:space="preserve"> (RF)</w:t>
      </w:r>
      <w:r w:rsidR="19808E13" w:rsidRPr="021197C6">
        <w:rPr>
          <w:rFonts w:ascii="Times New Roman" w:eastAsia="Times New Roman" w:hAnsi="Times New Roman" w:cs="Times New Roman"/>
          <w:sz w:val="24"/>
          <w:szCs w:val="24"/>
        </w:rPr>
        <w:t xml:space="preserve"> to create </w:t>
      </w:r>
      <w:r w:rsidR="7C429819" w:rsidRPr="0748DDBC">
        <w:rPr>
          <w:rFonts w:ascii="Times New Roman" w:eastAsia="Times New Roman" w:hAnsi="Times New Roman" w:cs="Times New Roman"/>
          <w:sz w:val="24"/>
          <w:szCs w:val="24"/>
        </w:rPr>
        <w:t xml:space="preserve">such </w:t>
      </w:r>
      <w:r w:rsidR="19808E13" w:rsidRPr="021197C6">
        <w:rPr>
          <w:rFonts w:ascii="Times New Roman" w:eastAsia="Times New Roman" w:hAnsi="Times New Roman" w:cs="Times New Roman"/>
          <w:sz w:val="24"/>
          <w:szCs w:val="24"/>
        </w:rPr>
        <w:t>predictions</w:t>
      </w:r>
      <w:r w:rsidR="19808E13" w:rsidRPr="0748DDBC">
        <w:rPr>
          <w:rFonts w:ascii="Times New Roman" w:eastAsia="Times New Roman" w:hAnsi="Times New Roman" w:cs="Times New Roman"/>
          <w:sz w:val="24"/>
          <w:szCs w:val="24"/>
        </w:rPr>
        <w:t>.</w:t>
      </w:r>
      <w:r w:rsidR="2F3562FC" w:rsidRPr="0748DDBC">
        <w:rPr>
          <w:rFonts w:ascii="Times New Roman" w:eastAsia="Times New Roman" w:hAnsi="Times New Roman" w:cs="Times New Roman"/>
          <w:sz w:val="24"/>
          <w:szCs w:val="24"/>
        </w:rPr>
        <w:t xml:space="preserve"> </w:t>
      </w:r>
      <w:r w:rsidR="6E861C55" w:rsidRPr="50662107">
        <w:rPr>
          <w:rFonts w:ascii="Times New Roman" w:eastAsia="Times New Roman" w:hAnsi="Times New Roman" w:cs="Times New Roman"/>
          <w:sz w:val="24"/>
          <w:szCs w:val="24"/>
        </w:rPr>
        <w:t>RF leverages the use of decision trees to</w:t>
      </w:r>
      <w:r w:rsidR="4E46C38B" w:rsidRPr="50662107">
        <w:rPr>
          <w:rFonts w:ascii="Times New Roman" w:eastAsia="Times New Roman" w:hAnsi="Times New Roman" w:cs="Times New Roman"/>
          <w:sz w:val="24"/>
          <w:szCs w:val="24"/>
        </w:rPr>
        <w:t xml:space="preserve"> analyze multiple input variables and how they collectively contribute towards the output variable being predicted</w:t>
      </w:r>
      <w:r w:rsidR="4E46C38B" w:rsidRPr="14FDFD64">
        <w:rPr>
          <w:rFonts w:ascii="Times New Roman" w:eastAsia="Times New Roman" w:hAnsi="Times New Roman" w:cs="Times New Roman"/>
          <w:sz w:val="24"/>
          <w:szCs w:val="24"/>
        </w:rPr>
        <w:t xml:space="preserve">. </w:t>
      </w:r>
      <w:r w:rsidR="4E46C38B" w:rsidRPr="4D58C2BC">
        <w:rPr>
          <w:rFonts w:ascii="Times New Roman" w:eastAsia="Times New Roman" w:hAnsi="Times New Roman" w:cs="Times New Roman"/>
          <w:sz w:val="24"/>
          <w:szCs w:val="24"/>
        </w:rPr>
        <w:t xml:space="preserve">In addition to modeling a similar analytical approach to one that a human </w:t>
      </w:r>
      <w:r w:rsidR="15958F35" w:rsidRPr="6C09EDC0">
        <w:rPr>
          <w:rFonts w:ascii="Times New Roman" w:eastAsia="Times New Roman" w:hAnsi="Times New Roman" w:cs="Times New Roman"/>
          <w:sz w:val="24"/>
          <w:szCs w:val="24"/>
        </w:rPr>
        <w:t>may take through individual decision trees, RF uses a collective of many trees to make an ultimate prediction</w:t>
      </w:r>
      <w:r w:rsidR="15958F35" w:rsidRPr="65DE62B0">
        <w:rPr>
          <w:rFonts w:ascii="Times New Roman" w:eastAsia="Times New Roman" w:hAnsi="Times New Roman" w:cs="Times New Roman"/>
          <w:sz w:val="24"/>
          <w:szCs w:val="24"/>
        </w:rPr>
        <w:t xml:space="preserve"> (Fig. </w:t>
      </w:r>
      <w:r w:rsidR="00D94767">
        <w:rPr>
          <w:rFonts w:ascii="Times New Roman" w:eastAsia="Times New Roman" w:hAnsi="Times New Roman" w:cs="Times New Roman"/>
          <w:sz w:val="24"/>
          <w:szCs w:val="24"/>
        </w:rPr>
        <w:t>4</w:t>
      </w:r>
      <w:r w:rsidR="15958F35" w:rsidRPr="65DE62B0">
        <w:rPr>
          <w:rFonts w:ascii="Times New Roman" w:eastAsia="Times New Roman" w:hAnsi="Times New Roman" w:cs="Times New Roman"/>
          <w:sz w:val="24"/>
          <w:szCs w:val="24"/>
        </w:rPr>
        <w:t>). T</w:t>
      </w:r>
      <w:r w:rsidR="6967AA03" w:rsidRPr="65DE62B0">
        <w:rPr>
          <w:rFonts w:ascii="Times New Roman" w:eastAsia="Times New Roman" w:hAnsi="Times New Roman" w:cs="Times New Roman"/>
          <w:sz w:val="24"/>
          <w:szCs w:val="24"/>
        </w:rPr>
        <w:t xml:space="preserve">his means that connections between input variables, that may not otherwise be </w:t>
      </w:r>
      <w:r w:rsidR="6967AA03" w:rsidRPr="2DC25CD0">
        <w:rPr>
          <w:rFonts w:ascii="Times New Roman" w:eastAsia="Times New Roman" w:hAnsi="Times New Roman" w:cs="Times New Roman"/>
          <w:sz w:val="24"/>
          <w:szCs w:val="24"/>
        </w:rPr>
        <w:t xml:space="preserve">immediately </w:t>
      </w:r>
      <w:r w:rsidR="6967AA03" w:rsidRPr="6A2BF0BC">
        <w:rPr>
          <w:rFonts w:ascii="Times New Roman" w:eastAsia="Times New Roman" w:hAnsi="Times New Roman" w:cs="Times New Roman"/>
          <w:sz w:val="24"/>
          <w:szCs w:val="24"/>
        </w:rPr>
        <w:t>noticeable</w:t>
      </w:r>
      <w:r w:rsidR="6967AA03" w:rsidRPr="2DC25CD0">
        <w:rPr>
          <w:rFonts w:ascii="Times New Roman" w:eastAsia="Times New Roman" w:hAnsi="Times New Roman" w:cs="Times New Roman"/>
          <w:sz w:val="24"/>
          <w:szCs w:val="24"/>
        </w:rPr>
        <w:t>, can be factored into predictions, potentially improving performance.</w:t>
      </w:r>
    </w:p>
    <w:p w14:paraId="22DCF647" w14:textId="10E6C716" w:rsidR="00A24B1A" w:rsidRDefault="0021514F" w:rsidP="57C56162">
      <w:pPr>
        <w:spacing w:line="480" w:lineRule="auto"/>
        <w:jc w:val="center"/>
        <w:rPr>
          <w:rFonts w:ascii="Times New Roman" w:eastAsia="Times New Roman" w:hAnsi="Times New Roman" w:cs="Times New Roman"/>
          <w:sz w:val="24"/>
          <w:szCs w:val="24"/>
        </w:rPr>
      </w:pPr>
      <w:r>
        <w:lastRenderedPageBreak/>
        <w:drawing>
          <wp:inline distT="0" distB="0" distL="0" distR="0" wp14:anchorId="007054F6" wp14:editId="76153F4A">
            <wp:extent cx="5333864" cy="3171825"/>
            <wp:effectExtent l="0" t="0" r="635" b="0"/>
            <wp:docPr id="1843589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589125" name=""/>
                    <pic:cNvPicPr/>
                  </pic:nvPicPr>
                  <pic:blipFill>
                    <a:blip r:embed="rId14"/>
                    <a:stretch>
                      <a:fillRect/>
                    </a:stretch>
                  </pic:blipFill>
                  <pic:spPr>
                    <a:xfrm>
                      <a:off x="0" y="0"/>
                      <a:ext cx="5355004" cy="3184396"/>
                    </a:xfrm>
                    <a:prstGeom prst="rect">
                      <a:avLst/>
                    </a:prstGeom>
                  </pic:spPr>
                </pic:pic>
              </a:graphicData>
            </a:graphic>
          </wp:inline>
        </w:drawing>
      </w:r>
    </w:p>
    <w:p w14:paraId="50C4A593" w14:textId="1B057FC5" w:rsidR="003652CC" w:rsidRPr="003652CC" w:rsidRDefault="003652CC" w:rsidP="003652CC">
      <w:pPr>
        <w:pStyle w:val="Caption"/>
        <w:spacing w:after="360"/>
        <w:jc w:val="center"/>
        <w:rPr>
          <w:rFonts w:ascii="Times New Roman" w:eastAsia="Times New Roman" w:hAnsi="Times New Roman" w:cs="Times New Roman"/>
          <w:color w:val="auto"/>
          <w:sz w:val="24"/>
          <w:szCs w:val="24"/>
        </w:rPr>
      </w:pPr>
      <w:r w:rsidRPr="07D3E810">
        <w:rPr>
          <w:rFonts w:ascii="Times New Roman" w:eastAsia="Times New Roman" w:hAnsi="Times New Roman" w:cs="Times New Roman"/>
          <w:color w:val="auto"/>
          <w:sz w:val="24"/>
          <w:szCs w:val="24"/>
        </w:rPr>
        <w:t xml:space="preserve">Figure </w:t>
      </w:r>
      <w:r>
        <w:rPr>
          <w:rFonts w:ascii="Times New Roman" w:hAnsi="Times New Roman" w:cs="Times New Roman"/>
          <w:sz w:val="24"/>
          <w:szCs w:val="24"/>
        </w:rPr>
        <w:t>4</w:t>
      </w:r>
      <w:r w:rsidRPr="07D3E810">
        <w:rPr>
          <w:rFonts w:ascii="Times New Roman" w:eastAsia="Times New Roman" w:hAnsi="Times New Roman" w:cs="Times New Roman"/>
          <w:color w:val="auto"/>
          <w:sz w:val="24"/>
          <w:szCs w:val="24"/>
        </w:rPr>
        <w:t xml:space="preserve">. </w:t>
      </w:r>
      <w:r>
        <w:rPr>
          <w:rFonts w:ascii="Times New Roman" w:eastAsia="Times New Roman" w:hAnsi="Times New Roman" w:cs="Times New Roman"/>
          <w:color w:val="auto"/>
          <w:sz w:val="24"/>
          <w:szCs w:val="24"/>
        </w:rPr>
        <w:t>Diagram of a hypothetical random forest model</w:t>
      </w:r>
      <w:r w:rsidR="00BF7C85">
        <w:rPr>
          <w:rFonts w:ascii="Times New Roman" w:eastAsia="Times New Roman" w:hAnsi="Times New Roman" w:cs="Times New Roman"/>
          <w:color w:val="auto"/>
          <w:sz w:val="24"/>
          <w:szCs w:val="24"/>
        </w:rPr>
        <w:t xml:space="preserve">. </w:t>
      </w:r>
      <w:r w:rsidR="006C4A90">
        <w:rPr>
          <w:rFonts w:ascii="Times New Roman" w:eastAsia="Times New Roman" w:hAnsi="Times New Roman" w:cs="Times New Roman"/>
          <w:color w:val="auto"/>
          <w:sz w:val="24"/>
          <w:szCs w:val="24"/>
        </w:rPr>
        <w:t xml:space="preserve">From each dataset subsample, </w:t>
      </w:r>
      <w:r w:rsidR="00A91747">
        <w:rPr>
          <w:rFonts w:ascii="Times New Roman" w:eastAsia="Times New Roman" w:hAnsi="Times New Roman" w:cs="Times New Roman"/>
          <w:color w:val="auto"/>
          <w:sz w:val="24"/>
          <w:szCs w:val="24"/>
        </w:rPr>
        <w:t xml:space="preserve">exists a </w:t>
      </w:r>
      <w:r w:rsidR="009325E4">
        <w:rPr>
          <w:rFonts w:ascii="Times New Roman" w:eastAsia="Times New Roman" w:hAnsi="Times New Roman" w:cs="Times New Roman"/>
          <w:color w:val="auto"/>
          <w:sz w:val="24"/>
          <w:szCs w:val="24"/>
        </w:rPr>
        <w:t xml:space="preserve">decision </w:t>
      </w:r>
      <w:r w:rsidR="00A91747">
        <w:rPr>
          <w:rFonts w:ascii="Times New Roman" w:eastAsia="Times New Roman" w:hAnsi="Times New Roman" w:cs="Times New Roman"/>
          <w:color w:val="auto"/>
          <w:sz w:val="24"/>
          <w:szCs w:val="24"/>
        </w:rPr>
        <w:t>tree of branches and nodes, where each branch represents a</w:t>
      </w:r>
      <w:r w:rsidR="003461AF">
        <w:rPr>
          <w:rFonts w:ascii="Times New Roman" w:eastAsia="Times New Roman" w:hAnsi="Times New Roman" w:cs="Times New Roman"/>
          <w:color w:val="auto"/>
          <w:sz w:val="24"/>
          <w:szCs w:val="24"/>
        </w:rPr>
        <w:t>n individual indicator from the input data that can be used</w:t>
      </w:r>
      <w:r w:rsidR="009E4B78">
        <w:rPr>
          <w:rFonts w:ascii="Times New Roman" w:eastAsia="Times New Roman" w:hAnsi="Times New Roman" w:cs="Times New Roman"/>
          <w:color w:val="auto"/>
          <w:sz w:val="24"/>
          <w:szCs w:val="24"/>
        </w:rPr>
        <w:t xml:space="preserve"> to predict the </w:t>
      </w:r>
      <w:r w:rsidR="00947DF9">
        <w:rPr>
          <w:rFonts w:ascii="Times New Roman" w:eastAsia="Times New Roman" w:hAnsi="Times New Roman" w:cs="Times New Roman"/>
          <w:color w:val="auto"/>
          <w:sz w:val="24"/>
          <w:szCs w:val="24"/>
        </w:rPr>
        <w:t xml:space="preserve">output variable. Once all trees are generated, </w:t>
      </w:r>
      <w:r w:rsidR="00345BA7">
        <w:rPr>
          <w:rFonts w:ascii="Times New Roman" w:eastAsia="Times New Roman" w:hAnsi="Times New Roman" w:cs="Times New Roman"/>
          <w:color w:val="auto"/>
          <w:sz w:val="24"/>
          <w:szCs w:val="24"/>
        </w:rPr>
        <w:t xml:space="preserve">predictions are run through and </w:t>
      </w:r>
      <w:r w:rsidR="00BC34A2">
        <w:rPr>
          <w:rFonts w:ascii="Times New Roman" w:eastAsia="Times New Roman" w:hAnsi="Times New Roman" w:cs="Times New Roman"/>
          <w:color w:val="auto"/>
          <w:sz w:val="24"/>
          <w:szCs w:val="24"/>
        </w:rPr>
        <w:t>counted from the collection of trees</w:t>
      </w:r>
      <w:r w:rsidR="00182146">
        <w:rPr>
          <w:rFonts w:ascii="Times New Roman" w:eastAsia="Times New Roman" w:hAnsi="Times New Roman" w:cs="Times New Roman"/>
          <w:color w:val="auto"/>
          <w:sz w:val="24"/>
          <w:szCs w:val="24"/>
        </w:rPr>
        <w:t xml:space="preserve">, with the </w:t>
      </w:r>
      <w:r w:rsidR="00230B62">
        <w:rPr>
          <w:rFonts w:ascii="Times New Roman" w:eastAsia="Times New Roman" w:hAnsi="Times New Roman" w:cs="Times New Roman"/>
          <w:color w:val="auto"/>
          <w:sz w:val="24"/>
          <w:szCs w:val="24"/>
        </w:rPr>
        <w:t>category with the most predictions being used as the final prediction</w:t>
      </w:r>
      <w:r w:rsidR="00BC34A2">
        <w:rPr>
          <w:rFonts w:ascii="Times New Roman" w:eastAsia="Times New Roman" w:hAnsi="Times New Roman" w:cs="Times New Roman"/>
          <w:color w:val="auto"/>
          <w:sz w:val="24"/>
          <w:szCs w:val="24"/>
        </w:rPr>
        <w:t>.</w:t>
      </w:r>
      <w:r w:rsidR="00230B62">
        <w:rPr>
          <w:rFonts w:ascii="Times New Roman" w:eastAsia="Times New Roman" w:hAnsi="Times New Roman" w:cs="Times New Roman"/>
          <w:color w:val="auto"/>
          <w:sz w:val="24"/>
          <w:szCs w:val="24"/>
        </w:rPr>
        <w:t xml:space="preserve"> Figure from EPA</w:t>
      </w:r>
      <w:r w:rsidR="00A2635A">
        <w:rPr>
          <w:rFonts w:ascii="Times New Roman" w:eastAsia="Times New Roman" w:hAnsi="Times New Roman" w:cs="Times New Roman"/>
          <w:color w:val="auto"/>
          <w:sz w:val="24"/>
          <w:szCs w:val="24"/>
        </w:rPr>
        <w:t xml:space="preserve"> (2025).</w:t>
      </w:r>
      <w:r w:rsidR="00BC34A2">
        <w:rPr>
          <w:rFonts w:ascii="Times New Roman" w:eastAsia="Times New Roman" w:hAnsi="Times New Roman" w:cs="Times New Roman"/>
          <w:color w:val="auto"/>
          <w:sz w:val="24"/>
          <w:szCs w:val="24"/>
        </w:rPr>
        <w:t xml:space="preserve"> </w:t>
      </w:r>
    </w:p>
    <w:p w14:paraId="7D7EA48C" w14:textId="22D26FE6" w:rsidR="6A2BF0BC" w:rsidRDefault="42513FE7" w:rsidP="0CAF3C11">
      <w:pPr>
        <w:spacing w:line="480" w:lineRule="auto"/>
        <w:ind w:firstLine="720"/>
        <w:rPr>
          <w:rFonts w:ascii="Times New Roman" w:eastAsia="Times New Roman" w:hAnsi="Times New Roman" w:cs="Times New Roman"/>
          <w:sz w:val="24"/>
          <w:szCs w:val="24"/>
        </w:rPr>
      </w:pPr>
      <w:r w:rsidRPr="0D3CD5A4">
        <w:rPr>
          <w:rFonts w:ascii="Times New Roman" w:eastAsia="Times New Roman" w:hAnsi="Times New Roman" w:cs="Times New Roman"/>
          <w:sz w:val="24"/>
          <w:szCs w:val="24"/>
        </w:rPr>
        <w:t xml:space="preserve">Such an ML model has been shown to be effective in </w:t>
      </w:r>
      <w:r w:rsidRPr="083130D0">
        <w:rPr>
          <w:rFonts w:ascii="Times New Roman" w:eastAsia="Times New Roman" w:hAnsi="Times New Roman" w:cs="Times New Roman"/>
          <w:sz w:val="24"/>
          <w:szCs w:val="24"/>
        </w:rPr>
        <w:t>meteorological</w:t>
      </w:r>
      <w:r w:rsidRPr="0D3CD5A4">
        <w:rPr>
          <w:rFonts w:ascii="Times New Roman" w:eastAsia="Times New Roman" w:hAnsi="Times New Roman" w:cs="Times New Roman"/>
          <w:sz w:val="24"/>
          <w:szCs w:val="24"/>
        </w:rPr>
        <w:t xml:space="preserve"> </w:t>
      </w:r>
      <w:r w:rsidR="505C6E64" w:rsidRPr="5F8323A9">
        <w:rPr>
          <w:rFonts w:ascii="Times New Roman" w:eastAsia="Times New Roman" w:hAnsi="Times New Roman" w:cs="Times New Roman"/>
          <w:sz w:val="24"/>
          <w:szCs w:val="24"/>
        </w:rPr>
        <w:t>use cases</w:t>
      </w:r>
      <w:r w:rsidRPr="0D3CD5A4">
        <w:rPr>
          <w:rFonts w:ascii="Times New Roman" w:eastAsia="Times New Roman" w:hAnsi="Times New Roman" w:cs="Times New Roman"/>
          <w:sz w:val="24"/>
          <w:szCs w:val="24"/>
        </w:rPr>
        <w:t xml:space="preserve"> </w:t>
      </w:r>
      <w:r w:rsidRPr="083130D0">
        <w:rPr>
          <w:rFonts w:ascii="Times New Roman" w:eastAsia="Times New Roman" w:hAnsi="Times New Roman" w:cs="Times New Roman"/>
          <w:sz w:val="24"/>
          <w:szCs w:val="24"/>
        </w:rPr>
        <w:t xml:space="preserve">numerous times, </w:t>
      </w:r>
      <w:r w:rsidR="2BBB233B" w:rsidRPr="59236775">
        <w:rPr>
          <w:rFonts w:ascii="Times New Roman" w:eastAsia="Times New Roman" w:hAnsi="Times New Roman" w:cs="Times New Roman"/>
          <w:sz w:val="24"/>
          <w:szCs w:val="24"/>
        </w:rPr>
        <w:t xml:space="preserve">including </w:t>
      </w:r>
      <w:r w:rsidRPr="59236775">
        <w:rPr>
          <w:rFonts w:ascii="Times New Roman" w:eastAsia="Times New Roman" w:hAnsi="Times New Roman" w:cs="Times New Roman"/>
          <w:sz w:val="24"/>
          <w:szCs w:val="24"/>
        </w:rPr>
        <w:t>showing</w:t>
      </w:r>
      <w:r w:rsidRPr="083130D0">
        <w:rPr>
          <w:rFonts w:ascii="Times New Roman" w:eastAsia="Times New Roman" w:hAnsi="Times New Roman" w:cs="Times New Roman"/>
          <w:sz w:val="24"/>
          <w:szCs w:val="24"/>
        </w:rPr>
        <w:t xml:space="preserve"> promising results</w:t>
      </w:r>
      <w:r w:rsidR="323B8C37" w:rsidRPr="2EF3D165">
        <w:rPr>
          <w:rFonts w:ascii="Times New Roman" w:eastAsia="Times New Roman" w:hAnsi="Times New Roman" w:cs="Times New Roman"/>
          <w:sz w:val="24"/>
          <w:szCs w:val="24"/>
        </w:rPr>
        <w:t xml:space="preserve"> in </w:t>
      </w:r>
      <w:r w:rsidR="536DE3AA" w:rsidRPr="5F8323A9">
        <w:rPr>
          <w:rFonts w:ascii="Times New Roman" w:eastAsia="Times New Roman" w:hAnsi="Times New Roman" w:cs="Times New Roman"/>
          <w:sz w:val="24"/>
          <w:szCs w:val="24"/>
        </w:rPr>
        <w:t xml:space="preserve">severe weather forecasting (Hill et al. 2020). </w:t>
      </w:r>
      <w:r w:rsidR="580CB92A" w:rsidRPr="59236775">
        <w:rPr>
          <w:rFonts w:ascii="Times New Roman" w:eastAsia="Times New Roman" w:hAnsi="Times New Roman" w:cs="Times New Roman"/>
          <w:sz w:val="24"/>
          <w:szCs w:val="24"/>
        </w:rPr>
        <w:t>Therefore, it serves as a promising starting point when developing a ML-</w:t>
      </w:r>
      <w:r w:rsidR="580CB92A" w:rsidRPr="6232CFAF">
        <w:rPr>
          <w:rFonts w:ascii="Times New Roman" w:eastAsia="Times New Roman" w:hAnsi="Times New Roman" w:cs="Times New Roman"/>
          <w:sz w:val="24"/>
          <w:szCs w:val="24"/>
        </w:rPr>
        <w:t xml:space="preserve">centric prediction model. </w:t>
      </w:r>
      <w:r w:rsidR="580CB92A" w:rsidRPr="703C44C1">
        <w:rPr>
          <w:rFonts w:ascii="Times New Roman" w:eastAsia="Times New Roman" w:hAnsi="Times New Roman" w:cs="Times New Roman"/>
          <w:sz w:val="24"/>
          <w:szCs w:val="24"/>
        </w:rPr>
        <w:t xml:space="preserve">To implement RF into a prediction model, </w:t>
      </w:r>
      <w:r w:rsidR="41EB419C" w:rsidRPr="703C44C1">
        <w:rPr>
          <w:rFonts w:ascii="Times New Roman" w:eastAsia="Times New Roman" w:hAnsi="Times New Roman" w:cs="Times New Roman"/>
          <w:sz w:val="24"/>
          <w:szCs w:val="24"/>
        </w:rPr>
        <w:t xml:space="preserve">a starting workflow </w:t>
      </w:r>
      <w:r w:rsidR="6AAD99DA" w:rsidRPr="6A25F5D7">
        <w:rPr>
          <w:rFonts w:ascii="Times New Roman" w:eastAsia="Times New Roman" w:hAnsi="Times New Roman" w:cs="Times New Roman"/>
          <w:sz w:val="24"/>
          <w:szCs w:val="24"/>
        </w:rPr>
        <w:t>like</w:t>
      </w:r>
      <w:r w:rsidR="41EB419C" w:rsidRPr="703C44C1">
        <w:rPr>
          <w:rFonts w:ascii="Times New Roman" w:eastAsia="Times New Roman" w:hAnsi="Times New Roman" w:cs="Times New Roman"/>
          <w:sz w:val="24"/>
          <w:szCs w:val="24"/>
        </w:rPr>
        <w:t xml:space="preserve"> that of the MLR model was utilized</w:t>
      </w:r>
      <w:r w:rsidR="00EE2B9D">
        <w:rPr>
          <w:rFonts w:ascii="Times New Roman" w:eastAsia="Times New Roman" w:hAnsi="Times New Roman" w:cs="Times New Roman"/>
          <w:sz w:val="24"/>
          <w:szCs w:val="24"/>
        </w:rPr>
        <w:t>.</w:t>
      </w:r>
      <w:r w:rsidR="41EB419C" w:rsidRPr="703C44C1">
        <w:rPr>
          <w:rFonts w:ascii="Times New Roman" w:eastAsia="Times New Roman" w:hAnsi="Times New Roman" w:cs="Times New Roman"/>
          <w:sz w:val="24"/>
          <w:szCs w:val="24"/>
        </w:rPr>
        <w:t xml:space="preserve"> </w:t>
      </w:r>
      <w:r w:rsidR="41EB419C" w:rsidRPr="21993416">
        <w:rPr>
          <w:rFonts w:ascii="Times New Roman" w:eastAsia="Times New Roman" w:hAnsi="Times New Roman" w:cs="Times New Roman"/>
          <w:sz w:val="24"/>
          <w:szCs w:val="24"/>
        </w:rPr>
        <w:t xml:space="preserve">Teleconnection and anomaly data were merged into a single, tabular dataset, </w:t>
      </w:r>
      <w:r w:rsidR="29619AFC" w:rsidRPr="547C2179">
        <w:rPr>
          <w:rFonts w:ascii="Times New Roman" w:eastAsia="Times New Roman" w:hAnsi="Times New Roman" w:cs="Times New Roman"/>
          <w:sz w:val="24"/>
          <w:szCs w:val="24"/>
        </w:rPr>
        <w:t xml:space="preserve">and </w:t>
      </w:r>
      <w:r w:rsidR="41EB419C" w:rsidRPr="12C63A70">
        <w:rPr>
          <w:rFonts w:ascii="Times New Roman" w:eastAsia="Times New Roman" w:hAnsi="Times New Roman" w:cs="Times New Roman"/>
          <w:sz w:val="24"/>
          <w:szCs w:val="24"/>
        </w:rPr>
        <w:t xml:space="preserve">teleconnections were filtered into the top five performing </w:t>
      </w:r>
      <w:r w:rsidR="24465EE5" w:rsidRPr="6DBD09E8">
        <w:rPr>
          <w:rFonts w:ascii="Times New Roman" w:eastAsia="Times New Roman" w:hAnsi="Times New Roman" w:cs="Times New Roman"/>
          <w:sz w:val="24"/>
          <w:szCs w:val="24"/>
        </w:rPr>
        <w:t>indices</w:t>
      </w:r>
      <w:r w:rsidR="41EB419C" w:rsidRPr="12C63A70">
        <w:rPr>
          <w:rFonts w:ascii="Times New Roman" w:eastAsia="Times New Roman" w:hAnsi="Times New Roman" w:cs="Times New Roman"/>
          <w:sz w:val="24"/>
          <w:szCs w:val="24"/>
        </w:rPr>
        <w:t xml:space="preserve"> based on the prior </w:t>
      </w:r>
      <w:r w:rsidR="617C8A4F" w:rsidRPr="3E9DE16F">
        <w:rPr>
          <w:rFonts w:ascii="Times New Roman" w:eastAsia="Times New Roman" w:hAnsi="Times New Roman" w:cs="Times New Roman"/>
          <w:sz w:val="24"/>
          <w:szCs w:val="24"/>
        </w:rPr>
        <w:t>correlation</w:t>
      </w:r>
      <w:r w:rsidR="41EB419C" w:rsidRPr="12C63A70">
        <w:rPr>
          <w:rFonts w:ascii="Times New Roman" w:eastAsia="Times New Roman" w:hAnsi="Times New Roman" w:cs="Times New Roman"/>
          <w:sz w:val="24"/>
          <w:szCs w:val="24"/>
        </w:rPr>
        <w:t xml:space="preserve"> analysis</w:t>
      </w:r>
      <w:r w:rsidR="343E72E2" w:rsidRPr="71E4C773">
        <w:rPr>
          <w:rFonts w:ascii="Times New Roman" w:eastAsia="Times New Roman" w:hAnsi="Times New Roman" w:cs="Times New Roman"/>
          <w:sz w:val="24"/>
          <w:szCs w:val="24"/>
        </w:rPr>
        <w:t xml:space="preserve">. However, in contrast to the MLR model, indices </w:t>
      </w:r>
      <w:r w:rsidR="343E72E2" w:rsidRPr="3E9DE16F">
        <w:rPr>
          <w:rFonts w:ascii="Times New Roman" w:eastAsia="Times New Roman" w:hAnsi="Times New Roman" w:cs="Times New Roman"/>
          <w:sz w:val="24"/>
          <w:szCs w:val="24"/>
        </w:rPr>
        <w:t>across all months</w:t>
      </w:r>
      <w:r w:rsidR="2CCCF4B4" w:rsidRPr="6FED2E33">
        <w:rPr>
          <w:rFonts w:ascii="Times New Roman" w:eastAsia="Times New Roman" w:hAnsi="Times New Roman" w:cs="Times New Roman"/>
          <w:sz w:val="24"/>
          <w:szCs w:val="24"/>
        </w:rPr>
        <w:t xml:space="preserve"> were analyzed as opposed to </w:t>
      </w:r>
      <w:r w:rsidR="2CCCF4B4" w:rsidRPr="37096FC7">
        <w:rPr>
          <w:rFonts w:ascii="Times New Roman" w:eastAsia="Times New Roman" w:hAnsi="Times New Roman" w:cs="Times New Roman"/>
          <w:sz w:val="24"/>
          <w:szCs w:val="24"/>
        </w:rPr>
        <w:t xml:space="preserve">models split per month. </w:t>
      </w:r>
      <w:r w:rsidR="2CCCF4B4" w:rsidRPr="48B82660">
        <w:rPr>
          <w:rFonts w:ascii="Times New Roman" w:eastAsia="Times New Roman" w:hAnsi="Times New Roman" w:cs="Times New Roman"/>
          <w:sz w:val="24"/>
          <w:szCs w:val="24"/>
        </w:rPr>
        <w:t>A main reason for this is the ability to pass the month variable as an input in addition to the teleconnection indices</w:t>
      </w:r>
      <w:r w:rsidR="2CCCF4B4" w:rsidRPr="48B82660">
        <w:rPr>
          <w:rFonts w:ascii="Times New Roman" w:eastAsia="Times New Roman" w:hAnsi="Times New Roman" w:cs="Times New Roman"/>
          <w:sz w:val="24"/>
          <w:szCs w:val="24"/>
        </w:rPr>
        <w:t xml:space="preserve">, </w:t>
      </w:r>
      <w:r w:rsidR="76949A2C" w:rsidRPr="12BBD606">
        <w:rPr>
          <w:rFonts w:ascii="Times New Roman" w:eastAsia="Times New Roman" w:hAnsi="Times New Roman" w:cs="Times New Roman"/>
          <w:sz w:val="24"/>
          <w:szCs w:val="24"/>
        </w:rPr>
        <w:t>though models remain split based on region and variable.</w:t>
      </w:r>
      <w:r w:rsidR="76949A2C" w:rsidRPr="71DFEA87">
        <w:rPr>
          <w:rFonts w:ascii="Times New Roman" w:eastAsia="Times New Roman" w:hAnsi="Times New Roman" w:cs="Times New Roman"/>
          <w:sz w:val="24"/>
          <w:szCs w:val="24"/>
        </w:rPr>
        <w:t xml:space="preserve"> From here</w:t>
      </w:r>
      <w:r w:rsidR="5176ED88" w:rsidRPr="58F8C91C">
        <w:rPr>
          <w:rFonts w:ascii="Times New Roman" w:eastAsia="Times New Roman" w:hAnsi="Times New Roman" w:cs="Times New Roman"/>
          <w:sz w:val="24"/>
          <w:szCs w:val="24"/>
        </w:rPr>
        <w:t>,</w:t>
      </w:r>
      <w:r w:rsidR="76949A2C" w:rsidRPr="71DFEA87">
        <w:rPr>
          <w:rFonts w:ascii="Times New Roman" w:eastAsia="Times New Roman" w:hAnsi="Times New Roman" w:cs="Times New Roman"/>
          <w:sz w:val="24"/>
          <w:szCs w:val="24"/>
        </w:rPr>
        <w:t xml:space="preserve"> the dataset is filtered to exclude months with any </w:t>
      </w:r>
      <w:r w:rsidR="76949A2C" w:rsidRPr="58F8C91C">
        <w:rPr>
          <w:rFonts w:ascii="Times New Roman" w:eastAsia="Times New Roman" w:hAnsi="Times New Roman" w:cs="Times New Roman"/>
          <w:sz w:val="24"/>
          <w:szCs w:val="24"/>
        </w:rPr>
        <w:t xml:space="preserve">null </w:t>
      </w:r>
      <w:r w:rsidR="61FFB5DF" w:rsidRPr="58F8C91C">
        <w:rPr>
          <w:rFonts w:ascii="Times New Roman" w:eastAsia="Times New Roman" w:hAnsi="Times New Roman" w:cs="Times New Roman"/>
          <w:sz w:val="24"/>
          <w:szCs w:val="24"/>
        </w:rPr>
        <w:t>values and</w:t>
      </w:r>
      <w:r w:rsidR="76949A2C" w:rsidRPr="58F8C91C">
        <w:rPr>
          <w:rFonts w:ascii="Times New Roman" w:eastAsia="Times New Roman" w:hAnsi="Times New Roman" w:cs="Times New Roman"/>
          <w:sz w:val="24"/>
          <w:szCs w:val="24"/>
        </w:rPr>
        <w:t xml:space="preserve"> </w:t>
      </w:r>
      <w:r w:rsidR="50A35A50" w:rsidRPr="58F8C91C">
        <w:rPr>
          <w:rFonts w:ascii="Times New Roman" w:eastAsia="Times New Roman" w:hAnsi="Times New Roman" w:cs="Times New Roman"/>
          <w:sz w:val="24"/>
          <w:szCs w:val="24"/>
        </w:rPr>
        <w:t xml:space="preserve">randomly split into training and testing pools based on </w:t>
      </w:r>
      <w:r w:rsidR="7E609B9E" w:rsidRPr="58F8C91C">
        <w:rPr>
          <w:rFonts w:ascii="Times New Roman" w:eastAsia="Times New Roman" w:hAnsi="Times New Roman" w:cs="Times New Roman"/>
          <w:sz w:val="24"/>
          <w:szCs w:val="24"/>
        </w:rPr>
        <w:t>the year</w:t>
      </w:r>
      <w:r w:rsidR="50A35A50" w:rsidRPr="58F8C91C">
        <w:rPr>
          <w:rFonts w:ascii="Times New Roman" w:eastAsia="Times New Roman" w:hAnsi="Times New Roman" w:cs="Times New Roman"/>
          <w:sz w:val="24"/>
          <w:szCs w:val="24"/>
        </w:rPr>
        <w:t>.</w:t>
      </w:r>
      <w:r w:rsidR="2F10FAD7" w:rsidRPr="58F8C91C">
        <w:rPr>
          <w:rFonts w:ascii="Times New Roman" w:eastAsia="Times New Roman" w:hAnsi="Times New Roman" w:cs="Times New Roman"/>
          <w:sz w:val="24"/>
          <w:szCs w:val="24"/>
        </w:rPr>
        <w:t xml:space="preserve"> This is done to ensure </w:t>
      </w:r>
      <w:r w:rsidR="2F10FAD7" w:rsidRPr="58F8C91C">
        <w:rPr>
          <w:rFonts w:ascii="Times New Roman" w:eastAsia="Times New Roman" w:hAnsi="Times New Roman" w:cs="Times New Roman"/>
          <w:sz w:val="24"/>
          <w:szCs w:val="24"/>
        </w:rPr>
        <w:lastRenderedPageBreak/>
        <w:t xml:space="preserve">that the data used to test the model is separated from the data used to train it, </w:t>
      </w:r>
      <w:r w:rsidR="2F10FAD7" w:rsidRPr="28F3C2C6">
        <w:rPr>
          <w:rFonts w:ascii="Times New Roman" w:eastAsia="Times New Roman" w:hAnsi="Times New Roman" w:cs="Times New Roman"/>
          <w:sz w:val="24"/>
          <w:szCs w:val="24"/>
        </w:rPr>
        <w:t xml:space="preserve">thereby </w:t>
      </w:r>
      <w:r w:rsidR="4FB72AAA" w:rsidRPr="28F3C2C6">
        <w:rPr>
          <w:rFonts w:ascii="Times New Roman" w:eastAsia="Times New Roman" w:hAnsi="Times New Roman" w:cs="Times New Roman"/>
          <w:sz w:val="24"/>
          <w:szCs w:val="24"/>
        </w:rPr>
        <w:t xml:space="preserve">ensuring </w:t>
      </w:r>
      <w:r w:rsidR="4FB72AAA" w:rsidRPr="42479A5A">
        <w:rPr>
          <w:rFonts w:ascii="Times New Roman" w:eastAsia="Times New Roman" w:hAnsi="Times New Roman" w:cs="Times New Roman"/>
          <w:sz w:val="24"/>
          <w:szCs w:val="24"/>
        </w:rPr>
        <w:t xml:space="preserve">correct accuracy of metrics. The decision to split the data by year is also to ensure that monthly </w:t>
      </w:r>
      <w:r w:rsidR="4FB72AAA" w:rsidRPr="0F62D5AC">
        <w:rPr>
          <w:rFonts w:ascii="Times New Roman" w:eastAsia="Times New Roman" w:hAnsi="Times New Roman" w:cs="Times New Roman"/>
          <w:sz w:val="24"/>
          <w:szCs w:val="24"/>
        </w:rPr>
        <w:t xml:space="preserve">data is consistent </w:t>
      </w:r>
      <w:r w:rsidR="4FB72AAA" w:rsidRPr="6ED02CFE">
        <w:rPr>
          <w:rFonts w:ascii="Times New Roman" w:eastAsia="Times New Roman" w:hAnsi="Times New Roman" w:cs="Times New Roman"/>
          <w:sz w:val="24"/>
          <w:szCs w:val="24"/>
        </w:rPr>
        <w:t>within</w:t>
      </w:r>
      <w:r w:rsidR="4FB72AAA" w:rsidRPr="0F62D5AC">
        <w:rPr>
          <w:rFonts w:ascii="Times New Roman" w:eastAsia="Times New Roman" w:hAnsi="Times New Roman" w:cs="Times New Roman"/>
          <w:sz w:val="24"/>
          <w:szCs w:val="24"/>
        </w:rPr>
        <w:t xml:space="preserve"> the year, thereby accounting for any intra-annual variability.</w:t>
      </w:r>
      <w:r w:rsidR="3CE5BF10" w:rsidRPr="04F6755A">
        <w:rPr>
          <w:rFonts w:ascii="Times New Roman" w:eastAsia="Times New Roman" w:hAnsi="Times New Roman" w:cs="Times New Roman"/>
          <w:sz w:val="24"/>
          <w:szCs w:val="24"/>
        </w:rPr>
        <w:t xml:space="preserve"> </w:t>
      </w:r>
      <w:r w:rsidR="3CE5BF10" w:rsidRPr="2A23DDDB">
        <w:rPr>
          <w:rFonts w:ascii="Times New Roman" w:eastAsia="Times New Roman" w:hAnsi="Times New Roman" w:cs="Times New Roman"/>
          <w:sz w:val="24"/>
          <w:szCs w:val="24"/>
        </w:rPr>
        <w:t xml:space="preserve">Finally, once </w:t>
      </w:r>
      <w:r w:rsidR="104278DD" w:rsidRPr="2A23DDDB">
        <w:rPr>
          <w:rFonts w:ascii="Times New Roman" w:eastAsia="Times New Roman" w:hAnsi="Times New Roman" w:cs="Times New Roman"/>
          <w:sz w:val="24"/>
          <w:szCs w:val="24"/>
        </w:rPr>
        <w:t>this filtered dataset is compiled, it is then passed into RF model</w:t>
      </w:r>
      <w:r w:rsidR="0231AE44" w:rsidRPr="2A23DDDB">
        <w:rPr>
          <w:rFonts w:ascii="Times New Roman" w:eastAsia="Times New Roman" w:hAnsi="Times New Roman" w:cs="Times New Roman"/>
          <w:sz w:val="24"/>
          <w:szCs w:val="24"/>
        </w:rPr>
        <w:t xml:space="preserve"> training,</w:t>
      </w:r>
      <w:r w:rsidR="104278DD" w:rsidRPr="2A23DDDB">
        <w:rPr>
          <w:rFonts w:ascii="Times New Roman" w:eastAsia="Times New Roman" w:hAnsi="Times New Roman" w:cs="Times New Roman"/>
          <w:sz w:val="24"/>
          <w:szCs w:val="24"/>
        </w:rPr>
        <w:t xml:space="preserve"> with the teleconnection indices and month variable as inputs, and the regional variable anomaly passed as the output</w:t>
      </w:r>
      <w:r w:rsidR="1437B65C" w:rsidRPr="2A23DDDB">
        <w:rPr>
          <w:rFonts w:ascii="Times New Roman" w:eastAsia="Times New Roman" w:hAnsi="Times New Roman" w:cs="Times New Roman"/>
          <w:sz w:val="24"/>
          <w:szCs w:val="24"/>
        </w:rPr>
        <w:t>.</w:t>
      </w:r>
    </w:p>
    <w:p w14:paraId="75F10899" w14:textId="709FE7BC" w:rsidR="6A2BF0BC" w:rsidRDefault="1437B65C" w:rsidP="6A2BF0BC">
      <w:pPr>
        <w:spacing w:line="480" w:lineRule="auto"/>
        <w:ind w:firstLine="720"/>
        <w:rPr>
          <w:rFonts w:ascii="Times New Roman" w:eastAsia="Times New Roman" w:hAnsi="Times New Roman" w:cs="Times New Roman"/>
          <w:sz w:val="24"/>
          <w:szCs w:val="24"/>
        </w:rPr>
      </w:pPr>
      <w:r w:rsidRPr="30545513">
        <w:rPr>
          <w:rFonts w:ascii="Times New Roman" w:eastAsia="Times New Roman" w:hAnsi="Times New Roman" w:cs="Times New Roman"/>
          <w:sz w:val="24"/>
          <w:szCs w:val="24"/>
        </w:rPr>
        <w:t>Both the RF model training</w:t>
      </w:r>
      <w:r w:rsidR="505E84AA" w:rsidRPr="30545513">
        <w:rPr>
          <w:rFonts w:ascii="Times New Roman" w:eastAsia="Times New Roman" w:hAnsi="Times New Roman" w:cs="Times New Roman"/>
          <w:sz w:val="24"/>
          <w:szCs w:val="24"/>
        </w:rPr>
        <w:t xml:space="preserve"> and </w:t>
      </w:r>
      <w:r w:rsidR="4FEDDFC1" w:rsidRPr="30545513">
        <w:rPr>
          <w:rFonts w:ascii="Times New Roman" w:eastAsia="Times New Roman" w:hAnsi="Times New Roman" w:cs="Times New Roman"/>
          <w:sz w:val="24"/>
          <w:szCs w:val="24"/>
        </w:rPr>
        <w:t>subsequent</w:t>
      </w:r>
      <w:r w:rsidR="505E84AA" w:rsidRPr="30545513">
        <w:rPr>
          <w:rFonts w:ascii="Times New Roman" w:eastAsia="Times New Roman" w:hAnsi="Times New Roman" w:cs="Times New Roman"/>
          <w:sz w:val="24"/>
          <w:szCs w:val="24"/>
        </w:rPr>
        <w:t xml:space="preserve"> model evaluation </w:t>
      </w:r>
      <w:r w:rsidR="068E0356" w:rsidRPr="0CAF3C11">
        <w:rPr>
          <w:rFonts w:ascii="Times New Roman" w:eastAsia="Times New Roman" w:hAnsi="Times New Roman" w:cs="Times New Roman"/>
          <w:sz w:val="24"/>
          <w:szCs w:val="24"/>
        </w:rPr>
        <w:t>are</w:t>
      </w:r>
      <w:r w:rsidR="505E84AA" w:rsidRPr="30545513">
        <w:rPr>
          <w:rFonts w:ascii="Times New Roman" w:eastAsia="Times New Roman" w:hAnsi="Times New Roman" w:cs="Times New Roman"/>
          <w:sz w:val="24"/>
          <w:szCs w:val="24"/>
        </w:rPr>
        <w:t xml:space="preserve"> utilized via the “Yggdrasil Decision Forests” (YDF) Python package</w:t>
      </w:r>
      <w:r w:rsidR="10187F10" w:rsidRPr="0CAF3C11">
        <w:rPr>
          <w:rFonts w:ascii="Times New Roman" w:eastAsia="Times New Roman" w:hAnsi="Times New Roman" w:cs="Times New Roman"/>
          <w:sz w:val="24"/>
          <w:szCs w:val="24"/>
        </w:rPr>
        <w:t>. This package was</w:t>
      </w:r>
      <w:r w:rsidR="505E84AA" w:rsidRPr="30545513">
        <w:rPr>
          <w:rFonts w:ascii="Times New Roman" w:eastAsia="Times New Roman" w:hAnsi="Times New Roman" w:cs="Times New Roman"/>
          <w:sz w:val="24"/>
          <w:szCs w:val="24"/>
        </w:rPr>
        <w:t xml:space="preserve"> created by Google Research as an offshoot of the popular TensorFlow ML package. </w:t>
      </w:r>
      <w:r w:rsidR="2F7C31F5" w:rsidRPr="30545513">
        <w:rPr>
          <w:rFonts w:ascii="Times New Roman" w:eastAsia="Times New Roman" w:hAnsi="Times New Roman" w:cs="Times New Roman"/>
          <w:sz w:val="24"/>
          <w:szCs w:val="24"/>
        </w:rPr>
        <w:t>Therefore</w:t>
      </w:r>
      <w:r w:rsidR="505E84AA" w:rsidRPr="30545513">
        <w:rPr>
          <w:rFonts w:ascii="Times New Roman" w:eastAsia="Times New Roman" w:hAnsi="Times New Roman" w:cs="Times New Roman"/>
          <w:sz w:val="24"/>
          <w:szCs w:val="24"/>
        </w:rPr>
        <w:t>, it offers a</w:t>
      </w:r>
      <w:r w:rsidR="70C8019C" w:rsidRPr="30545513">
        <w:rPr>
          <w:rFonts w:ascii="Times New Roman" w:eastAsia="Times New Roman" w:hAnsi="Times New Roman" w:cs="Times New Roman"/>
          <w:sz w:val="24"/>
          <w:szCs w:val="24"/>
        </w:rPr>
        <w:t xml:space="preserve"> variety of advantages that are particularly useful for this project and </w:t>
      </w:r>
      <w:r w:rsidR="3D59DE17" w:rsidRPr="01651951">
        <w:rPr>
          <w:rFonts w:ascii="Times New Roman" w:eastAsia="Times New Roman" w:hAnsi="Times New Roman" w:cs="Times New Roman"/>
          <w:sz w:val="24"/>
          <w:szCs w:val="24"/>
        </w:rPr>
        <w:t>its</w:t>
      </w:r>
      <w:r w:rsidR="70C8019C" w:rsidRPr="30545513">
        <w:rPr>
          <w:rFonts w:ascii="Times New Roman" w:eastAsia="Times New Roman" w:hAnsi="Times New Roman" w:cs="Times New Roman"/>
          <w:sz w:val="24"/>
          <w:szCs w:val="24"/>
        </w:rPr>
        <w:t xml:space="preserve"> future development</w:t>
      </w:r>
      <w:r w:rsidR="4E3D9C47" w:rsidRPr="0CAF3C11">
        <w:rPr>
          <w:rFonts w:ascii="Times New Roman" w:eastAsia="Times New Roman" w:hAnsi="Times New Roman" w:cs="Times New Roman"/>
          <w:sz w:val="24"/>
          <w:szCs w:val="24"/>
        </w:rPr>
        <w:t>. These advantages include</w:t>
      </w:r>
      <w:r w:rsidR="70C8019C" w:rsidRPr="30545513">
        <w:rPr>
          <w:rFonts w:ascii="Times New Roman" w:eastAsia="Times New Roman" w:hAnsi="Times New Roman" w:cs="Times New Roman"/>
          <w:sz w:val="24"/>
          <w:szCs w:val="24"/>
        </w:rPr>
        <w:t xml:space="preserve"> </w:t>
      </w:r>
      <w:r w:rsidR="73EE1670" w:rsidRPr="01651951">
        <w:rPr>
          <w:rFonts w:ascii="Times New Roman" w:eastAsia="Times New Roman" w:hAnsi="Times New Roman" w:cs="Times New Roman"/>
          <w:sz w:val="24"/>
          <w:szCs w:val="24"/>
        </w:rPr>
        <w:t>“</w:t>
      </w:r>
      <w:r w:rsidR="73EE1670" w:rsidRPr="30545513">
        <w:rPr>
          <w:rFonts w:ascii="Times New Roman" w:eastAsia="Times New Roman" w:hAnsi="Times New Roman" w:cs="Times New Roman"/>
          <w:sz w:val="24"/>
          <w:szCs w:val="24"/>
        </w:rPr>
        <w:t>checkpoints</w:t>
      </w:r>
      <w:r w:rsidR="73EE1670" w:rsidRPr="01651951">
        <w:rPr>
          <w:rFonts w:ascii="Times New Roman" w:eastAsia="Times New Roman" w:hAnsi="Times New Roman" w:cs="Times New Roman"/>
          <w:sz w:val="24"/>
          <w:szCs w:val="24"/>
        </w:rPr>
        <w:t>”</w:t>
      </w:r>
      <w:r w:rsidR="73EE1670" w:rsidRPr="30545513">
        <w:rPr>
          <w:rFonts w:ascii="Times New Roman" w:eastAsia="Times New Roman" w:hAnsi="Times New Roman" w:cs="Times New Roman"/>
          <w:sz w:val="24"/>
          <w:szCs w:val="24"/>
        </w:rPr>
        <w:t xml:space="preserve"> for long-duration model training</w:t>
      </w:r>
      <w:r w:rsidR="73EE1670" w:rsidRPr="01651951">
        <w:rPr>
          <w:rFonts w:ascii="Times New Roman" w:eastAsia="Times New Roman" w:hAnsi="Times New Roman" w:cs="Times New Roman"/>
          <w:sz w:val="24"/>
          <w:szCs w:val="24"/>
        </w:rPr>
        <w:t xml:space="preserve">, </w:t>
      </w:r>
      <w:r w:rsidR="136CEB2B" w:rsidRPr="01651951">
        <w:rPr>
          <w:rFonts w:ascii="Times New Roman" w:eastAsia="Times New Roman" w:hAnsi="Times New Roman" w:cs="Times New Roman"/>
          <w:sz w:val="24"/>
          <w:szCs w:val="24"/>
        </w:rPr>
        <w:t xml:space="preserve">many </w:t>
      </w:r>
      <w:r w:rsidR="73EE1670" w:rsidRPr="01651951">
        <w:rPr>
          <w:rFonts w:ascii="Times New Roman" w:eastAsia="Times New Roman" w:hAnsi="Times New Roman" w:cs="Times New Roman"/>
          <w:sz w:val="24"/>
          <w:szCs w:val="24"/>
        </w:rPr>
        <w:t>options for</w:t>
      </w:r>
      <w:r w:rsidR="5E848644" w:rsidRPr="01651951">
        <w:rPr>
          <w:rFonts w:ascii="Times New Roman" w:eastAsia="Times New Roman" w:hAnsi="Times New Roman" w:cs="Times New Roman"/>
          <w:sz w:val="24"/>
          <w:szCs w:val="24"/>
        </w:rPr>
        <w:t xml:space="preserve"> model revision and expansion, </w:t>
      </w:r>
      <w:r w:rsidR="08496934" w:rsidRPr="01651951">
        <w:rPr>
          <w:rFonts w:ascii="Times New Roman" w:eastAsia="Times New Roman" w:hAnsi="Times New Roman" w:cs="Times New Roman"/>
          <w:sz w:val="24"/>
          <w:szCs w:val="24"/>
        </w:rPr>
        <w:t xml:space="preserve">the ability to save pre-trained models as a file for future </w:t>
      </w:r>
      <w:r w:rsidR="08496934" w:rsidRPr="01651951">
        <w:rPr>
          <w:rFonts w:ascii="Times New Roman" w:eastAsia="Times New Roman" w:hAnsi="Times New Roman" w:cs="Times New Roman"/>
          <w:sz w:val="24"/>
          <w:szCs w:val="24"/>
        </w:rPr>
        <w:t>use</w:t>
      </w:r>
      <w:r w:rsidR="00E725DA">
        <w:rPr>
          <w:rFonts w:ascii="Times New Roman" w:eastAsia="Times New Roman" w:hAnsi="Times New Roman" w:cs="Times New Roman"/>
          <w:sz w:val="24"/>
          <w:szCs w:val="24"/>
        </w:rPr>
        <w:t>,</w:t>
      </w:r>
      <w:r w:rsidR="08496934" w:rsidRPr="01651951">
        <w:rPr>
          <w:rFonts w:ascii="Times New Roman" w:eastAsia="Times New Roman" w:hAnsi="Times New Roman" w:cs="Times New Roman"/>
          <w:sz w:val="24"/>
          <w:szCs w:val="24"/>
        </w:rPr>
        <w:t xml:space="preserve"> and</w:t>
      </w:r>
      <w:r w:rsidR="08496934" w:rsidRPr="01651951">
        <w:rPr>
          <w:rFonts w:ascii="Times New Roman" w:eastAsia="Times New Roman" w:hAnsi="Times New Roman" w:cs="Times New Roman"/>
          <w:sz w:val="24"/>
          <w:szCs w:val="24"/>
        </w:rPr>
        <w:t xml:space="preserve"> streamlined syntax with minimal boilerplate code. </w:t>
      </w:r>
      <w:r w:rsidR="08496934" w:rsidRPr="0CAF3C11">
        <w:rPr>
          <w:rFonts w:ascii="Times New Roman" w:eastAsia="Times New Roman" w:hAnsi="Times New Roman" w:cs="Times New Roman"/>
          <w:sz w:val="24"/>
          <w:szCs w:val="24"/>
        </w:rPr>
        <w:t>For the sake of simplicity, we have op</w:t>
      </w:r>
      <w:r w:rsidR="6A16E4C4" w:rsidRPr="0CAF3C11">
        <w:rPr>
          <w:rFonts w:ascii="Times New Roman" w:eastAsia="Times New Roman" w:hAnsi="Times New Roman" w:cs="Times New Roman"/>
          <w:sz w:val="24"/>
          <w:szCs w:val="24"/>
        </w:rPr>
        <w:t>ted for a simplified model configuration using a mostly default configuration and hyperparameter tuner, to ensure reasonably optimal performance.</w:t>
      </w:r>
    </w:p>
    <w:p w14:paraId="6FCA43D7" w14:textId="48FFA545" w:rsidR="08688749" w:rsidRDefault="00CA3380" w:rsidP="00A0116D">
      <w:pPr>
        <w:pStyle w:val="Heading1"/>
      </w:pPr>
      <w:bookmarkStart w:id="14" w:name="_Toc228125603"/>
      <w:r>
        <w:t>3</w:t>
      </w:r>
      <w:r w:rsidR="08688749" w:rsidRPr="44802F28">
        <w:t>.     Results</w:t>
      </w:r>
      <w:bookmarkEnd w:id="14"/>
    </w:p>
    <w:p w14:paraId="630B6ABC" w14:textId="14E60B42" w:rsidR="7C1E8069" w:rsidRDefault="6AFD9BF4" w:rsidP="003313AA">
      <w:pPr>
        <w:pStyle w:val="Heading2"/>
      </w:pPr>
      <w:bookmarkStart w:id="15" w:name="_Toc228125604"/>
      <w:r>
        <w:t xml:space="preserve">a.     </w:t>
      </w:r>
      <w:r w:rsidR="005E4864">
        <w:t>Regional Correlations</w:t>
      </w:r>
      <w:bookmarkEnd w:id="15"/>
    </w:p>
    <w:p w14:paraId="470FAF83" w14:textId="118877B7" w:rsidR="6AFD9BF4" w:rsidRDefault="0FB1FA6A" w:rsidP="6A86FB22">
      <w:pPr>
        <w:spacing w:line="480" w:lineRule="auto"/>
        <w:ind w:firstLine="720"/>
        <w:rPr>
          <w:rFonts w:ascii="Times New Roman" w:eastAsia="Times New Roman" w:hAnsi="Times New Roman" w:cs="Times New Roman"/>
          <w:sz w:val="24"/>
          <w:szCs w:val="24"/>
        </w:rPr>
      </w:pPr>
      <w:r w:rsidRPr="646F8609">
        <w:rPr>
          <w:rFonts w:ascii="Times New Roman" w:eastAsia="Times New Roman" w:hAnsi="Times New Roman" w:cs="Times New Roman"/>
          <w:sz w:val="24"/>
          <w:szCs w:val="24"/>
        </w:rPr>
        <w:t>The</w:t>
      </w:r>
      <w:r w:rsidR="24FF0A2C" w:rsidRPr="3B52D891">
        <w:rPr>
          <w:rFonts w:ascii="Times New Roman" w:eastAsia="Times New Roman" w:hAnsi="Times New Roman" w:cs="Times New Roman"/>
          <w:sz w:val="24"/>
          <w:szCs w:val="24"/>
        </w:rPr>
        <w:t xml:space="preserve"> three regions of focus within the United States</w:t>
      </w:r>
      <w:r w:rsidR="7C9B321C" w:rsidRPr="2AAE1950">
        <w:rPr>
          <w:rFonts w:ascii="Times New Roman" w:eastAsia="Times New Roman" w:hAnsi="Times New Roman" w:cs="Times New Roman"/>
          <w:sz w:val="24"/>
          <w:szCs w:val="24"/>
        </w:rPr>
        <w:t xml:space="preserve"> are</w:t>
      </w:r>
      <w:r w:rsidRPr="2AAE1950">
        <w:rPr>
          <w:rFonts w:ascii="Times New Roman" w:eastAsia="Times New Roman" w:hAnsi="Times New Roman" w:cs="Times New Roman"/>
          <w:sz w:val="24"/>
          <w:szCs w:val="24"/>
        </w:rPr>
        <w:t xml:space="preserve"> </w:t>
      </w:r>
      <w:r w:rsidR="120EDB17" w:rsidRPr="2AAE1950">
        <w:rPr>
          <w:rFonts w:ascii="Times New Roman" w:eastAsia="Times New Roman" w:hAnsi="Times New Roman" w:cs="Times New Roman"/>
          <w:sz w:val="24"/>
          <w:szCs w:val="24"/>
        </w:rPr>
        <w:t>t</w:t>
      </w:r>
      <w:r w:rsidRPr="2AAE1950">
        <w:rPr>
          <w:rFonts w:ascii="Times New Roman" w:eastAsia="Times New Roman" w:hAnsi="Times New Roman" w:cs="Times New Roman"/>
          <w:sz w:val="24"/>
          <w:szCs w:val="24"/>
        </w:rPr>
        <w:t>he</w:t>
      </w:r>
      <w:r w:rsidR="24FF0A2C" w:rsidRPr="3B52D891">
        <w:rPr>
          <w:rFonts w:ascii="Times New Roman" w:eastAsia="Times New Roman" w:hAnsi="Times New Roman" w:cs="Times New Roman"/>
          <w:sz w:val="24"/>
          <w:szCs w:val="24"/>
        </w:rPr>
        <w:t xml:space="preserve"> Midwest, </w:t>
      </w:r>
      <w:r w:rsidR="004400BB">
        <w:rPr>
          <w:rFonts w:ascii="Times New Roman" w:eastAsia="Times New Roman" w:hAnsi="Times New Roman" w:cs="Times New Roman"/>
          <w:sz w:val="24"/>
          <w:szCs w:val="24"/>
        </w:rPr>
        <w:t>t</w:t>
      </w:r>
      <w:r w:rsidR="24FF0A2C" w:rsidRPr="3B52D891">
        <w:rPr>
          <w:rFonts w:ascii="Times New Roman" w:eastAsia="Times New Roman" w:hAnsi="Times New Roman" w:cs="Times New Roman"/>
          <w:sz w:val="24"/>
          <w:szCs w:val="24"/>
        </w:rPr>
        <w:t xml:space="preserve">he </w:t>
      </w:r>
      <w:r w:rsidR="004400BB">
        <w:rPr>
          <w:rFonts w:ascii="Times New Roman" w:eastAsia="Times New Roman" w:hAnsi="Times New Roman" w:cs="Times New Roman"/>
          <w:sz w:val="24"/>
          <w:szCs w:val="24"/>
        </w:rPr>
        <w:t>s</w:t>
      </w:r>
      <w:r w:rsidR="24FF0A2C" w:rsidRPr="3B52D891">
        <w:rPr>
          <w:rFonts w:ascii="Times New Roman" w:eastAsia="Times New Roman" w:hAnsi="Times New Roman" w:cs="Times New Roman"/>
          <w:sz w:val="24"/>
          <w:szCs w:val="24"/>
        </w:rPr>
        <w:t xml:space="preserve">outhern Great Plains, and the </w:t>
      </w:r>
      <w:r w:rsidR="24FF0A2C" w:rsidRPr="711C6673">
        <w:rPr>
          <w:rFonts w:ascii="Times New Roman" w:eastAsia="Times New Roman" w:hAnsi="Times New Roman" w:cs="Times New Roman"/>
          <w:sz w:val="24"/>
          <w:szCs w:val="24"/>
        </w:rPr>
        <w:t>Northeast.</w:t>
      </w:r>
      <w:r w:rsidR="24FF0A2C" w:rsidRPr="1A01D50C">
        <w:rPr>
          <w:rFonts w:ascii="Times New Roman" w:eastAsia="Times New Roman" w:hAnsi="Times New Roman" w:cs="Times New Roman"/>
          <w:sz w:val="24"/>
          <w:szCs w:val="24"/>
        </w:rPr>
        <w:t xml:space="preserve"> </w:t>
      </w:r>
      <w:r w:rsidR="699EDF7A" w:rsidRPr="1A01D50C">
        <w:rPr>
          <w:rFonts w:ascii="Times New Roman" w:eastAsia="Times New Roman" w:hAnsi="Times New Roman" w:cs="Times New Roman"/>
          <w:sz w:val="24"/>
          <w:szCs w:val="24"/>
        </w:rPr>
        <w:t>Starting with the Midwest</w:t>
      </w:r>
      <w:r w:rsidR="699EDF7A" w:rsidRPr="3C9FE27D">
        <w:rPr>
          <w:rFonts w:ascii="Times New Roman" w:eastAsia="Times New Roman" w:hAnsi="Times New Roman" w:cs="Times New Roman"/>
          <w:sz w:val="24"/>
          <w:szCs w:val="24"/>
        </w:rPr>
        <w:t xml:space="preserve"> using Northern Hemisphere </w:t>
      </w:r>
      <w:r w:rsidR="2AD29FA3" w:rsidRPr="5B8D106E">
        <w:rPr>
          <w:rFonts w:ascii="Times New Roman" w:eastAsia="Times New Roman" w:hAnsi="Times New Roman" w:cs="Times New Roman"/>
          <w:sz w:val="24"/>
          <w:szCs w:val="24"/>
        </w:rPr>
        <w:t xml:space="preserve">temperature </w:t>
      </w:r>
      <w:r w:rsidR="699EDF7A" w:rsidRPr="3C9FE27D">
        <w:rPr>
          <w:rFonts w:ascii="Times New Roman" w:eastAsia="Times New Roman" w:hAnsi="Times New Roman" w:cs="Times New Roman"/>
          <w:sz w:val="24"/>
          <w:szCs w:val="24"/>
        </w:rPr>
        <w:t xml:space="preserve">teleconnection </w:t>
      </w:r>
      <w:r w:rsidR="699EDF7A" w:rsidRPr="4646B4B4">
        <w:rPr>
          <w:rFonts w:ascii="Times New Roman" w:eastAsia="Times New Roman" w:hAnsi="Times New Roman" w:cs="Times New Roman"/>
          <w:sz w:val="24"/>
          <w:szCs w:val="24"/>
        </w:rPr>
        <w:t xml:space="preserve">data, the </w:t>
      </w:r>
      <w:r w:rsidR="47F6402A" w:rsidRPr="5BE00C73">
        <w:rPr>
          <w:rFonts w:ascii="Times New Roman" w:eastAsia="Times New Roman" w:hAnsi="Times New Roman" w:cs="Times New Roman"/>
          <w:sz w:val="24"/>
          <w:szCs w:val="24"/>
        </w:rPr>
        <w:t xml:space="preserve">EPNP </w:t>
      </w:r>
      <w:r w:rsidR="04AC835E" w:rsidRPr="65DAB832">
        <w:rPr>
          <w:rFonts w:ascii="Times New Roman" w:eastAsia="Times New Roman" w:hAnsi="Times New Roman" w:cs="Times New Roman"/>
          <w:sz w:val="24"/>
          <w:szCs w:val="24"/>
        </w:rPr>
        <w:t xml:space="preserve">pattern </w:t>
      </w:r>
      <w:r w:rsidR="00434E54">
        <w:rPr>
          <w:rFonts w:ascii="Times New Roman" w:eastAsia="Times New Roman" w:hAnsi="Times New Roman" w:cs="Times New Roman"/>
          <w:sz w:val="24"/>
          <w:szCs w:val="24"/>
        </w:rPr>
        <w:t>has</w:t>
      </w:r>
      <w:r w:rsidR="70FE0A80" w:rsidRPr="65DAB832">
        <w:rPr>
          <w:rFonts w:ascii="Times New Roman" w:eastAsia="Times New Roman" w:hAnsi="Times New Roman" w:cs="Times New Roman"/>
          <w:sz w:val="24"/>
          <w:szCs w:val="24"/>
        </w:rPr>
        <w:t xml:space="preserve"> the </w:t>
      </w:r>
      <w:r w:rsidR="00434E54">
        <w:rPr>
          <w:rFonts w:ascii="Times New Roman" w:eastAsia="Times New Roman" w:hAnsi="Times New Roman" w:cs="Times New Roman"/>
          <w:sz w:val="24"/>
          <w:szCs w:val="24"/>
        </w:rPr>
        <w:t>strongest correlation</w:t>
      </w:r>
      <w:r w:rsidR="70FE0A80" w:rsidRPr="09EEB746">
        <w:rPr>
          <w:rFonts w:ascii="Times New Roman" w:eastAsia="Times New Roman" w:hAnsi="Times New Roman" w:cs="Times New Roman"/>
          <w:sz w:val="24"/>
          <w:szCs w:val="24"/>
        </w:rPr>
        <w:t xml:space="preserve"> with a Pearson value of</w:t>
      </w:r>
      <w:r w:rsidR="76FE3F0D" w:rsidRPr="09EEB746">
        <w:rPr>
          <w:rFonts w:ascii="Times New Roman" w:eastAsia="Times New Roman" w:hAnsi="Times New Roman" w:cs="Times New Roman"/>
          <w:sz w:val="24"/>
          <w:szCs w:val="24"/>
        </w:rPr>
        <w:t xml:space="preserve"> –0.</w:t>
      </w:r>
      <w:r w:rsidR="6D739178" w:rsidRPr="5BE00C73">
        <w:rPr>
          <w:rFonts w:ascii="Times New Roman" w:eastAsia="Times New Roman" w:hAnsi="Times New Roman" w:cs="Times New Roman"/>
          <w:sz w:val="24"/>
          <w:szCs w:val="24"/>
        </w:rPr>
        <w:t>4</w:t>
      </w:r>
      <w:r w:rsidR="641C7436" w:rsidRPr="5BE00C73">
        <w:rPr>
          <w:rFonts w:ascii="Times New Roman" w:eastAsia="Times New Roman" w:hAnsi="Times New Roman" w:cs="Times New Roman"/>
          <w:sz w:val="24"/>
          <w:szCs w:val="24"/>
        </w:rPr>
        <w:t>467</w:t>
      </w:r>
      <w:r w:rsidR="6D739178" w:rsidRPr="5BE00C73">
        <w:rPr>
          <w:rFonts w:ascii="Times New Roman" w:eastAsia="Times New Roman" w:hAnsi="Times New Roman" w:cs="Times New Roman"/>
          <w:sz w:val="24"/>
          <w:szCs w:val="24"/>
        </w:rPr>
        <w:t>.</w:t>
      </w:r>
      <w:r w:rsidR="76FE3F0D" w:rsidRPr="09EEB746">
        <w:rPr>
          <w:rFonts w:ascii="Times New Roman" w:eastAsia="Times New Roman" w:hAnsi="Times New Roman" w:cs="Times New Roman"/>
          <w:sz w:val="24"/>
          <w:szCs w:val="24"/>
        </w:rPr>
        <w:t xml:space="preserve"> </w:t>
      </w:r>
      <w:r w:rsidR="00434E54">
        <w:rPr>
          <w:rFonts w:ascii="Times New Roman" w:eastAsia="Times New Roman" w:hAnsi="Times New Roman" w:cs="Times New Roman"/>
          <w:sz w:val="24"/>
          <w:szCs w:val="24"/>
        </w:rPr>
        <w:t>Along with a p-value of &lt; 0.01</w:t>
      </w:r>
      <w:r w:rsidR="00D3264C">
        <w:rPr>
          <w:rFonts w:ascii="Times New Roman" w:eastAsia="Times New Roman" w:hAnsi="Times New Roman" w:cs="Times New Roman"/>
          <w:sz w:val="24"/>
          <w:szCs w:val="24"/>
        </w:rPr>
        <w:t>, this marks</w:t>
      </w:r>
      <w:r w:rsidR="3BD4AC1C" w:rsidRPr="744DA8C3">
        <w:rPr>
          <w:rFonts w:ascii="Times New Roman" w:eastAsia="Times New Roman" w:hAnsi="Times New Roman" w:cs="Times New Roman"/>
          <w:sz w:val="24"/>
          <w:szCs w:val="24"/>
        </w:rPr>
        <w:t xml:space="preserve"> it as being very </w:t>
      </w:r>
      <w:r w:rsidR="3BD4AC1C" w:rsidRPr="0205B93E">
        <w:rPr>
          <w:rFonts w:ascii="Times New Roman" w:eastAsia="Times New Roman" w:hAnsi="Times New Roman" w:cs="Times New Roman"/>
          <w:sz w:val="24"/>
          <w:szCs w:val="24"/>
        </w:rPr>
        <w:t xml:space="preserve">statistically significant. </w:t>
      </w:r>
      <w:r w:rsidR="22F73A7E" w:rsidRPr="0205B93E">
        <w:rPr>
          <w:rFonts w:ascii="Times New Roman" w:eastAsia="Times New Roman" w:hAnsi="Times New Roman" w:cs="Times New Roman"/>
          <w:sz w:val="24"/>
          <w:szCs w:val="24"/>
        </w:rPr>
        <w:t>The</w:t>
      </w:r>
      <w:r w:rsidR="22F73A7E" w:rsidRPr="1C45CA92">
        <w:rPr>
          <w:rFonts w:ascii="Times New Roman" w:eastAsia="Times New Roman" w:hAnsi="Times New Roman" w:cs="Times New Roman"/>
          <w:sz w:val="24"/>
          <w:szCs w:val="24"/>
        </w:rPr>
        <w:t xml:space="preserve"> East Pacific Oscillation (E</w:t>
      </w:r>
      <w:r w:rsidR="12804048" w:rsidRPr="1C45CA92">
        <w:rPr>
          <w:rFonts w:ascii="Times New Roman" w:eastAsia="Times New Roman" w:hAnsi="Times New Roman" w:cs="Times New Roman"/>
          <w:sz w:val="24"/>
          <w:szCs w:val="24"/>
        </w:rPr>
        <w:t>PO)</w:t>
      </w:r>
      <w:r w:rsidR="46B06DD6" w:rsidRPr="1C45CA92">
        <w:rPr>
          <w:rFonts w:ascii="Times New Roman" w:eastAsia="Times New Roman" w:hAnsi="Times New Roman" w:cs="Times New Roman"/>
          <w:sz w:val="24"/>
          <w:szCs w:val="24"/>
        </w:rPr>
        <w:t xml:space="preserve"> and Arctic Oscillation (AO) come next</w:t>
      </w:r>
      <w:r w:rsidR="66C8B801" w:rsidRPr="0205B93E">
        <w:rPr>
          <w:rFonts w:ascii="Times New Roman" w:eastAsia="Times New Roman" w:hAnsi="Times New Roman" w:cs="Times New Roman"/>
          <w:sz w:val="24"/>
          <w:szCs w:val="24"/>
        </w:rPr>
        <w:t xml:space="preserve">, both being very </w:t>
      </w:r>
      <w:r w:rsidR="66C8B801" w:rsidRPr="0205B93E">
        <w:rPr>
          <w:rFonts w:ascii="Times New Roman" w:eastAsia="Times New Roman" w:hAnsi="Times New Roman" w:cs="Times New Roman"/>
          <w:sz w:val="24"/>
          <w:szCs w:val="24"/>
        </w:rPr>
        <w:lastRenderedPageBreak/>
        <w:t xml:space="preserve">statistically significant. </w:t>
      </w:r>
      <w:r w:rsidR="6485E146" w:rsidRPr="28E428EA">
        <w:rPr>
          <w:rFonts w:ascii="Times New Roman" w:eastAsia="Times New Roman" w:hAnsi="Times New Roman" w:cs="Times New Roman"/>
          <w:sz w:val="24"/>
          <w:szCs w:val="24"/>
        </w:rPr>
        <w:t xml:space="preserve">Following </w:t>
      </w:r>
      <w:r w:rsidR="00451167" w:rsidRPr="28E428EA">
        <w:rPr>
          <w:rFonts w:ascii="Times New Roman" w:eastAsia="Times New Roman" w:hAnsi="Times New Roman" w:cs="Times New Roman"/>
          <w:sz w:val="24"/>
          <w:szCs w:val="24"/>
        </w:rPr>
        <w:t>these</w:t>
      </w:r>
      <w:r w:rsidR="6485E146" w:rsidRPr="28E428EA">
        <w:rPr>
          <w:rFonts w:ascii="Times New Roman" w:eastAsia="Times New Roman" w:hAnsi="Times New Roman" w:cs="Times New Roman"/>
          <w:sz w:val="24"/>
          <w:szCs w:val="24"/>
        </w:rPr>
        <w:t xml:space="preserve"> are the</w:t>
      </w:r>
      <w:r w:rsidR="66C8B801" w:rsidRPr="0DB3061D">
        <w:rPr>
          <w:rFonts w:ascii="Times New Roman" w:eastAsia="Times New Roman" w:hAnsi="Times New Roman" w:cs="Times New Roman"/>
          <w:sz w:val="24"/>
          <w:szCs w:val="24"/>
        </w:rPr>
        <w:t xml:space="preserve"> </w:t>
      </w:r>
      <w:r w:rsidR="66C8B801" w:rsidRPr="0DB3061D">
        <w:rPr>
          <w:rFonts w:ascii="Times New Roman" w:eastAsia="Times New Roman" w:hAnsi="Times New Roman" w:cs="Times New Roman"/>
          <w:sz w:val="24"/>
          <w:szCs w:val="24"/>
        </w:rPr>
        <w:t>WPO</w:t>
      </w:r>
      <w:r w:rsidR="66C8B801" w:rsidRPr="0DB3061D">
        <w:rPr>
          <w:rFonts w:ascii="Times New Roman" w:eastAsia="Times New Roman" w:hAnsi="Times New Roman" w:cs="Times New Roman"/>
          <w:sz w:val="24"/>
          <w:szCs w:val="24"/>
        </w:rPr>
        <w:t xml:space="preserve"> </w:t>
      </w:r>
      <w:r w:rsidR="66C8B801" w:rsidRPr="0DB3061D">
        <w:rPr>
          <w:rFonts w:ascii="Times New Roman" w:eastAsia="Times New Roman" w:hAnsi="Times New Roman" w:cs="Times New Roman"/>
          <w:sz w:val="24"/>
          <w:szCs w:val="24"/>
        </w:rPr>
        <w:t xml:space="preserve">and the </w:t>
      </w:r>
      <w:r w:rsidR="7535B854" w:rsidRPr="5F986FE5">
        <w:rPr>
          <w:rFonts w:ascii="Times New Roman" w:eastAsia="Times New Roman" w:hAnsi="Times New Roman" w:cs="Times New Roman"/>
          <w:sz w:val="24"/>
          <w:szCs w:val="24"/>
        </w:rPr>
        <w:t>NAO</w:t>
      </w:r>
      <w:r w:rsidR="35014A5A" w:rsidRPr="5F986FE5">
        <w:rPr>
          <w:rFonts w:ascii="Times New Roman" w:eastAsia="Times New Roman" w:hAnsi="Times New Roman" w:cs="Times New Roman"/>
          <w:sz w:val="24"/>
          <w:szCs w:val="24"/>
        </w:rPr>
        <w:t>.</w:t>
      </w:r>
      <w:r w:rsidR="038A316B" w:rsidRPr="5BD9CBAD">
        <w:rPr>
          <w:rFonts w:ascii="Times New Roman" w:eastAsia="Times New Roman" w:hAnsi="Times New Roman" w:cs="Times New Roman"/>
          <w:sz w:val="24"/>
          <w:szCs w:val="24"/>
        </w:rPr>
        <w:t xml:space="preserve"> </w:t>
      </w:r>
      <w:r w:rsidR="31D8214E" w:rsidRPr="0ABA0942">
        <w:rPr>
          <w:rFonts w:ascii="Times New Roman" w:eastAsia="Times New Roman" w:hAnsi="Times New Roman" w:cs="Times New Roman"/>
          <w:sz w:val="24"/>
          <w:szCs w:val="24"/>
        </w:rPr>
        <w:t xml:space="preserve">Regarding the most significant global teleconnections, the </w:t>
      </w:r>
      <w:r w:rsidR="00F241D8">
        <w:rPr>
          <w:rFonts w:ascii="Times New Roman" w:eastAsia="Times New Roman" w:hAnsi="Times New Roman" w:cs="Times New Roman"/>
          <w:sz w:val="24"/>
          <w:szCs w:val="24"/>
        </w:rPr>
        <w:t>EM</w:t>
      </w:r>
      <w:r w:rsidR="3D47FABC" w:rsidRPr="7AA9A31F">
        <w:rPr>
          <w:rFonts w:ascii="Times New Roman" w:eastAsia="Times New Roman" w:hAnsi="Times New Roman" w:cs="Times New Roman"/>
          <w:sz w:val="24"/>
          <w:szCs w:val="24"/>
        </w:rPr>
        <w:t>I</w:t>
      </w:r>
      <w:r w:rsidR="3D47FABC" w:rsidRPr="7AA9A31F">
        <w:rPr>
          <w:rFonts w:ascii="Times New Roman" w:eastAsia="Times New Roman" w:hAnsi="Times New Roman" w:cs="Times New Roman"/>
          <w:sz w:val="24"/>
          <w:szCs w:val="24"/>
        </w:rPr>
        <w:t xml:space="preserve"> </w:t>
      </w:r>
      <w:r w:rsidR="2727BA38" w:rsidRPr="683554B2">
        <w:rPr>
          <w:rFonts w:ascii="Times New Roman" w:eastAsia="Times New Roman" w:hAnsi="Times New Roman" w:cs="Times New Roman"/>
          <w:sz w:val="24"/>
          <w:szCs w:val="24"/>
        </w:rPr>
        <w:t xml:space="preserve">is the </w:t>
      </w:r>
      <w:r w:rsidR="2727BA38" w:rsidRPr="065B58C6">
        <w:rPr>
          <w:rFonts w:ascii="Times New Roman" w:eastAsia="Times New Roman" w:hAnsi="Times New Roman" w:cs="Times New Roman"/>
          <w:sz w:val="24"/>
          <w:szCs w:val="24"/>
        </w:rPr>
        <w:t xml:space="preserve">most statistically significant </w:t>
      </w:r>
      <w:r w:rsidR="00D3264C">
        <w:rPr>
          <w:rFonts w:ascii="Times New Roman" w:eastAsia="Times New Roman" w:hAnsi="Times New Roman" w:cs="Times New Roman"/>
          <w:sz w:val="24"/>
          <w:szCs w:val="24"/>
        </w:rPr>
        <w:t>and has</w:t>
      </w:r>
      <w:r w:rsidR="2727BA38" w:rsidRPr="065B58C6">
        <w:rPr>
          <w:rFonts w:ascii="Times New Roman" w:eastAsia="Times New Roman" w:hAnsi="Times New Roman" w:cs="Times New Roman"/>
          <w:sz w:val="24"/>
          <w:szCs w:val="24"/>
        </w:rPr>
        <w:t xml:space="preserve"> a Pearson value of –0.</w:t>
      </w:r>
      <w:r w:rsidR="6B6DBAF9" w:rsidRPr="5F986FE5">
        <w:rPr>
          <w:rFonts w:ascii="Times New Roman" w:eastAsia="Times New Roman" w:hAnsi="Times New Roman" w:cs="Times New Roman"/>
          <w:sz w:val="24"/>
          <w:szCs w:val="24"/>
        </w:rPr>
        <w:t>0974</w:t>
      </w:r>
      <w:r w:rsidR="6B02993B" w:rsidRPr="065B58C6">
        <w:rPr>
          <w:rFonts w:ascii="Times New Roman" w:eastAsia="Times New Roman" w:hAnsi="Times New Roman" w:cs="Times New Roman"/>
          <w:sz w:val="24"/>
          <w:szCs w:val="24"/>
        </w:rPr>
        <w:t xml:space="preserve">. </w:t>
      </w:r>
    </w:p>
    <w:p w14:paraId="77401EB7" w14:textId="187FAE68" w:rsidR="599BDE7C" w:rsidRDefault="599BDE7C" w:rsidP="61668177">
      <w:pPr>
        <w:spacing w:line="480" w:lineRule="auto"/>
        <w:ind w:firstLine="720"/>
        <w:rPr>
          <w:rFonts w:ascii="Times New Roman" w:eastAsia="Times New Roman" w:hAnsi="Times New Roman" w:cs="Times New Roman"/>
          <w:sz w:val="24"/>
          <w:szCs w:val="24"/>
        </w:rPr>
      </w:pPr>
      <w:r w:rsidRPr="68B7DFEE">
        <w:rPr>
          <w:rFonts w:ascii="Times New Roman" w:eastAsia="Times New Roman" w:hAnsi="Times New Roman" w:cs="Times New Roman"/>
          <w:sz w:val="24"/>
          <w:szCs w:val="24"/>
        </w:rPr>
        <w:t>The Southern Plain</w:t>
      </w:r>
      <w:r w:rsidR="00F241D8">
        <w:rPr>
          <w:rFonts w:ascii="Times New Roman" w:eastAsia="Times New Roman" w:hAnsi="Times New Roman" w:cs="Times New Roman"/>
          <w:sz w:val="24"/>
          <w:szCs w:val="24"/>
        </w:rPr>
        <w:t>s’</w:t>
      </w:r>
      <w:r w:rsidRPr="68B7DFEE">
        <w:rPr>
          <w:rFonts w:ascii="Times New Roman" w:eastAsia="Times New Roman" w:hAnsi="Times New Roman" w:cs="Times New Roman"/>
          <w:sz w:val="24"/>
          <w:szCs w:val="24"/>
        </w:rPr>
        <w:t xml:space="preserve"> most significant </w:t>
      </w:r>
      <w:r w:rsidRPr="1889D926">
        <w:rPr>
          <w:rFonts w:ascii="Times New Roman" w:eastAsia="Times New Roman" w:hAnsi="Times New Roman" w:cs="Times New Roman"/>
          <w:sz w:val="24"/>
          <w:szCs w:val="24"/>
        </w:rPr>
        <w:t xml:space="preserve">teleconnection </w:t>
      </w:r>
      <w:r w:rsidR="00972E4E">
        <w:rPr>
          <w:rFonts w:ascii="Times New Roman" w:eastAsia="Times New Roman" w:hAnsi="Times New Roman" w:cs="Times New Roman"/>
          <w:sz w:val="24"/>
          <w:szCs w:val="24"/>
        </w:rPr>
        <w:t>correlation with</w:t>
      </w:r>
      <w:r w:rsidR="1D9AC35A" w:rsidRPr="1406C872">
        <w:rPr>
          <w:rFonts w:ascii="Times New Roman" w:eastAsia="Times New Roman" w:hAnsi="Times New Roman" w:cs="Times New Roman"/>
          <w:sz w:val="24"/>
          <w:szCs w:val="24"/>
        </w:rPr>
        <w:t xml:space="preserve"> </w:t>
      </w:r>
      <w:r w:rsidR="1D9AC35A" w:rsidRPr="10437158">
        <w:rPr>
          <w:rFonts w:ascii="Times New Roman" w:eastAsia="Times New Roman" w:hAnsi="Times New Roman" w:cs="Times New Roman"/>
          <w:sz w:val="24"/>
          <w:szCs w:val="24"/>
        </w:rPr>
        <w:t xml:space="preserve">temperature </w:t>
      </w:r>
      <w:r w:rsidRPr="10437158">
        <w:rPr>
          <w:rFonts w:ascii="Times New Roman" w:eastAsia="Times New Roman" w:hAnsi="Times New Roman" w:cs="Times New Roman"/>
          <w:sz w:val="24"/>
          <w:szCs w:val="24"/>
        </w:rPr>
        <w:t>is</w:t>
      </w:r>
      <w:r w:rsidRPr="1889D926">
        <w:rPr>
          <w:rFonts w:ascii="Times New Roman" w:eastAsia="Times New Roman" w:hAnsi="Times New Roman" w:cs="Times New Roman"/>
          <w:sz w:val="24"/>
          <w:szCs w:val="24"/>
        </w:rPr>
        <w:t xml:space="preserve"> the </w:t>
      </w:r>
      <w:r w:rsidR="0687C150" w:rsidRPr="33883DC1">
        <w:rPr>
          <w:rFonts w:ascii="Times New Roman" w:eastAsia="Times New Roman" w:hAnsi="Times New Roman" w:cs="Times New Roman"/>
          <w:sz w:val="24"/>
          <w:szCs w:val="24"/>
        </w:rPr>
        <w:t>EPNP with a Pearson value of –0.</w:t>
      </w:r>
      <w:r w:rsidR="429E5A9E" w:rsidRPr="78BA70E5">
        <w:rPr>
          <w:rFonts w:ascii="Times New Roman" w:eastAsia="Times New Roman" w:hAnsi="Times New Roman" w:cs="Times New Roman"/>
          <w:sz w:val="24"/>
          <w:szCs w:val="24"/>
        </w:rPr>
        <w:t>2</w:t>
      </w:r>
      <w:r w:rsidR="634ABF3A" w:rsidRPr="78BA70E5">
        <w:rPr>
          <w:rFonts w:ascii="Times New Roman" w:eastAsia="Times New Roman" w:hAnsi="Times New Roman" w:cs="Times New Roman"/>
          <w:sz w:val="24"/>
          <w:szCs w:val="24"/>
        </w:rPr>
        <w:t>783</w:t>
      </w:r>
      <w:r w:rsidR="429E5A9E" w:rsidRPr="78BA70E5">
        <w:rPr>
          <w:rFonts w:ascii="Times New Roman" w:eastAsia="Times New Roman" w:hAnsi="Times New Roman" w:cs="Times New Roman"/>
          <w:sz w:val="24"/>
          <w:szCs w:val="24"/>
        </w:rPr>
        <w:t>.</w:t>
      </w:r>
      <w:r w:rsidR="0687C150" w:rsidRPr="4A94FCBB">
        <w:rPr>
          <w:rFonts w:ascii="Times New Roman" w:eastAsia="Times New Roman" w:hAnsi="Times New Roman" w:cs="Times New Roman"/>
          <w:sz w:val="24"/>
          <w:szCs w:val="24"/>
        </w:rPr>
        <w:t xml:space="preserve"> </w:t>
      </w:r>
      <w:r w:rsidR="208B8558" w:rsidRPr="35580DD0">
        <w:rPr>
          <w:rFonts w:ascii="Times New Roman" w:eastAsia="Times New Roman" w:hAnsi="Times New Roman" w:cs="Times New Roman"/>
          <w:sz w:val="24"/>
          <w:szCs w:val="24"/>
        </w:rPr>
        <w:t>Following</w:t>
      </w:r>
      <w:r w:rsidR="45BA6DB9" w:rsidRPr="4B1351A1">
        <w:rPr>
          <w:rFonts w:ascii="Times New Roman" w:eastAsia="Times New Roman" w:hAnsi="Times New Roman" w:cs="Times New Roman"/>
          <w:sz w:val="24"/>
          <w:szCs w:val="24"/>
        </w:rPr>
        <w:t xml:space="preserve"> that</w:t>
      </w:r>
      <w:r w:rsidR="208B8558" w:rsidRPr="35580DD0">
        <w:rPr>
          <w:rFonts w:ascii="Times New Roman" w:eastAsia="Times New Roman" w:hAnsi="Times New Roman" w:cs="Times New Roman"/>
          <w:sz w:val="24"/>
          <w:szCs w:val="24"/>
        </w:rPr>
        <w:t>,</w:t>
      </w:r>
      <w:r w:rsidR="208B8558" w:rsidRPr="4B1351A1">
        <w:rPr>
          <w:rFonts w:ascii="Times New Roman" w:eastAsia="Times New Roman" w:hAnsi="Times New Roman" w:cs="Times New Roman"/>
          <w:sz w:val="24"/>
          <w:szCs w:val="24"/>
        </w:rPr>
        <w:t xml:space="preserve"> the</w:t>
      </w:r>
      <w:r w:rsidR="208B8558" w:rsidRPr="4B1351A1">
        <w:rPr>
          <w:rFonts w:ascii="Times New Roman" w:eastAsia="Times New Roman" w:hAnsi="Times New Roman" w:cs="Times New Roman"/>
          <w:sz w:val="24"/>
          <w:szCs w:val="24"/>
        </w:rPr>
        <w:t xml:space="preserve"> </w:t>
      </w:r>
      <w:r w:rsidR="208B8558" w:rsidRPr="4B1351A1">
        <w:rPr>
          <w:rFonts w:ascii="Times New Roman" w:eastAsia="Times New Roman" w:hAnsi="Times New Roman" w:cs="Times New Roman"/>
          <w:sz w:val="24"/>
          <w:szCs w:val="24"/>
        </w:rPr>
        <w:t>PDO</w:t>
      </w:r>
      <w:r w:rsidR="2DCFB915" w:rsidRPr="78BA70E5">
        <w:rPr>
          <w:rFonts w:ascii="Times New Roman" w:eastAsia="Times New Roman" w:hAnsi="Times New Roman" w:cs="Times New Roman"/>
          <w:sz w:val="24"/>
          <w:szCs w:val="24"/>
        </w:rPr>
        <w:t xml:space="preserve">, </w:t>
      </w:r>
      <w:r w:rsidR="208B8558" w:rsidRPr="4B1351A1">
        <w:rPr>
          <w:rFonts w:ascii="Times New Roman" w:eastAsia="Times New Roman" w:hAnsi="Times New Roman" w:cs="Times New Roman"/>
          <w:sz w:val="24"/>
          <w:szCs w:val="24"/>
        </w:rPr>
        <w:t>EPO</w:t>
      </w:r>
      <w:r w:rsidR="2DCFB915" w:rsidRPr="78BA70E5">
        <w:rPr>
          <w:rFonts w:ascii="Times New Roman" w:eastAsia="Times New Roman" w:hAnsi="Times New Roman" w:cs="Times New Roman"/>
          <w:sz w:val="24"/>
          <w:szCs w:val="24"/>
        </w:rPr>
        <w:t>,</w:t>
      </w:r>
      <w:r w:rsidR="208B8558" w:rsidRPr="4B1351A1">
        <w:rPr>
          <w:rFonts w:ascii="Times New Roman" w:eastAsia="Times New Roman" w:hAnsi="Times New Roman" w:cs="Times New Roman"/>
          <w:sz w:val="24"/>
          <w:szCs w:val="24"/>
        </w:rPr>
        <w:t xml:space="preserve"> and </w:t>
      </w:r>
      <w:r w:rsidR="2DCFB915" w:rsidRPr="78BA70E5">
        <w:rPr>
          <w:rFonts w:ascii="Times New Roman" w:eastAsia="Times New Roman" w:hAnsi="Times New Roman" w:cs="Times New Roman"/>
          <w:sz w:val="24"/>
          <w:szCs w:val="24"/>
        </w:rPr>
        <w:t>AO</w:t>
      </w:r>
      <w:r w:rsidR="208B8558" w:rsidRPr="4B1351A1">
        <w:rPr>
          <w:rFonts w:ascii="Times New Roman" w:eastAsia="Times New Roman" w:hAnsi="Times New Roman" w:cs="Times New Roman"/>
          <w:sz w:val="24"/>
          <w:szCs w:val="24"/>
        </w:rPr>
        <w:t xml:space="preserve"> </w:t>
      </w:r>
      <w:r w:rsidR="554D9C36" w:rsidRPr="4B56BAD5">
        <w:rPr>
          <w:rFonts w:ascii="Times New Roman" w:eastAsia="Times New Roman" w:hAnsi="Times New Roman" w:cs="Times New Roman"/>
          <w:sz w:val="24"/>
          <w:szCs w:val="24"/>
        </w:rPr>
        <w:t xml:space="preserve">are </w:t>
      </w:r>
      <w:r w:rsidR="208B8558" w:rsidRPr="4B1351A1">
        <w:rPr>
          <w:rFonts w:ascii="Times New Roman" w:eastAsia="Times New Roman" w:hAnsi="Times New Roman" w:cs="Times New Roman"/>
          <w:sz w:val="24"/>
          <w:szCs w:val="24"/>
        </w:rPr>
        <w:t>a</w:t>
      </w:r>
      <w:r w:rsidR="00972E4E">
        <w:rPr>
          <w:rFonts w:ascii="Times New Roman" w:eastAsia="Times New Roman" w:hAnsi="Times New Roman" w:cs="Times New Roman"/>
          <w:sz w:val="24"/>
          <w:szCs w:val="24"/>
        </w:rPr>
        <w:t>mong</w:t>
      </w:r>
      <w:r w:rsidR="208B8558" w:rsidRPr="4B1351A1">
        <w:rPr>
          <w:rFonts w:ascii="Times New Roman" w:eastAsia="Times New Roman" w:hAnsi="Times New Roman" w:cs="Times New Roman"/>
          <w:sz w:val="24"/>
          <w:szCs w:val="24"/>
        </w:rPr>
        <w:t xml:space="preserve"> the most </w:t>
      </w:r>
      <w:r w:rsidR="208B8558" w:rsidRPr="35580DD0">
        <w:rPr>
          <w:rFonts w:ascii="Times New Roman" w:eastAsia="Times New Roman" w:hAnsi="Times New Roman" w:cs="Times New Roman"/>
          <w:sz w:val="24"/>
          <w:szCs w:val="24"/>
        </w:rPr>
        <w:t xml:space="preserve">significant teleconnections. </w:t>
      </w:r>
      <w:r w:rsidR="3D1E8EA8" w:rsidRPr="7A7B5B2A">
        <w:rPr>
          <w:rFonts w:ascii="Times New Roman" w:eastAsia="Times New Roman" w:hAnsi="Times New Roman" w:cs="Times New Roman"/>
          <w:sz w:val="24"/>
          <w:szCs w:val="24"/>
        </w:rPr>
        <w:t>The</w:t>
      </w:r>
      <w:r w:rsidR="159BB785" w:rsidRPr="7A7B5B2A">
        <w:rPr>
          <w:rFonts w:ascii="Times New Roman" w:eastAsia="Times New Roman" w:hAnsi="Times New Roman" w:cs="Times New Roman"/>
          <w:sz w:val="24"/>
          <w:szCs w:val="24"/>
        </w:rPr>
        <w:t xml:space="preserve"> global</w:t>
      </w:r>
      <w:r w:rsidR="3D1E8EA8" w:rsidRPr="7F8890C5">
        <w:rPr>
          <w:rFonts w:ascii="Times New Roman" w:eastAsia="Times New Roman" w:hAnsi="Times New Roman" w:cs="Times New Roman"/>
          <w:sz w:val="24"/>
          <w:szCs w:val="24"/>
        </w:rPr>
        <w:t xml:space="preserve"> teleconnection that holds the most significance for the </w:t>
      </w:r>
      <w:r w:rsidR="00972E4E">
        <w:rPr>
          <w:rFonts w:ascii="Times New Roman" w:eastAsia="Times New Roman" w:hAnsi="Times New Roman" w:cs="Times New Roman"/>
          <w:sz w:val="24"/>
          <w:szCs w:val="24"/>
        </w:rPr>
        <w:t>S</w:t>
      </w:r>
      <w:r w:rsidR="3D1E8EA8" w:rsidRPr="7F8890C5">
        <w:rPr>
          <w:rFonts w:ascii="Times New Roman" w:eastAsia="Times New Roman" w:hAnsi="Times New Roman" w:cs="Times New Roman"/>
          <w:sz w:val="24"/>
          <w:szCs w:val="24"/>
        </w:rPr>
        <w:t xml:space="preserve">outhern </w:t>
      </w:r>
      <w:r w:rsidR="00972E4E">
        <w:rPr>
          <w:rFonts w:ascii="Times New Roman" w:eastAsia="Times New Roman" w:hAnsi="Times New Roman" w:cs="Times New Roman"/>
          <w:sz w:val="24"/>
          <w:szCs w:val="24"/>
        </w:rPr>
        <w:t>P</w:t>
      </w:r>
      <w:r w:rsidR="3D1E8EA8" w:rsidRPr="7F8890C5">
        <w:rPr>
          <w:rFonts w:ascii="Times New Roman" w:eastAsia="Times New Roman" w:hAnsi="Times New Roman" w:cs="Times New Roman"/>
          <w:sz w:val="24"/>
          <w:szCs w:val="24"/>
        </w:rPr>
        <w:t xml:space="preserve">lains is the </w:t>
      </w:r>
      <w:r w:rsidR="4B1A4A38" w:rsidRPr="141C442C">
        <w:rPr>
          <w:rFonts w:ascii="Times New Roman" w:eastAsia="Times New Roman" w:hAnsi="Times New Roman" w:cs="Times New Roman"/>
          <w:sz w:val="24"/>
          <w:szCs w:val="24"/>
        </w:rPr>
        <w:t xml:space="preserve">IPO. </w:t>
      </w:r>
    </w:p>
    <w:p w14:paraId="79078D3F" w14:textId="0C8AA731" w:rsidR="6AFD9BF4" w:rsidRDefault="00C71CC6" w:rsidP="00E93B88">
      <w:pPr>
        <w:spacing w:line="480" w:lineRule="auto"/>
        <w:ind w:firstLine="720"/>
        <w:rPr>
          <w:rFonts w:ascii="Times New Roman" w:eastAsia="Times New Roman" w:hAnsi="Times New Roman" w:cs="Times New Roman"/>
          <w:sz w:val="24"/>
          <w:szCs w:val="24"/>
        </w:rPr>
      </w:pPr>
      <w:r>
        <w:rPr>
          <w:noProof/>
        </w:rPr>
        <mc:AlternateContent>
          <mc:Choice Requires="wps">
            <w:drawing>
              <wp:anchor distT="0" distB="0" distL="114300" distR="114300" simplePos="0" relativeHeight="251658241" behindDoc="1" locked="0" layoutInCell="1" allowOverlap="1" wp14:anchorId="1276DCA2" wp14:editId="70E12143">
                <wp:simplePos x="0" y="0"/>
                <wp:positionH relativeFrom="margin">
                  <wp:align>center</wp:align>
                </wp:positionH>
                <wp:positionV relativeFrom="paragraph">
                  <wp:posOffset>5235575</wp:posOffset>
                </wp:positionV>
                <wp:extent cx="6451600" cy="635"/>
                <wp:effectExtent l="0" t="0" r="6350" b="2540"/>
                <wp:wrapTight wrapText="bothSides">
                  <wp:wrapPolygon edited="0">
                    <wp:start x="0" y="0"/>
                    <wp:lineTo x="0" y="20420"/>
                    <wp:lineTo x="21557" y="20420"/>
                    <wp:lineTo x="21557" y="0"/>
                    <wp:lineTo x="0" y="0"/>
                  </wp:wrapPolygon>
                </wp:wrapTight>
                <wp:docPr id="343759333" name="Text Box 1"/>
                <wp:cNvGraphicFramePr/>
                <a:graphic xmlns:a="http://schemas.openxmlformats.org/drawingml/2006/main">
                  <a:graphicData uri="http://schemas.microsoft.com/office/word/2010/wordprocessingShape">
                    <wps:wsp>
                      <wps:cNvSpPr txBox="1"/>
                      <wps:spPr>
                        <a:xfrm>
                          <a:off x="0" y="0"/>
                          <a:ext cx="6451600" cy="635"/>
                        </a:xfrm>
                        <a:prstGeom prst="rect">
                          <a:avLst/>
                        </a:prstGeom>
                        <a:solidFill>
                          <a:prstClr val="white"/>
                        </a:solidFill>
                        <a:ln>
                          <a:noFill/>
                        </a:ln>
                      </wps:spPr>
                      <wps:txbx>
                        <w:txbxContent>
                          <w:p w14:paraId="717BC7CB" w14:textId="4FC95786" w:rsidR="007F7A4E" w:rsidRPr="007F7A4E" w:rsidRDefault="007F7A4E" w:rsidP="00CF7DE6">
                            <w:pPr>
                              <w:pStyle w:val="Caption"/>
                              <w:jc w:val="center"/>
                              <w:rPr>
                                <w:rFonts w:ascii="Times New Roman" w:eastAsia="Times New Roman" w:hAnsi="Times New Roman" w:cs="Times New Roman"/>
                                <w:color w:val="auto"/>
                                <w:sz w:val="24"/>
                                <w:szCs w:val="24"/>
                              </w:rPr>
                            </w:pPr>
                            <w:r w:rsidRPr="00CF7DE6">
                              <w:rPr>
                                <w:rFonts w:ascii="Times New Roman" w:hAnsi="Times New Roman" w:cs="Times New Roman"/>
                                <w:color w:val="auto"/>
                                <w:sz w:val="24"/>
                                <w:szCs w:val="24"/>
                              </w:rPr>
                              <w:t xml:space="preserve">Figure </w:t>
                            </w:r>
                            <w:r w:rsidR="00C71CC6">
                              <w:rPr>
                                <w:rFonts w:ascii="Times New Roman" w:hAnsi="Times New Roman" w:cs="Times New Roman"/>
                                <w:color w:val="auto"/>
                                <w:sz w:val="24"/>
                                <w:szCs w:val="24"/>
                              </w:rPr>
                              <w:t>5</w:t>
                            </w:r>
                            <w:r w:rsidRPr="00CF7DE6">
                              <w:rPr>
                                <w:rFonts w:ascii="Times New Roman" w:hAnsi="Times New Roman" w:cs="Times New Roman"/>
                                <w:color w:val="auto"/>
                                <w:sz w:val="24"/>
                                <w:szCs w:val="24"/>
                              </w:rPr>
                              <w:t>. Th</w:t>
                            </w:r>
                            <w:r w:rsidR="00D34EB9" w:rsidRPr="00CF7DE6">
                              <w:rPr>
                                <w:rFonts w:ascii="Times New Roman" w:hAnsi="Times New Roman" w:cs="Times New Roman"/>
                                <w:color w:val="auto"/>
                                <w:sz w:val="24"/>
                                <w:szCs w:val="24"/>
                              </w:rPr>
                              <w:t xml:space="preserve">e strongest index </w:t>
                            </w:r>
                            <w:r w:rsidR="00482E1E" w:rsidRPr="00CF7DE6">
                              <w:rPr>
                                <w:rFonts w:ascii="Times New Roman" w:hAnsi="Times New Roman" w:cs="Times New Roman"/>
                                <w:color w:val="auto"/>
                                <w:sz w:val="24"/>
                                <w:szCs w:val="24"/>
                              </w:rPr>
                              <w:t xml:space="preserve">by </w:t>
                            </w:r>
                            <w:r w:rsidR="00D34EB9" w:rsidRPr="00CF7DE6">
                              <w:rPr>
                                <w:rFonts w:ascii="Times New Roman" w:hAnsi="Times New Roman" w:cs="Times New Roman"/>
                                <w:color w:val="auto"/>
                                <w:sz w:val="24"/>
                                <w:szCs w:val="24"/>
                              </w:rPr>
                              <w:t xml:space="preserve">Pearson correlation </w:t>
                            </w:r>
                            <w:r w:rsidR="002654AA" w:rsidRPr="00CF7DE6">
                              <w:rPr>
                                <w:rFonts w:ascii="Times New Roman" w:hAnsi="Times New Roman" w:cs="Times New Roman"/>
                                <w:color w:val="auto"/>
                                <w:sz w:val="24"/>
                                <w:szCs w:val="24"/>
                              </w:rPr>
                              <w:t xml:space="preserve">across all </w:t>
                            </w:r>
                            <w:r w:rsidR="007F235F" w:rsidRPr="00CF7DE6">
                              <w:rPr>
                                <w:rFonts w:ascii="Times New Roman" w:hAnsi="Times New Roman" w:cs="Times New Roman"/>
                                <w:color w:val="auto"/>
                                <w:sz w:val="24"/>
                                <w:szCs w:val="24"/>
                              </w:rPr>
                              <w:t>months for</w:t>
                            </w:r>
                            <w:r w:rsidR="008461DE" w:rsidRPr="00CF7DE6">
                              <w:rPr>
                                <w:rFonts w:ascii="Times New Roman" w:hAnsi="Times New Roman" w:cs="Times New Roman"/>
                                <w:color w:val="auto"/>
                                <w:sz w:val="24"/>
                                <w:szCs w:val="24"/>
                              </w:rPr>
                              <w:t xml:space="preserve"> </w:t>
                            </w:r>
                            <w:r w:rsidR="007C2DC4" w:rsidRPr="00CF7DE6">
                              <w:rPr>
                                <w:rFonts w:ascii="Times New Roman" w:hAnsi="Times New Roman" w:cs="Times New Roman"/>
                                <w:color w:val="auto"/>
                                <w:sz w:val="24"/>
                                <w:szCs w:val="24"/>
                              </w:rPr>
                              <w:t>T2M</w:t>
                            </w:r>
                            <w:r w:rsidR="00C71B6E" w:rsidRPr="00CF7DE6">
                              <w:rPr>
                                <w:rFonts w:ascii="Times New Roman" w:hAnsi="Times New Roman" w:cs="Times New Roman"/>
                                <w:color w:val="auto"/>
                                <w:sz w:val="24"/>
                                <w:szCs w:val="24"/>
                              </w:rPr>
                              <w:t>_Std</w:t>
                            </w:r>
                            <w:r w:rsidR="007C2DC4" w:rsidRPr="00CF7DE6">
                              <w:rPr>
                                <w:rFonts w:ascii="Times New Roman" w:hAnsi="Times New Roman" w:cs="Times New Roman"/>
                                <w:color w:val="auto"/>
                                <w:sz w:val="24"/>
                                <w:szCs w:val="24"/>
                              </w:rPr>
                              <w:t xml:space="preserve"> </w:t>
                            </w:r>
                            <w:r w:rsidR="007F235F" w:rsidRPr="00CF7DE6">
                              <w:rPr>
                                <w:rFonts w:ascii="Times New Roman" w:hAnsi="Times New Roman" w:cs="Times New Roman"/>
                                <w:color w:val="auto"/>
                                <w:sz w:val="24"/>
                                <w:szCs w:val="24"/>
                              </w:rPr>
                              <w:t>by region</w:t>
                            </w:r>
                            <w:r w:rsidR="007F235F">
                              <w:rPr>
                                <w:rFonts w:ascii="Times New Roman" w:hAnsi="Times New Roman" w:cs="Times New Roman"/>
                                <w:color w:val="auto"/>
                                <w:sz w:val="24"/>
                                <w:szCs w:val="2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276DCA2" id="_x0000_t202" coordsize="21600,21600" o:spt="202" path="m,l,21600r21600,l21600,xe">
                <v:stroke joinstyle="miter"/>
                <v:path gradientshapeok="t" o:connecttype="rect"/>
              </v:shapetype>
              <v:shape id="Text Box 1" o:spid="_x0000_s1026" type="#_x0000_t202" style="position:absolute;left:0;text-align:left;margin-left:0;margin-top:412.25pt;width:508pt;height:.05pt;z-index:-251658239;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" stroked="f">
                <v:textbox style="mso-fit-shape-to-text:t" inset="0,0,0,0">
                  <w:txbxContent>
                    <w:p w14:paraId="717BC7CB" w14:textId="4FC95786" w:rsidR="007F7A4E" w:rsidRPr="007F7A4E" w:rsidRDefault="007F7A4E" w:rsidP="00CF7DE6">
                      <w:pPr>
                        <w:pStyle w:val="Caption"/>
                        <w:jc w:val="center"/>
                        <w:rPr>
                          <w:rFonts w:ascii="Times New Roman" w:eastAsia="Times New Roman" w:hAnsi="Times New Roman" w:cs="Times New Roman"/>
                          <w:color w:val="auto"/>
                          <w:sz w:val="24"/>
                          <w:szCs w:val="24"/>
                        </w:rPr>
                      </w:pPr>
                      <w:r w:rsidRPr="00CF7DE6">
                        <w:rPr>
                          <w:rFonts w:ascii="Times New Roman" w:hAnsi="Times New Roman" w:cs="Times New Roman"/>
                          <w:color w:val="auto"/>
                          <w:sz w:val="24"/>
                          <w:szCs w:val="24"/>
                        </w:rPr>
                        <w:t xml:space="preserve">Figure </w:t>
                      </w:r>
                      <w:r w:rsidR="00C71CC6">
                        <w:rPr>
                          <w:rFonts w:ascii="Times New Roman" w:hAnsi="Times New Roman" w:cs="Times New Roman"/>
                          <w:color w:val="auto"/>
                          <w:sz w:val="24"/>
                          <w:szCs w:val="24"/>
                        </w:rPr>
                        <w:t>5</w:t>
                      </w:r>
                      <w:r w:rsidRPr="00CF7DE6">
                        <w:rPr>
                          <w:rFonts w:ascii="Times New Roman" w:hAnsi="Times New Roman" w:cs="Times New Roman"/>
                          <w:color w:val="auto"/>
                          <w:sz w:val="24"/>
                          <w:szCs w:val="24"/>
                        </w:rPr>
                        <w:t>. Th</w:t>
                      </w:r>
                      <w:r w:rsidR="00D34EB9" w:rsidRPr="00CF7DE6">
                        <w:rPr>
                          <w:rFonts w:ascii="Times New Roman" w:hAnsi="Times New Roman" w:cs="Times New Roman"/>
                          <w:color w:val="auto"/>
                          <w:sz w:val="24"/>
                          <w:szCs w:val="24"/>
                        </w:rPr>
                        <w:t xml:space="preserve">e strongest index </w:t>
                      </w:r>
                      <w:r w:rsidR="00482E1E" w:rsidRPr="00CF7DE6">
                        <w:rPr>
                          <w:rFonts w:ascii="Times New Roman" w:hAnsi="Times New Roman" w:cs="Times New Roman"/>
                          <w:color w:val="auto"/>
                          <w:sz w:val="24"/>
                          <w:szCs w:val="24"/>
                        </w:rPr>
                        <w:t xml:space="preserve">by </w:t>
                      </w:r>
                      <w:r w:rsidR="00D34EB9" w:rsidRPr="00CF7DE6">
                        <w:rPr>
                          <w:rFonts w:ascii="Times New Roman" w:hAnsi="Times New Roman" w:cs="Times New Roman"/>
                          <w:color w:val="auto"/>
                          <w:sz w:val="24"/>
                          <w:szCs w:val="24"/>
                        </w:rPr>
                        <w:t xml:space="preserve">Pearson correlation </w:t>
                      </w:r>
                      <w:r w:rsidR="002654AA" w:rsidRPr="00CF7DE6">
                        <w:rPr>
                          <w:rFonts w:ascii="Times New Roman" w:hAnsi="Times New Roman" w:cs="Times New Roman"/>
                          <w:color w:val="auto"/>
                          <w:sz w:val="24"/>
                          <w:szCs w:val="24"/>
                        </w:rPr>
                        <w:t xml:space="preserve">across all </w:t>
                      </w:r>
                      <w:r w:rsidR="007F235F" w:rsidRPr="00CF7DE6">
                        <w:rPr>
                          <w:rFonts w:ascii="Times New Roman" w:hAnsi="Times New Roman" w:cs="Times New Roman"/>
                          <w:color w:val="auto"/>
                          <w:sz w:val="24"/>
                          <w:szCs w:val="24"/>
                        </w:rPr>
                        <w:t>months for</w:t>
                      </w:r>
                      <w:r w:rsidR="008461DE" w:rsidRPr="00CF7DE6">
                        <w:rPr>
                          <w:rFonts w:ascii="Times New Roman" w:hAnsi="Times New Roman" w:cs="Times New Roman"/>
                          <w:color w:val="auto"/>
                          <w:sz w:val="24"/>
                          <w:szCs w:val="24"/>
                        </w:rPr>
                        <w:t xml:space="preserve"> </w:t>
                      </w:r>
                      <w:r w:rsidR="007C2DC4" w:rsidRPr="00CF7DE6">
                        <w:rPr>
                          <w:rFonts w:ascii="Times New Roman" w:hAnsi="Times New Roman" w:cs="Times New Roman"/>
                          <w:color w:val="auto"/>
                          <w:sz w:val="24"/>
                          <w:szCs w:val="24"/>
                        </w:rPr>
                        <w:t>T2M</w:t>
                      </w:r>
                      <w:r w:rsidR="00C71B6E" w:rsidRPr="00CF7DE6">
                        <w:rPr>
                          <w:rFonts w:ascii="Times New Roman" w:hAnsi="Times New Roman" w:cs="Times New Roman"/>
                          <w:color w:val="auto"/>
                          <w:sz w:val="24"/>
                          <w:szCs w:val="24"/>
                        </w:rPr>
                        <w:t>_Std</w:t>
                      </w:r>
                      <w:r w:rsidR="007C2DC4" w:rsidRPr="00CF7DE6">
                        <w:rPr>
                          <w:rFonts w:ascii="Times New Roman" w:hAnsi="Times New Roman" w:cs="Times New Roman"/>
                          <w:color w:val="auto"/>
                          <w:sz w:val="24"/>
                          <w:szCs w:val="24"/>
                        </w:rPr>
                        <w:t xml:space="preserve"> </w:t>
                      </w:r>
                      <w:r w:rsidR="007F235F" w:rsidRPr="00CF7DE6">
                        <w:rPr>
                          <w:rFonts w:ascii="Times New Roman" w:hAnsi="Times New Roman" w:cs="Times New Roman"/>
                          <w:color w:val="auto"/>
                          <w:sz w:val="24"/>
                          <w:szCs w:val="24"/>
                        </w:rPr>
                        <w:t>by region</w:t>
                      </w:r>
                      <w:r w:rsidR="007F235F">
                        <w:rPr>
                          <w:rFonts w:ascii="Times New Roman" w:hAnsi="Times New Roman" w:cs="Times New Roman"/>
                          <w:color w:val="auto"/>
                          <w:sz w:val="24"/>
                          <w:szCs w:val="24"/>
                        </w:rPr>
                        <w:t>.</w:t>
                      </w:r>
                    </w:p>
                  </w:txbxContent>
                </v:textbox>
                <w10:wrap type="tight" anchorx="margin"/>
              </v:shape>
            </w:pict>
          </mc:Fallback>
        </mc:AlternateContent>
      </w:r>
      <w:r w:rsidR="000D6A7D">
        <w:rPr>
          <w:rFonts w:ascii="Times New Roman" w:eastAsia="Times New Roman" w:hAnsi="Times New Roman" w:cs="Times New Roman"/>
          <w:noProof/>
          <w:sz w:val="24"/>
          <w:szCs w:val="24"/>
        </w:rPr>
        <w:drawing>
          <wp:anchor distT="0" distB="0" distL="114300" distR="114300" simplePos="0" relativeHeight="251658240" behindDoc="1" locked="0" layoutInCell="1" allowOverlap="1" wp14:anchorId="58933A67" wp14:editId="4AFACD92">
            <wp:simplePos x="0" y="0"/>
            <wp:positionH relativeFrom="margin">
              <wp:align>center</wp:align>
            </wp:positionH>
            <wp:positionV relativeFrom="paragraph">
              <wp:posOffset>2454910</wp:posOffset>
            </wp:positionV>
            <wp:extent cx="5537200" cy="2682875"/>
            <wp:effectExtent l="0" t="0" r="6350" b="3175"/>
            <wp:wrapTight wrapText="bothSides">
              <wp:wrapPolygon edited="0">
                <wp:start x="0" y="0"/>
                <wp:lineTo x="0" y="21472"/>
                <wp:lineTo x="21550" y="21472"/>
                <wp:lineTo x="21550" y="0"/>
                <wp:lineTo x="0" y="0"/>
              </wp:wrapPolygon>
            </wp:wrapTight>
            <wp:docPr id="20005649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564965" name="Picture 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37200" cy="2682875"/>
                    </a:xfrm>
                    <a:prstGeom prst="rect">
                      <a:avLst/>
                    </a:prstGeom>
                  </pic:spPr>
                </pic:pic>
              </a:graphicData>
            </a:graphic>
            <wp14:sizeRelH relativeFrom="margin">
              <wp14:pctWidth>0</wp14:pctWidth>
            </wp14:sizeRelH>
            <wp14:sizeRelV relativeFrom="margin">
              <wp14:pctHeight>0</wp14:pctHeight>
            </wp14:sizeRelV>
          </wp:anchor>
        </w:drawing>
      </w:r>
      <w:r w:rsidR="00AC180E">
        <w:rPr>
          <w:rFonts w:ascii="Times New Roman" w:eastAsia="Times New Roman" w:hAnsi="Times New Roman" w:cs="Times New Roman"/>
          <w:sz w:val="24"/>
          <w:szCs w:val="24"/>
        </w:rPr>
        <w:t>In</w:t>
      </w:r>
      <w:r w:rsidR="000F01CF" w:rsidRPr="01AF489A">
        <w:rPr>
          <w:rFonts w:ascii="Times New Roman" w:eastAsia="Times New Roman" w:hAnsi="Times New Roman" w:cs="Times New Roman"/>
          <w:sz w:val="24"/>
          <w:szCs w:val="24"/>
        </w:rPr>
        <w:t xml:space="preserve"> the Northeast</w:t>
      </w:r>
      <w:r w:rsidR="7ED29EEB" w:rsidRPr="01AF489A">
        <w:rPr>
          <w:rFonts w:ascii="Times New Roman" w:eastAsia="Times New Roman" w:hAnsi="Times New Roman" w:cs="Times New Roman"/>
          <w:sz w:val="24"/>
          <w:szCs w:val="24"/>
        </w:rPr>
        <w:t>ern</w:t>
      </w:r>
      <w:r w:rsidR="000F01CF" w:rsidRPr="01AF489A">
        <w:rPr>
          <w:rFonts w:ascii="Times New Roman" w:eastAsia="Times New Roman" w:hAnsi="Times New Roman" w:cs="Times New Roman"/>
          <w:sz w:val="24"/>
          <w:szCs w:val="24"/>
        </w:rPr>
        <w:t xml:space="preserve"> U</w:t>
      </w:r>
      <w:r w:rsidR="00AC180E">
        <w:rPr>
          <w:rFonts w:ascii="Times New Roman" w:eastAsia="Times New Roman" w:hAnsi="Times New Roman" w:cs="Times New Roman"/>
          <w:sz w:val="24"/>
          <w:szCs w:val="24"/>
        </w:rPr>
        <w:t>.S.</w:t>
      </w:r>
      <w:r w:rsidR="000F01CF" w:rsidRPr="01AF489A">
        <w:rPr>
          <w:rFonts w:ascii="Times New Roman" w:eastAsia="Times New Roman" w:hAnsi="Times New Roman" w:cs="Times New Roman"/>
          <w:sz w:val="24"/>
          <w:szCs w:val="24"/>
        </w:rPr>
        <w:t>, the topmost</w:t>
      </w:r>
      <w:r w:rsidR="5F1B8B3F" w:rsidRPr="641A7552">
        <w:rPr>
          <w:rFonts w:ascii="Times New Roman" w:eastAsia="Times New Roman" w:hAnsi="Times New Roman" w:cs="Times New Roman"/>
          <w:sz w:val="24"/>
          <w:szCs w:val="24"/>
        </w:rPr>
        <w:t xml:space="preserve"> </w:t>
      </w:r>
      <w:r w:rsidR="000F01CF" w:rsidRPr="01AF489A">
        <w:rPr>
          <w:rFonts w:ascii="Times New Roman" w:eastAsia="Times New Roman" w:hAnsi="Times New Roman" w:cs="Times New Roman"/>
          <w:sz w:val="24"/>
          <w:szCs w:val="24"/>
        </w:rPr>
        <w:t xml:space="preserve">teleconnection </w:t>
      </w:r>
      <w:r w:rsidR="6C043CE1" w:rsidRPr="3AB37248">
        <w:rPr>
          <w:rFonts w:ascii="Times New Roman" w:eastAsia="Times New Roman" w:hAnsi="Times New Roman" w:cs="Times New Roman"/>
          <w:sz w:val="24"/>
          <w:szCs w:val="24"/>
        </w:rPr>
        <w:t>regarding</w:t>
      </w:r>
      <w:r w:rsidR="000F01CF" w:rsidRPr="3AB37248">
        <w:rPr>
          <w:rFonts w:ascii="Times New Roman" w:eastAsia="Times New Roman" w:hAnsi="Times New Roman" w:cs="Times New Roman"/>
          <w:sz w:val="24"/>
          <w:szCs w:val="24"/>
        </w:rPr>
        <w:t xml:space="preserve"> </w:t>
      </w:r>
      <w:r w:rsidR="58FF4E2F" w:rsidRPr="3AB37248">
        <w:rPr>
          <w:rFonts w:ascii="Times New Roman" w:eastAsia="Times New Roman" w:hAnsi="Times New Roman" w:cs="Times New Roman"/>
          <w:sz w:val="24"/>
          <w:szCs w:val="24"/>
        </w:rPr>
        <w:t xml:space="preserve">temperature anomalies </w:t>
      </w:r>
      <w:r w:rsidR="000F01CF" w:rsidRPr="01AF489A">
        <w:rPr>
          <w:rFonts w:ascii="Times New Roman" w:eastAsia="Times New Roman" w:hAnsi="Times New Roman" w:cs="Times New Roman"/>
          <w:sz w:val="24"/>
          <w:szCs w:val="24"/>
        </w:rPr>
        <w:t xml:space="preserve">is the </w:t>
      </w:r>
      <w:r w:rsidR="2BBF6E4D" w:rsidRPr="0619906D">
        <w:rPr>
          <w:rFonts w:ascii="Times New Roman" w:eastAsia="Times New Roman" w:hAnsi="Times New Roman" w:cs="Times New Roman"/>
          <w:sz w:val="24"/>
          <w:szCs w:val="24"/>
        </w:rPr>
        <w:t>EPNP with a Pearson value of –0.</w:t>
      </w:r>
      <w:r w:rsidR="5A6CC032" w:rsidRPr="0619906D">
        <w:rPr>
          <w:rFonts w:ascii="Times New Roman" w:eastAsia="Times New Roman" w:hAnsi="Times New Roman" w:cs="Times New Roman"/>
          <w:sz w:val="24"/>
          <w:szCs w:val="24"/>
        </w:rPr>
        <w:t>3636</w:t>
      </w:r>
      <w:r w:rsidR="3E877F85" w:rsidRPr="0619906D">
        <w:rPr>
          <w:rFonts w:ascii="Times New Roman" w:eastAsia="Times New Roman" w:hAnsi="Times New Roman" w:cs="Times New Roman"/>
          <w:sz w:val="24"/>
          <w:szCs w:val="24"/>
        </w:rPr>
        <w:t>.</w:t>
      </w:r>
      <w:r w:rsidR="2BBF6E4D" w:rsidRPr="0619906D">
        <w:rPr>
          <w:rFonts w:ascii="Times New Roman" w:eastAsia="Times New Roman" w:hAnsi="Times New Roman" w:cs="Times New Roman"/>
          <w:sz w:val="24"/>
          <w:szCs w:val="24"/>
        </w:rPr>
        <w:t xml:space="preserve"> </w:t>
      </w:r>
      <w:r w:rsidR="648E1ED2" w:rsidRPr="0619906D">
        <w:rPr>
          <w:rFonts w:ascii="Times New Roman" w:eastAsia="Times New Roman" w:hAnsi="Times New Roman" w:cs="Times New Roman"/>
          <w:sz w:val="24"/>
          <w:szCs w:val="24"/>
        </w:rPr>
        <w:t>The</w:t>
      </w:r>
      <w:r w:rsidR="2BBF6E4D" w:rsidRPr="0619906D">
        <w:rPr>
          <w:rFonts w:ascii="Times New Roman" w:eastAsia="Times New Roman" w:hAnsi="Times New Roman" w:cs="Times New Roman"/>
          <w:sz w:val="24"/>
          <w:szCs w:val="24"/>
        </w:rPr>
        <w:t xml:space="preserve"> </w:t>
      </w:r>
      <w:r w:rsidR="00296B0F">
        <w:rPr>
          <w:rFonts w:ascii="Times New Roman" w:eastAsia="Times New Roman" w:hAnsi="Times New Roman" w:cs="Times New Roman"/>
          <w:sz w:val="24"/>
          <w:szCs w:val="24"/>
        </w:rPr>
        <w:t>EPNP</w:t>
      </w:r>
      <w:r w:rsidR="00AE61CB">
        <w:rPr>
          <w:rFonts w:ascii="Times New Roman" w:eastAsia="Times New Roman" w:hAnsi="Times New Roman" w:cs="Times New Roman"/>
          <w:sz w:val="24"/>
          <w:szCs w:val="24"/>
        </w:rPr>
        <w:t xml:space="preserve"> correlation</w:t>
      </w:r>
      <w:r w:rsidR="2BBF6E4D" w:rsidRPr="0619906D">
        <w:rPr>
          <w:rFonts w:ascii="Times New Roman" w:eastAsia="Times New Roman" w:hAnsi="Times New Roman" w:cs="Times New Roman"/>
          <w:sz w:val="24"/>
          <w:szCs w:val="24"/>
        </w:rPr>
        <w:t xml:space="preserve"> for this </w:t>
      </w:r>
      <w:r w:rsidR="2BBF6E4D" w:rsidRPr="2422BABC">
        <w:rPr>
          <w:rFonts w:ascii="Times New Roman" w:eastAsia="Times New Roman" w:hAnsi="Times New Roman" w:cs="Times New Roman"/>
          <w:sz w:val="24"/>
          <w:szCs w:val="24"/>
        </w:rPr>
        <w:t xml:space="preserve">region is </w:t>
      </w:r>
      <w:r w:rsidR="42EE850C" w:rsidRPr="2422BABC">
        <w:rPr>
          <w:rFonts w:ascii="Times New Roman" w:eastAsia="Times New Roman" w:hAnsi="Times New Roman" w:cs="Times New Roman"/>
          <w:sz w:val="24"/>
          <w:szCs w:val="24"/>
        </w:rPr>
        <w:t>moderately</w:t>
      </w:r>
      <w:r w:rsidR="2BBF6E4D" w:rsidRPr="2422BABC">
        <w:rPr>
          <w:rFonts w:ascii="Times New Roman" w:eastAsia="Times New Roman" w:hAnsi="Times New Roman" w:cs="Times New Roman"/>
          <w:sz w:val="24"/>
          <w:szCs w:val="24"/>
        </w:rPr>
        <w:t xml:space="preserve"> </w:t>
      </w:r>
      <w:r w:rsidR="2BBF6E4D" w:rsidRPr="2422BABC">
        <w:rPr>
          <w:rFonts w:ascii="Times New Roman" w:eastAsia="Times New Roman" w:hAnsi="Times New Roman" w:cs="Times New Roman"/>
          <w:sz w:val="24"/>
          <w:szCs w:val="24"/>
        </w:rPr>
        <w:t xml:space="preserve">significant. </w:t>
      </w:r>
      <w:r w:rsidR="286DB275" w:rsidRPr="00CBB607">
        <w:rPr>
          <w:rFonts w:ascii="Times New Roman" w:eastAsia="Times New Roman" w:hAnsi="Times New Roman" w:cs="Times New Roman"/>
          <w:sz w:val="24"/>
          <w:szCs w:val="24"/>
        </w:rPr>
        <w:t xml:space="preserve">The </w:t>
      </w:r>
      <w:r w:rsidR="514C3C45" w:rsidRPr="00CBB607">
        <w:rPr>
          <w:rFonts w:ascii="Times New Roman" w:eastAsia="Times New Roman" w:hAnsi="Times New Roman" w:cs="Times New Roman"/>
          <w:sz w:val="24"/>
          <w:szCs w:val="24"/>
        </w:rPr>
        <w:t>EPO</w:t>
      </w:r>
      <w:r w:rsidR="286DB275" w:rsidRPr="00CBB607">
        <w:rPr>
          <w:rFonts w:ascii="Times New Roman" w:eastAsia="Times New Roman" w:hAnsi="Times New Roman" w:cs="Times New Roman"/>
          <w:sz w:val="24"/>
          <w:szCs w:val="24"/>
        </w:rPr>
        <w:t xml:space="preserve"> </w:t>
      </w:r>
      <w:r w:rsidR="286DB275" w:rsidRPr="00CBB607">
        <w:rPr>
          <w:rFonts w:ascii="Times New Roman" w:eastAsia="Times New Roman" w:hAnsi="Times New Roman" w:cs="Times New Roman"/>
          <w:sz w:val="24"/>
          <w:szCs w:val="24"/>
        </w:rPr>
        <w:t xml:space="preserve">is next </w:t>
      </w:r>
      <w:r w:rsidR="24703FF9" w:rsidRPr="00CBB607">
        <w:rPr>
          <w:rFonts w:ascii="Times New Roman" w:eastAsia="Times New Roman" w:hAnsi="Times New Roman" w:cs="Times New Roman"/>
          <w:sz w:val="24"/>
          <w:szCs w:val="24"/>
        </w:rPr>
        <w:t>with this one</w:t>
      </w:r>
      <w:r w:rsidR="286DB275" w:rsidRPr="00CBB607">
        <w:rPr>
          <w:rFonts w:ascii="Times New Roman" w:eastAsia="Times New Roman" w:hAnsi="Times New Roman" w:cs="Times New Roman"/>
          <w:sz w:val="24"/>
          <w:szCs w:val="24"/>
        </w:rPr>
        <w:t xml:space="preserve"> being very statistically significant</w:t>
      </w:r>
      <w:r w:rsidR="286DB275" w:rsidRPr="28E428EA">
        <w:rPr>
          <w:rFonts w:ascii="Times New Roman" w:eastAsia="Times New Roman" w:hAnsi="Times New Roman" w:cs="Times New Roman"/>
          <w:sz w:val="24"/>
          <w:szCs w:val="24"/>
        </w:rPr>
        <w:t>.</w:t>
      </w:r>
      <w:r w:rsidR="286DB275" w:rsidRPr="00CBB607">
        <w:rPr>
          <w:rFonts w:ascii="Times New Roman" w:eastAsia="Times New Roman" w:hAnsi="Times New Roman" w:cs="Times New Roman"/>
          <w:sz w:val="24"/>
          <w:szCs w:val="24"/>
        </w:rPr>
        <w:t xml:space="preserve"> </w:t>
      </w:r>
      <w:r w:rsidR="7207E5D2" w:rsidRPr="00CBB607">
        <w:rPr>
          <w:rFonts w:ascii="Times New Roman" w:eastAsia="Times New Roman" w:hAnsi="Times New Roman" w:cs="Times New Roman"/>
          <w:sz w:val="24"/>
          <w:szCs w:val="24"/>
        </w:rPr>
        <w:t xml:space="preserve">Following that </w:t>
      </w:r>
      <w:r w:rsidR="539ADC5D" w:rsidRPr="71F6B366">
        <w:rPr>
          <w:rFonts w:ascii="Times New Roman" w:eastAsia="Times New Roman" w:hAnsi="Times New Roman" w:cs="Times New Roman"/>
          <w:sz w:val="24"/>
          <w:szCs w:val="24"/>
        </w:rPr>
        <w:t xml:space="preserve">are the </w:t>
      </w:r>
      <w:r w:rsidR="7DB8759C" w:rsidRPr="71F6B366">
        <w:rPr>
          <w:rFonts w:ascii="Times New Roman" w:eastAsia="Times New Roman" w:hAnsi="Times New Roman" w:cs="Times New Roman"/>
          <w:sz w:val="24"/>
          <w:szCs w:val="24"/>
        </w:rPr>
        <w:t>AM</w:t>
      </w:r>
      <w:r w:rsidR="6AF935A7" w:rsidRPr="71F6B366">
        <w:rPr>
          <w:rFonts w:ascii="Times New Roman" w:eastAsia="Times New Roman" w:hAnsi="Times New Roman" w:cs="Times New Roman"/>
          <w:sz w:val="24"/>
          <w:szCs w:val="24"/>
        </w:rPr>
        <w:t>O</w:t>
      </w:r>
      <w:r w:rsidR="539ADC5D" w:rsidRPr="71F6B366">
        <w:rPr>
          <w:rFonts w:ascii="Times New Roman" w:eastAsia="Times New Roman" w:hAnsi="Times New Roman" w:cs="Times New Roman"/>
          <w:sz w:val="24"/>
          <w:szCs w:val="24"/>
        </w:rPr>
        <w:t xml:space="preserve">, the AO, and last, the </w:t>
      </w:r>
      <w:r w:rsidR="50EC1B9E" w:rsidRPr="71F6B366">
        <w:rPr>
          <w:rFonts w:ascii="Times New Roman" w:eastAsia="Times New Roman" w:hAnsi="Times New Roman" w:cs="Times New Roman"/>
          <w:sz w:val="24"/>
          <w:szCs w:val="24"/>
        </w:rPr>
        <w:t>PDO</w:t>
      </w:r>
      <w:r w:rsidR="5AEB96DB" w:rsidRPr="740240B2">
        <w:rPr>
          <w:rFonts w:ascii="Times New Roman" w:eastAsia="Times New Roman" w:hAnsi="Times New Roman" w:cs="Times New Roman"/>
          <w:sz w:val="24"/>
          <w:szCs w:val="24"/>
        </w:rPr>
        <w:t>.</w:t>
      </w:r>
      <w:r w:rsidR="5ED9BDD6" w:rsidRPr="740240B2">
        <w:rPr>
          <w:rFonts w:ascii="Times New Roman" w:eastAsia="Times New Roman" w:hAnsi="Times New Roman" w:cs="Times New Roman"/>
          <w:sz w:val="24"/>
          <w:szCs w:val="24"/>
        </w:rPr>
        <w:t xml:space="preserve"> </w:t>
      </w:r>
      <w:r w:rsidR="5ED9BDD6" w:rsidRPr="4778E299">
        <w:rPr>
          <w:rFonts w:ascii="Times New Roman" w:eastAsia="Times New Roman" w:hAnsi="Times New Roman" w:cs="Times New Roman"/>
          <w:sz w:val="24"/>
          <w:szCs w:val="24"/>
        </w:rPr>
        <w:t xml:space="preserve">The top global teleconnection for the Northeast is the </w:t>
      </w:r>
      <w:r w:rsidR="781144D9" w:rsidRPr="0D6DC28C">
        <w:rPr>
          <w:rFonts w:ascii="Times New Roman" w:eastAsia="Times New Roman" w:hAnsi="Times New Roman" w:cs="Times New Roman"/>
          <w:sz w:val="24"/>
          <w:szCs w:val="24"/>
        </w:rPr>
        <w:t xml:space="preserve">EMI with a Pearson value of </w:t>
      </w:r>
      <w:r w:rsidR="06A94288" w:rsidRPr="0CE78ACF">
        <w:rPr>
          <w:rFonts w:ascii="Times New Roman" w:eastAsia="Times New Roman" w:hAnsi="Times New Roman" w:cs="Times New Roman"/>
          <w:sz w:val="24"/>
          <w:szCs w:val="24"/>
        </w:rPr>
        <w:t>–0.</w:t>
      </w:r>
      <w:r w:rsidR="3455C4CD" w:rsidRPr="0CE78ACF">
        <w:rPr>
          <w:rFonts w:ascii="Times New Roman" w:eastAsia="Times New Roman" w:hAnsi="Times New Roman" w:cs="Times New Roman"/>
          <w:sz w:val="24"/>
          <w:szCs w:val="24"/>
        </w:rPr>
        <w:t>1</w:t>
      </w:r>
      <w:r w:rsidR="570C243B" w:rsidRPr="0CE78ACF">
        <w:rPr>
          <w:rFonts w:ascii="Times New Roman" w:eastAsia="Times New Roman" w:hAnsi="Times New Roman" w:cs="Times New Roman"/>
          <w:sz w:val="24"/>
          <w:szCs w:val="24"/>
        </w:rPr>
        <w:t>240</w:t>
      </w:r>
      <w:r w:rsidR="3455C4CD" w:rsidRPr="0CE78ACF">
        <w:rPr>
          <w:rFonts w:ascii="Times New Roman" w:eastAsia="Times New Roman" w:hAnsi="Times New Roman" w:cs="Times New Roman"/>
          <w:sz w:val="24"/>
          <w:szCs w:val="24"/>
        </w:rPr>
        <w:t>.</w:t>
      </w:r>
      <w:r w:rsidR="00D56DA0">
        <w:rPr>
          <w:rFonts w:ascii="Times New Roman" w:eastAsia="Times New Roman" w:hAnsi="Times New Roman" w:cs="Times New Roman"/>
          <w:sz w:val="24"/>
          <w:szCs w:val="24"/>
        </w:rPr>
        <w:t xml:space="preserve"> </w:t>
      </w:r>
      <w:r w:rsidR="00D56DA0" w:rsidRPr="00D56DA0">
        <w:rPr>
          <w:rFonts w:ascii="Times New Roman" w:eastAsia="Times New Roman" w:hAnsi="Times New Roman" w:cs="Times New Roman"/>
          <w:sz w:val="24"/>
          <w:szCs w:val="24"/>
        </w:rPr>
        <w:t>Overall, the commonality in the United States is that</w:t>
      </w:r>
      <w:r w:rsidR="00D56DA0">
        <w:rPr>
          <w:rFonts w:ascii="Times New Roman" w:eastAsia="Times New Roman" w:hAnsi="Times New Roman" w:cs="Times New Roman"/>
          <w:sz w:val="24"/>
          <w:szCs w:val="24"/>
        </w:rPr>
        <w:t xml:space="preserve"> teleconnections in</w:t>
      </w:r>
      <w:r w:rsidR="00D56DA0" w:rsidRPr="00D56DA0">
        <w:rPr>
          <w:rFonts w:ascii="Times New Roman" w:eastAsia="Times New Roman" w:hAnsi="Times New Roman" w:cs="Times New Roman"/>
          <w:sz w:val="24"/>
          <w:szCs w:val="24"/>
        </w:rPr>
        <w:t xml:space="preserve"> the East Pacific</w:t>
      </w:r>
      <w:r w:rsidR="0068525C">
        <w:rPr>
          <w:rFonts w:ascii="Times New Roman" w:eastAsia="Times New Roman" w:hAnsi="Times New Roman" w:cs="Times New Roman"/>
          <w:sz w:val="24"/>
          <w:szCs w:val="24"/>
        </w:rPr>
        <w:t>, such as EPNP and EPO,</w:t>
      </w:r>
      <w:r w:rsidR="00D56DA0" w:rsidRPr="00D56DA0">
        <w:rPr>
          <w:rFonts w:ascii="Times New Roman" w:eastAsia="Times New Roman" w:hAnsi="Times New Roman" w:cs="Times New Roman"/>
          <w:sz w:val="24"/>
          <w:szCs w:val="24"/>
        </w:rPr>
        <w:t xml:space="preserve"> ha</w:t>
      </w:r>
      <w:r w:rsidR="00D56DA0">
        <w:rPr>
          <w:rFonts w:ascii="Times New Roman" w:eastAsia="Times New Roman" w:hAnsi="Times New Roman" w:cs="Times New Roman"/>
          <w:sz w:val="24"/>
          <w:szCs w:val="24"/>
        </w:rPr>
        <w:t>ve</w:t>
      </w:r>
      <w:r w:rsidR="00D56DA0" w:rsidRPr="00D56DA0">
        <w:rPr>
          <w:rFonts w:ascii="Times New Roman" w:eastAsia="Times New Roman" w:hAnsi="Times New Roman" w:cs="Times New Roman"/>
          <w:sz w:val="24"/>
          <w:szCs w:val="24"/>
        </w:rPr>
        <w:t xml:space="preserve"> the </w:t>
      </w:r>
      <w:r w:rsidR="00E96797">
        <w:rPr>
          <w:rFonts w:ascii="Times New Roman" w:eastAsia="Times New Roman" w:hAnsi="Times New Roman" w:cs="Times New Roman"/>
          <w:sz w:val="24"/>
          <w:szCs w:val="24"/>
        </w:rPr>
        <w:t>strongest</w:t>
      </w:r>
      <w:r w:rsidR="00D56DA0" w:rsidRPr="00D56DA0">
        <w:rPr>
          <w:rFonts w:ascii="Times New Roman" w:eastAsia="Times New Roman" w:hAnsi="Times New Roman" w:cs="Times New Roman"/>
          <w:sz w:val="24"/>
          <w:szCs w:val="24"/>
        </w:rPr>
        <w:t xml:space="preserve"> correlation</w:t>
      </w:r>
      <w:r w:rsidR="00E96797">
        <w:rPr>
          <w:rFonts w:ascii="Times New Roman" w:eastAsia="Times New Roman" w:hAnsi="Times New Roman" w:cs="Times New Roman"/>
          <w:sz w:val="24"/>
          <w:szCs w:val="24"/>
        </w:rPr>
        <w:t>s</w:t>
      </w:r>
      <w:r w:rsidR="00D56DA0" w:rsidRPr="00D56DA0">
        <w:rPr>
          <w:rFonts w:ascii="Times New Roman" w:eastAsia="Times New Roman" w:hAnsi="Times New Roman" w:cs="Times New Roman"/>
          <w:sz w:val="24"/>
          <w:szCs w:val="24"/>
        </w:rPr>
        <w:t xml:space="preserve"> with temperature departures</w:t>
      </w:r>
      <w:r w:rsidR="00217638">
        <w:rPr>
          <w:rFonts w:ascii="Times New Roman" w:eastAsia="Times New Roman" w:hAnsi="Times New Roman" w:cs="Times New Roman"/>
          <w:sz w:val="24"/>
          <w:szCs w:val="24"/>
        </w:rPr>
        <w:t xml:space="preserve"> (</w:t>
      </w:r>
      <w:r w:rsidR="00517933">
        <w:rPr>
          <w:rFonts w:ascii="Times New Roman" w:eastAsia="Times New Roman" w:hAnsi="Times New Roman" w:cs="Times New Roman"/>
          <w:sz w:val="24"/>
          <w:szCs w:val="24"/>
        </w:rPr>
        <w:t xml:space="preserve">Fig. </w:t>
      </w:r>
      <w:r>
        <w:rPr>
          <w:rFonts w:ascii="Times New Roman" w:eastAsia="Times New Roman" w:hAnsi="Times New Roman" w:cs="Times New Roman"/>
          <w:sz w:val="24"/>
          <w:szCs w:val="24"/>
        </w:rPr>
        <w:t>5</w:t>
      </w:r>
      <w:r w:rsidR="00217638">
        <w:rPr>
          <w:rFonts w:ascii="Times New Roman" w:eastAsia="Times New Roman" w:hAnsi="Times New Roman" w:cs="Times New Roman"/>
          <w:sz w:val="24"/>
          <w:szCs w:val="24"/>
        </w:rPr>
        <w:t>)</w:t>
      </w:r>
      <w:r w:rsidR="00D56DA0" w:rsidRPr="00D56DA0">
        <w:rPr>
          <w:rFonts w:ascii="Times New Roman" w:eastAsia="Times New Roman" w:hAnsi="Times New Roman" w:cs="Times New Roman"/>
          <w:sz w:val="24"/>
          <w:szCs w:val="24"/>
        </w:rPr>
        <w:t>.</w:t>
      </w:r>
    </w:p>
    <w:p w14:paraId="0EB4B389" w14:textId="478A6EFE" w:rsidR="6AFD9BF4" w:rsidRDefault="3EA064D8" w:rsidP="00D34EB9">
      <w:pPr>
        <w:spacing w:line="480" w:lineRule="auto"/>
        <w:ind w:firstLine="720"/>
        <w:rPr>
          <w:rFonts w:ascii="Times New Roman" w:eastAsia="Times New Roman" w:hAnsi="Times New Roman" w:cs="Times New Roman"/>
          <w:sz w:val="24"/>
          <w:szCs w:val="24"/>
        </w:rPr>
      </w:pPr>
      <w:r w:rsidRPr="086D1E94">
        <w:rPr>
          <w:rFonts w:ascii="Times New Roman" w:eastAsia="Times New Roman" w:hAnsi="Times New Roman" w:cs="Times New Roman"/>
          <w:sz w:val="24"/>
          <w:szCs w:val="24"/>
        </w:rPr>
        <w:lastRenderedPageBreak/>
        <w:t xml:space="preserve">When </w:t>
      </w:r>
      <w:r w:rsidR="4ADC988A" w:rsidRPr="2AAE1950">
        <w:rPr>
          <w:rFonts w:ascii="Times New Roman" w:eastAsia="Times New Roman" w:hAnsi="Times New Roman" w:cs="Times New Roman"/>
          <w:sz w:val="24"/>
          <w:szCs w:val="24"/>
        </w:rPr>
        <w:t xml:space="preserve">examining </w:t>
      </w:r>
      <w:r w:rsidRPr="086D1E94">
        <w:rPr>
          <w:rFonts w:ascii="Times New Roman" w:eastAsia="Times New Roman" w:hAnsi="Times New Roman" w:cs="Times New Roman"/>
          <w:sz w:val="24"/>
          <w:szCs w:val="24"/>
        </w:rPr>
        <w:t>precipitation</w:t>
      </w:r>
      <w:r w:rsidR="311B27AC" w:rsidRPr="5C61C155">
        <w:rPr>
          <w:rFonts w:ascii="Times New Roman" w:eastAsia="Times New Roman" w:hAnsi="Times New Roman" w:cs="Times New Roman"/>
          <w:sz w:val="24"/>
          <w:szCs w:val="24"/>
        </w:rPr>
        <w:t xml:space="preserve"> </w:t>
      </w:r>
      <w:r w:rsidR="0335FC84" w:rsidRPr="6B7805ED">
        <w:rPr>
          <w:rFonts w:ascii="Times New Roman" w:eastAsia="Times New Roman" w:hAnsi="Times New Roman" w:cs="Times New Roman"/>
          <w:sz w:val="24"/>
          <w:szCs w:val="24"/>
        </w:rPr>
        <w:t xml:space="preserve">across all months </w:t>
      </w:r>
      <w:r w:rsidR="24E0A31D" w:rsidRPr="5FAE4A6C">
        <w:rPr>
          <w:rFonts w:ascii="Times New Roman" w:eastAsia="Times New Roman" w:hAnsi="Times New Roman" w:cs="Times New Roman"/>
          <w:sz w:val="24"/>
          <w:szCs w:val="24"/>
        </w:rPr>
        <w:t>from 1950-2024,</w:t>
      </w:r>
      <w:r w:rsidR="0335FC84" w:rsidRPr="5FAE4A6C">
        <w:rPr>
          <w:rFonts w:ascii="Times New Roman" w:eastAsia="Times New Roman" w:hAnsi="Times New Roman" w:cs="Times New Roman"/>
          <w:sz w:val="24"/>
          <w:szCs w:val="24"/>
        </w:rPr>
        <w:t xml:space="preserve"> </w:t>
      </w:r>
      <w:r w:rsidR="4AB8CC2F" w:rsidRPr="5FAE4A6C">
        <w:rPr>
          <w:rFonts w:ascii="Times New Roman" w:eastAsia="Times New Roman" w:hAnsi="Times New Roman" w:cs="Times New Roman"/>
          <w:sz w:val="24"/>
          <w:szCs w:val="24"/>
        </w:rPr>
        <w:t>and using</w:t>
      </w:r>
      <w:r w:rsidR="0335FC84" w:rsidRPr="5FAE4A6C">
        <w:rPr>
          <w:rFonts w:ascii="Times New Roman" w:eastAsia="Times New Roman" w:hAnsi="Times New Roman" w:cs="Times New Roman"/>
          <w:sz w:val="24"/>
          <w:szCs w:val="24"/>
        </w:rPr>
        <w:t xml:space="preserve"> </w:t>
      </w:r>
      <w:r w:rsidR="6BD0AB55" w:rsidRPr="5FAE4A6C">
        <w:rPr>
          <w:rFonts w:ascii="Times New Roman" w:eastAsia="Times New Roman" w:hAnsi="Times New Roman" w:cs="Times New Roman"/>
          <w:sz w:val="24"/>
          <w:szCs w:val="24"/>
        </w:rPr>
        <w:t>N</w:t>
      </w:r>
      <w:r w:rsidR="62C34F5C" w:rsidRPr="5FAE4A6C">
        <w:rPr>
          <w:rFonts w:ascii="Times New Roman" w:eastAsia="Times New Roman" w:hAnsi="Times New Roman" w:cs="Times New Roman"/>
          <w:sz w:val="24"/>
          <w:szCs w:val="24"/>
        </w:rPr>
        <w:t xml:space="preserve">orthern </w:t>
      </w:r>
      <w:commentRangeStart w:id="16"/>
      <w:r w:rsidR="3EEFC24C" w:rsidRPr="5FAE4A6C">
        <w:rPr>
          <w:rFonts w:ascii="Times New Roman" w:eastAsia="Times New Roman" w:hAnsi="Times New Roman" w:cs="Times New Roman"/>
          <w:sz w:val="24"/>
          <w:szCs w:val="24"/>
        </w:rPr>
        <w:t>H</w:t>
      </w:r>
      <w:r w:rsidR="62C34F5C" w:rsidRPr="5FAE4A6C">
        <w:rPr>
          <w:rFonts w:ascii="Times New Roman" w:eastAsia="Times New Roman" w:hAnsi="Times New Roman" w:cs="Times New Roman"/>
          <w:sz w:val="24"/>
          <w:szCs w:val="24"/>
        </w:rPr>
        <w:t>emisphere</w:t>
      </w:r>
      <w:r w:rsidR="311B27AC" w:rsidRPr="5C61C155">
        <w:rPr>
          <w:rFonts w:ascii="Times New Roman" w:eastAsia="Times New Roman" w:hAnsi="Times New Roman" w:cs="Times New Roman"/>
          <w:sz w:val="24"/>
          <w:szCs w:val="24"/>
        </w:rPr>
        <w:t xml:space="preserve"> teleconnections</w:t>
      </w:r>
      <w:r w:rsidRPr="086D1E94">
        <w:rPr>
          <w:rFonts w:ascii="Times New Roman" w:eastAsia="Times New Roman" w:hAnsi="Times New Roman" w:cs="Times New Roman"/>
          <w:sz w:val="24"/>
          <w:szCs w:val="24"/>
        </w:rPr>
        <w:t>, t</w:t>
      </w:r>
      <w:r w:rsidR="5720BD4D" w:rsidRPr="086D1E94">
        <w:rPr>
          <w:rFonts w:ascii="Times New Roman" w:eastAsia="Times New Roman" w:hAnsi="Times New Roman" w:cs="Times New Roman"/>
          <w:sz w:val="24"/>
          <w:szCs w:val="24"/>
        </w:rPr>
        <w:t>he</w:t>
      </w:r>
      <w:r w:rsidR="5720BD4D" w:rsidRPr="1AE6B273">
        <w:rPr>
          <w:rFonts w:ascii="Times New Roman" w:eastAsia="Times New Roman" w:hAnsi="Times New Roman" w:cs="Times New Roman"/>
          <w:sz w:val="24"/>
          <w:szCs w:val="24"/>
        </w:rPr>
        <w:t xml:space="preserve"> Midwest is </w:t>
      </w:r>
      <w:r w:rsidR="7D008281" w:rsidRPr="1AE6B273">
        <w:rPr>
          <w:rFonts w:ascii="Times New Roman" w:eastAsia="Times New Roman" w:hAnsi="Times New Roman" w:cs="Times New Roman"/>
          <w:sz w:val="24"/>
          <w:szCs w:val="24"/>
        </w:rPr>
        <w:t>most influenced by the</w:t>
      </w:r>
      <w:r w:rsidR="4EC7ED1A" w:rsidRPr="1AE6B273">
        <w:rPr>
          <w:rFonts w:ascii="Times New Roman" w:eastAsia="Times New Roman" w:hAnsi="Times New Roman" w:cs="Times New Roman"/>
          <w:sz w:val="24"/>
          <w:szCs w:val="24"/>
        </w:rPr>
        <w:t xml:space="preserve"> </w:t>
      </w:r>
      <w:commentRangeEnd w:id="16"/>
      <w:r w:rsidR="007F7A4E" w:rsidRPr="1AE6B273">
        <w:rPr>
          <w:rStyle w:val="CommentReference"/>
          <w:rFonts w:ascii="Times New Roman" w:eastAsia="Times New Roman" w:hAnsi="Times New Roman" w:cs="Times New Roman"/>
          <w:sz w:val="24"/>
          <w:szCs w:val="24"/>
        </w:rPr>
        <w:commentReference w:id="16"/>
      </w:r>
      <w:r w:rsidR="7D008281" w:rsidRPr="1AE6B273">
        <w:rPr>
          <w:rFonts w:ascii="Times New Roman" w:eastAsia="Times New Roman" w:hAnsi="Times New Roman" w:cs="Times New Roman"/>
          <w:sz w:val="24"/>
          <w:szCs w:val="24"/>
        </w:rPr>
        <w:t>PNA</w:t>
      </w:r>
      <w:r w:rsidR="45A77D08" w:rsidRPr="1AE6B273">
        <w:rPr>
          <w:rFonts w:ascii="Times New Roman" w:eastAsia="Times New Roman" w:hAnsi="Times New Roman" w:cs="Times New Roman"/>
          <w:sz w:val="24"/>
          <w:szCs w:val="24"/>
        </w:rPr>
        <w:t xml:space="preserve"> </w:t>
      </w:r>
      <w:r w:rsidR="7D008281" w:rsidRPr="0611FE59">
        <w:rPr>
          <w:rFonts w:ascii="Times New Roman" w:eastAsia="Times New Roman" w:hAnsi="Times New Roman" w:cs="Times New Roman"/>
          <w:sz w:val="24"/>
          <w:szCs w:val="24"/>
        </w:rPr>
        <w:t>with a Pearson value of –0.19</w:t>
      </w:r>
      <w:r w:rsidR="2AD8A8E4" w:rsidRPr="0611FE59">
        <w:rPr>
          <w:rFonts w:ascii="Times New Roman" w:eastAsia="Times New Roman" w:hAnsi="Times New Roman" w:cs="Times New Roman"/>
          <w:sz w:val="24"/>
          <w:szCs w:val="24"/>
        </w:rPr>
        <w:t>51</w:t>
      </w:r>
      <w:r w:rsidR="27AD0C49" w:rsidRPr="2DBE42E1">
        <w:rPr>
          <w:rFonts w:ascii="Times New Roman" w:eastAsia="Times New Roman" w:hAnsi="Times New Roman" w:cs="Times New Roman"/>
          <w:sz w:val="24"/>
          <w:szCs w:val="24"/>
        </w:rPr>
        <w:t xml:space="preserve"> and is very statistically significant</w:t>
      </w:r>
      <w:r w:rsidR="27F7E4CE" w:rsidRPr="2DBE42E1">
        <w:rPr>
          <w:rFonts w:ascii="Times New Roman" w:eastAsia="Times New Roman" w:hAnsi="Times New Roman" w:cs="Times New Roman"/>
          <w:sz w:val="24"/>
          <w:szCs w:val="24"/>
        </w:rPr>
        <w:t>.</w:t>
      </w:r>
      <w:r w:rsidR="7D008281" w:rsidRPr="0611FE59">
        <w:rPr>
          <w:rFonts w:ascii="Times New Roman" w:eastAsia="Times New Roman" w:hAnsi="Times New Roman" w:cs="Times New Roman"/>
          <w:sz w:val="24"/>
          <w:szCs w:val="24"/>
        </w:rPr>
        <w:t xml:space="preserve"> </w:t>
      </w:r>
      <w:r w:rsidR="1E1C7C96" w:rsidRPr="18C8C31A">
        <w:rPr>
          <w:rFonts w:ascii="Times New Roman" w:eastAsia="Times New Roman" w:hAnsi="Times New Roman" w:cs="Times New Roman"/>
          <w:sz w:val="24"/>
          <w:szCs w:val="24"/>
        </w:rPr>
        <w:t>PNA is followed by the</w:t>
      </w:r>
      <w:r w:rsidR="71FA83FB" w:rsidRPr="18C8C31A">
        <w:rPr>
          <w:rFonts w:ascii="Times New Roman" w:eastAsia="Times New Roman" w:hAnsi="Times New Roman" w:cs="Times New Roman"/>
          <w:sz w:val="24"/>
          <w:szCs w:val="24"/>
        </w:rPr>
        <w:t xml:space="preserve"> </w:t>
      </w:r>
      <w:r w:rsidR="13D9B0B6" w:rsidRPr="55A9D7BE">
        <w:rPr>
          <w:rFonts w:ascii="Times New Roman" w:eastAsia="Times New Roman" w:hAnsi="Times New Roman" w:cs="Times New Roman"/>
          <w:sz w:val="24"/>
          <w:szCs w:val="24"/>
        </w:rPr>
        <w:t>AMO</w:t>
      </w:r>
      <w:r w:rsidR="1D1800CE" w:rsidRPr="4D01B3BB">
        <w:rPr>
          <w:rFonts w:ascii="Times New Roman" w:eastAsia="Times New Roman" w:hAnsi="Times New Roman" w:cs="Times New Roman"/>
          <w:sz w:val="24"/>
          <w:szCs w:val="24"/>
        </w:rPr>
        <w:t>,</w:t>
      </w:r>
      <w:r w:rsidR="2554FF5A" w:rsidRPr="4D01B3BB">
        <w:rPr>
          <w:rFonts w:ascii="Times New Roman" w:eastAsia="Times New Roman" w:hAnsi="Times New Roman" w:cs="Times New Roman"/>
          <w:sz w:val="24"/>
          <w:szCs w:val="24"/>
        </w:rPr>
        <w:t xml:space="preserve"> TNA, and </w:t>
      </w:r>
      <w:r w:rsidR="115C0F4D" w:rsidRPr="4D01B3BB">
        <w:rPr>
          <w:rFonts w:ascii="Times New Roman" w:eastAsia="Times New Roman" w:hAnsi="Times New Roman" w:cs="Times New Roman"/>
          <w:sz w:val="24"/>
          <w:szCs w:val="24"/>
        </w:rPr>
        <w:t>SCA,</w:t>
      </w:r>
      <w:r w:rsidR="32BF67C8" w:rsidRPr="33E80408">
        <w:rPr>
          <w:rFonts w:ascii="Times New Roman" w:eastAsia="Times New Roman" w:hAnsi="Times New Roman" w:cs="Times New Roman"/>
          <w:sz w:val="24"/>
          <w:szCs w:val="24"/>
        </w:rPr>
        <w:t xml:space="preserve"> </w:t>
      </w:r>
      <w:r w:rsidR="1808886E" w:rsidRPr="5F99BFCC">
        <w:rPr>
          <w:rFonts w:ascii="Times New Roman" w:eastAsia="Times New Roman" w:hAnsi="Times New Roman" w:cs="Times New Roman"/>
          <w:sz w:val="24"/>
          <w:szCs w:val="24"/>
        </w:rPr>
        <w:t xml:space="preserve">which are </w:t>
      </w:r>
      <w:r w:rsidR="26438632" w:rsidRPr="5F99BFCC">
        <w:rPr>
          <w:rFonts w:ascii="Times New Roman" w:eastAsia="Times New Roman" w:hAnsi="Times New Roman" w:cs="Times New Roman"/>
          <w:sz w:val="24"/>
          <w:szCs w:val="24"/>
        </w:rPr>
        <w:t xml:space="preserve">all </w:t>
      </w:r>
      <w:r w:rsidR="32BF67C8" w:rsidRPr="33E80408">
        <w:rPr>
          <w:rFonts w:ascii="Times New Roman" w:eastAsia="Times New Roman" w:hAnsi="Times New Roman" w:cs="Times New Roman"/>
          <w:sz w:val="24"/>
          <w:szCs w:val="24"/>
        </w:rPr>
        <w:t>very statistically significant</w:t>
      </w:r>
      <w:r w:rsidR="2C19BB8C" w:rsidRPr="33E80408">
        <w:rPr>
          <w:rFonts w:ascii="Times New Roman" w:eastAsia="Times New Roman" w:hAnsi="Times New Roman" w:cs="Times New Roman"/>
          <w:sz w:val="24"/>
          <w:szCs w:val="24"/>
        </w:rPr>
        <w:t>.</w:t>
      </w:r>
      <w:r w:rsidR="03310FEC" w:rsidRPr="46FA4734">
        <w:rPr>
          <w:rFonts w:ascii="Times New Roman" w:eastAsia="Times New Roman" w:hAnsi="Times New Roman" w:cs="Times New Roman"/>
          <w:sz w:val="24"/>
          <w:szCs w:val="24"/>
        </w:rPr>
        <w:t xml:space="preserve"> T</w:t>
      </w:r>
      <w:r w:rsidR="7A2CEEDD" w:rsidRPr="46FA4734">
        <w:rPr>
          <w:rFonts w:ascii="Times New Roman" w:eastAsia="Times New Roman" w:hAnsi="Times New Roman" w:cs="Times New Roman"/>
          <w:sz w:val="24"/>
          <w:szCs w:val="24"/>
        </w:rPr>
        <w:t>he</w:t>
      </w:r>
      <w:r w:rsidR="7A2CEEDD" w:rsidRPr="5F989B10">
        <w:rPr>
          <w:rFonts w:ascii="Times New Roman" w:eastAsia="Times New Roman" w:hAnsi="Times New Roman" w:cs="Times New Roman"/>
          <w:sz w:val="24"/>
          <w:szCs w:val="24"/>
        </w:rPr>
        <w:t xml:space="preserve"> E</w:t>
      </w:r>
      <w:r w:rsidR="2A2CC926" w:rsidRPr="5F989B10">
        <w:rPr>
          <w:rFonts w:ascii="Times New Roman" w:eastAsia="Times New Roman" w:hAnsi="Times New Roman" w:cs="Times New Roman"/>
          <w:sz w:val="24"/>
          <w:szCs w:val="24"/>
        </w:rPr>
        <w:t>AWR is also</w:t>
      </w:r>
      <w:r w:rsidR="548E5E20" w:rsidRPr="5F989B10">
        <w:rPr>
          <w:rFonts w:ascii="Times New Roman" w:eastAsia="Times New Roman" w:hAnsi="Times New Roman" w:cs="Times New Roman"/>
          <w:sz w:val="24"/>
          <w:szCs w:val="24"/>
        </w:rPr>
        <w:t xml:space="preserve"> statistically significant</w:t>
      </w:r>
      <w:r w:rsidR="638B3C70" w:rsidRPr="43481485">
        <w:rPr>
          <w:rFonts w:ascii="Times New Roman" w:eastAsia="Times New Roman" w:hAnsi="Times New Roman" w:cs="Times New Roman"/>
          <w:sz w:val="24"/>
          <w:szCs w:val="24"/>
        </w:rPr>
        <w:t>.</w:t>
      </w:r>
      <w:r w:rsidR="638B3C70" w:rsidRPr="41A7CB37">
        <w:rPr>
          <w:rFonts w:ascii="Times New Roman" w:eastAsia="Times New Roman" w:hAnsi="Times New Roman" w:cs="Times New Roman"/>
          <w:sz w:val="24"/>
          <w:szCs w:val="24"/>
        </w:rPr>
        <w:t xml:space="preserve"> </w:t>
      </w:r>
      <w:r w:rsidR="356B1F91" w:rsidRPr="41A7CB37">
        <w:rPr>
          <w:rFonts w:ascii="Times New Roman" w:eastAsia="Times New Roman" w:hAnsi="Times New Roman" w:cs="Times New Roman"/>
          <w:sz w:val="24"/>
          <w:szCs w:val="24"/>
        </w:rPr>
        <w:t>Out of the global teleconnections</w:t>
      </w:r>
      <w:r w:rsidR="125D65B1" w:rsidRPr="41A7CB37">
        <w:rPr>
          <w:rFonts w:ascii="Times New Roman" w:eastAsia="Times New Roman" w:hAnsi="Times New Roman" w:cs="Times New Roman"/>
          <w:sz w:val="24"/>
          <w:szCs w:val="24"/>
        </w:rPr>
        <w:t xml:space="preserve">, </w:t>
      </w:r>
      <w:r w:rsidR="770E4CAB" w:rsidRPr="55A9D7BE">
        <w:rPr>
          <w:rFonts w:ascii="Times New Roman" w:eastAsia="Times New Roman" w:hAnsi="Times New Roman" w:cs="Times New Roman"/>
          <w:sz w:val="24"/>
          <w:szCs w:val="24"/>
        </w:rPr>
        <w:t xml:space="preserve">the Midwest is most influenced by </w:t>
      </w:r>
      <w:r w:rsidR="770E4CAB" w:rsidRPr="13258B47">
        <w:rPr>
          <w:rFonts w:ascii="Times New Roman" w:eastAsia="Times New Roman" w:hAnsi="Times New Roman" w:cs="Times New Roman"/>
          <w:sz w:val="24"/>
          <w:szCs w:val="24"/>
        </w:rPr>
        <w:t>the Multivariate ENSO Index (MEI)</w:t>
      </w:r>
      <w:r w:rsidR="0B009093" w:rsidRPr="3E71C722">
        <w:rPr>
          <w:rFonts w:ascii="Times New Roman" w:eastAsia="Times New Roman" w:hAnsi="Times New Roman" w:cs="Times New Roman"/>
          <w:sz w:val="24"/>
          <w:szCs w:val="24"/>
        </w:rPr>
        <w:t xml:space="preserve"> with a Pearson value of 0.0</w:t>
      </w:r>
      <w:r w:rsidR="07DA979C" w:rsidRPr="3E71C722">
        <w:rPr>
          <w:rFonts w:ascii="Times New Roman" w:eastAsia="Times New Roman" w:hAnsi="Times New Roman" w:cs="Times New Roman"/>
          <w:sz w:val="24"/>
          <w:szCs w:val="24"/>
        </w:rPr>
        <w:t xml:space="preserve">888 </w:t>
      </w:r>
      <w:r w:rsidR="2812CBAB" w:rsidRPr="5AB2BF87">
        <w:rPr>
          <w:rFonts w:ascii="Times New Roman" w:eastAsia="Times New Roman" w:hAnsi="Times New Roman" w:cs="Times New Roman"/>
          <w:sz w:val="24"/>
          <w:szCs w:val="24"/>
        </w:rPr>
        <w:t xml:space="preserve">and is very </w:t>
      </w:r>
      <w:r w:rsidR="2812CBAB" w:rsidRPr="4182D3A8">
        <w:rPr>
          <w:rFonts w:ascii="Times New Roman" w:eastAsia="Times New Roman" w:hAnsi="Times New Roman" w:cs="Times New Roman"/>
          <w:sz w:val="24"/>
          <w:szCs w:val="24"/>
        </w:rPr>
        <w:t>statistically significant</w:t>
      </w:r>
      <w:r w:rsidR="5C63CC2E" w:rsidRPr="4182D3A8">
        <w:rPr>
          <w:rFonts w:ascii="Times New Roman" w:eastAsia="Times New Roman" w:hAnsi="Times New Roman" w:cs="Times New Roman"/>
          <w:sz w:val="24"/>
          <w:szCs w:val="24"/>
        </w:rPr>
        <w:t>.</w:t>
      </w:r>
      <w:r w:rsidR="36D915EB" w:rsidRPr="5F4805EB">
        <w:rPr>
          <w:rFonts w:ascii="Times New Roman" w:eastAsia="Times New Roman" w:hAnsi="Times New Roman" w:cs="Times New Roman"/>
          <w:sz w:val="24"/>
          <w:szCs w:val="24"/>
        </w:rPr>
        <w:t xml:space="preserve"> </w:t>
      </w:r>
      <w:r w:rsidR="5B8846BA" w:rsidRPr="0ABA0942">
        <w:rPr>
          <w:rFonts w:ascii="Times New Roman" w:eastAsia="Times New Roman" w:hAnsi="Times New Roman" w:cs="Times New Roman"/>
          <w:sz w:val="24"/>
          <w:szCs w:val="24"/>
        </w:rPr>
        <w:t xml:space="preserve">In addition to the top five most influential teleconnections, the Midwest is also </w:t>
      </w:r>
      <w:r w:rsidR="5B8846BA" w:rsidRPr="09FFB53A">
        <w:rPr>
          <w:rFonts w:ascii="Times New Roman" w:eastAsia="Times New Roman" w:hAnsi="Times New Roman" w:cs="Times New Roman"/>
          <w:sz w:val="24"/>
          <w:szCs w:val="24"/>
        </w:rPr>
        <w:t>statistically signifi</w:t>
      </w:r>
      <w:r w:rsidR="74188939" w:rsidRPr="09FFB53A">
        <w:rPr>
          <w:rFonts w:ascii="Times New Roman" w:eastAsia="Times New Roman" w:hAnsi="Times New Roman" w:cs="Times New Roman"/>
          <w:sz w:val="24"/>
          <w:szCs w:val="24"/>
        </w:rPr>
        <w:t>cantly</w:t>
      </w:r>
      <w:r w:rsidR="5B8846BA" w:rsidRPr="09FFB53A">
        <w:rPr>
          <w:rFonts w:ascii="Times New Roman" w:eastAsia="Times New Roman" w:hAnsi="Times New Roman" w:cs="Times New Roman"/>
          <w:sz w:val="24"/>
          <w:szCs w:val="24"/>
        </w:rPr>
        <w:t xml:space="preserve"> </w:t>
      </w:r>
      <w:r w:rsidR="5B8846BA" w:rsidRPr="0ABA0942">
        <w:rPr>
          <w:rFonts w:ascii="Times New Roman" w:eastAsia="Times New Roman" w:hAnsi="Times New Roman" w:cs="Times New Roman"/>
          <w:sz w:val="24"/>
          <w:szCs w:val="24"/>
        </w:rPr>
        <w:t xml:space="preserve">influenced by the </w:t>
      </w:r>
      <w:r w:rsidR="6914C030" w:rsidRPr="0ABA0942">
        <w:rPr>
          <w:rFonts w:ascii="Times New Roman" w:eastAsia="Times New Roman" w:hAnsi="Times New Roman" w:cs="Times New Roman"/>
          <w:sz w:val="24"/>
          <w:szCs w:val="24"/>
        </w:rPr>
        <w:t>EPNP, PDO, AO, and NOI</w:t>
      </w:r>
      <w:r w:rsidR="5B8846BA" w:rsidRPr="2D79C4FF">
        <w:rPr>
          <w:rFonts w:ascii="Times New Roman" w:eastAsia="Times New Roman" w:hAnsi="Times New Roman" w:cs="Times New Roman"/>
          <w:sz w:val="24"/>
          <w:szCs w:val="24"/>
        </w:rPr>
        <w:t>.</w:t>
      </w:r>
      <w:r w:rsidR="5B8846BA" w:rsidRPr="09FFB53A">
        <w:rPr>
          <w:rFonts w:ascii="Times New Roman" w:eastAsia="Times New Roman" w:hAnsi="Times New Roman" w:cs="Times New Roman"/>
          <w:sz w:val="24"/>
          <w:szCs w:val="24"/>
        </w:rPr>
        <w:t xml:space="preserve"> </w:t>
      </w:r>
    </w:p>
    <w:p w14:paraId="2352BD81" w14:textId="2B32DFA6" w:rsidR="6AFD9BF4" w:rsidRDefault="638D370C" w:rsidP="2F83EFFB">
      <w:pPr>
        <w:spacing w:line="480" w:lineRule="auto"/>
        <w:ind w:firstLine="720"/>
        <w:rPr>
          <w:rFonts w:ascii="Times New Roman" w:eastAsia="Times New Roman" w:hAnsi="Times New Roman" w:cs="Times New Roman"/>
          <w:sz w:val="24"/>
          <w:szCs w:val="24"/>
        </w:rPr>
      </w:pPr>
      <w:commentRangeStart w:id="17"/>
      <w:r w:rsidRPr="7FC9B0D6">
        <w:rPr>
          <w:rFonts w:ascii="Times New Roman" w:eastAsia="Times New Roman" w:hAnsi="Times New Roman" w:cs="Times New Roman"/>
          <w:sz w:val="24"/>
          <w:szCs w:val="24"/>
        </w:rPr>
        <w:t>The</w:t>
      </w:r>
      <w:r w:rsidR="2A3FCEFD" w:rsidRPr="7FC9B0D6">
        <w:rPr>
          <w:rFonts w:ascii="Times New Roman" w:eastAsia="Times New Roman" w:hAnsi="Times New Roman" w:cs="Times New Roman"/>
          <w:sz w:val="24"/>
          <w:szCs w:val="24"/>
        </w:rPr>
        <w:t xml:space="preserve"> Southern Plains</w:t>
      </w:r>
      <w:r w:rsidRPr="7FC9B0D6">
        <w:rPr>
          <w:rFonts w:ascii="Times New Roman" w:eastAsia="Times New Roman" w:hAnsi="Times New Roman" w:cs="Times New Roman"/>
          <w:sz w:val="24"/>
          <w:szCs w:val="24"/>
        </w:rPr>
        <w:t xml:space="preserve"> </w:t>
      </w:r>
      <w:r w:rsidR="51837CDA" w:rsidRPr="7FC9B0D6">
        <w:rPr>
          <w:rFonts w:ascii="Times New Roman" w:eastAsia="Times New Roman" w:hAnsi="Times New Roman" w:cs="Times New Roman"/>
          <w:sz w:val="24"/>
          <w:szCs w:val="24"/>
        </w:rPr>
        <w:t>is most influenced by the PDO with a Pearson value of 0.18</w:t>
      </w:r>
      <w:r w:rsidR="50A3B31D" w:rsidRPr="7FC9B0D6">
        <w:rPr>
          <w:rFonts w:ascii="Times New Roman" w:eastAsia="Times New Roman" w:hAnsi="Times New Roman" w:cs="Times New Roman"/>
          <w:sz w:val="24"/>
          <w:szCs w:val="24"/>
        </w:rPr>
        <w:t>19</w:t>
      </w:r>
      <w:r w:rsidR="51837CDA" w:rsidRPr="7FC9B0D6">
        <w:rPr>
          <w:rFonts w:ascii="Times New Roman" w:eastAsia="Times New Roman" w:hAnsi="Times New Roman" w:cs="Times New Roman"/>
          <w:sz w:val="24"/>
          <w:szCs w:val="24"/>
        </w:rPr>
        <w:t xml:space="preserve"> and is very statistically significant. </w:t>
      </w:r>
      <w:r w:rsidR="0C5763BB" w:rsidRPr="7FC9B0D6">
        <w:rPr>
          <w:rFonts w:ascii="Times New Roman" w:eastAsia="Times New Roman" w:hAnsi="Times New Roman" w:cs="Times New Roman"/>
          <w:sz w:val="24"/>
          <w:szCs w:val="24"/>
        </w:rPr>
        <w:t xml:space="preserve">Following the PDO </w:t>
      </w:r>
      <w:r w:rsidR="6958FBF4" w:rsidRPr="7FC9B0D6">
        <w:rPr>
          <w:rFonts w:ascii="Times New Roman" w:eastAsia="Times New Roman" w:hAnsi="Times New Roman" w:cs="Times New Roman"/>
          <w:sz w:val="24"/>
          <w:szCs w:val="24"/>
        </w:rPr>
        <w:t>are</w:t>
      </w:r>
      <w:r w:rsidR="0C5763BB" w:rsidRPr="7FC9B0D6">
        <w:rPr>
          <w:rFonts w:ascii="Times New Roman" w:eastAsia="Times New Roman" w:hAnsi="Times New Roman" w:cs="Times New Roman"/>
          <w:sz w:val="24"/>
          <w:szCs w:val="24"/>
        </w:rPr>
        <w:t xml:space="preserve"> the AMO and EAWR</w:t>
      </w:r>
      <w:r w:rsidR="49991C80" w:rsidRPr="7FC9B0D6">
        <w:rPr>
          <w:rFonts w:ascii="Times New Roman" w:eastAsia="Times New Roman" w:hAnsi="Times New Roman" w:cs="Times New Roman"/>
          <w:sz w:val="24"/>
          <w:szCs w:val="24"/>
        </w:rPr>
        <w:t>,</w:t>
      </w:r>
      <w:r w:rsidR="0C5763BB" w:rsidRPr="7FC9B0D6">
        <w:rPr>
          <w:rFonts w:ascii="Times New Roman" w:eastAsia="Times New Roman" w:hAnsi="Times New Roman" w:cs="Times New Roman"/>
          <w:sz w:val="24"/>
          <w:szCs w:val="24"/>
        </w:rPr>
        <w:t xml:space="preserve"> which are both very statistically significant. Then there is the </w:t>
      </w:r>
      <w:r w:rsidR="38026C8C" w:rsidRPr="7FC9B0D6">
        <w:rPr>
          <w:rFonts w:ascii="Times New Roman" w:eastAsia="Times New Roman" w:hAnsi="Times New Roman" w:cs="Times New Roman"/>
          <w:sz w:val="24"/>
          <w:szCs w:val="24"/>
        </w:rPr>
        <w:t>TNA and PNA</w:t>
      </w:r>
      <w:r w:rsidR="0046276A" w:rsidRPr="7FC9B0D6">
        <w:rPr>
          <w:rFonts w:ascii="Times New Roman" w:eastAsia="Times New Roman" w:hAnsi="Times New Roman" w:cs="Times New Roman"/>
          <w:sz w:val="24"/>
          <w:szCs w:val="24"/>
        </w:rPr>
        <w:t>,</w:t>
      </w:r>
      <w:r w:rsidR="00E21AC1" w:rsidRPr="7FC9B0D6">
        <w:rPr>
          <w:rFonts w:ascii="Times New Roman" w:eastAsia="Times New Roman" w:hAnsi="Times New Roman" w:cs="Times New Roman"/>
          <w:sz w:val="24"/>
          <w:szCs w:val="24"/>
        </w:rPr>
        <w:t xml:space="preserve"> </w:t>
      </w:r>
      <w:r w:rsidR="3D8A9A2B" w:rsidRPr="7FC9B0D6">
        <w:rPr>
          <w:rFonts w:ascii="Times New Roman" w:eastAsia="Times New Roman" w:hAnsi="Times New Roman" w:cs="Times New Roman"/>
          <w:sz w:val="24"/>
          <w:szCs w:val="24"/>
        </w:rPr>
        <w:t xml:space="preserve">which are both statistically significant. </w:t>
      </w:r>
      <w:r w:rsidR="508D5906" w:rsidRPr="7FC9B0D6">
        <w:rPr>
          <w:rFonts w:ascii="Times New Roman" w:eastAsia="Times New Roman" w:hAnsi="Times New Roman" w:cs="Times New Roman"/>
          <w:sz w:val="24"/>
          <w:szCs w:val="24"/>
        </w:rPr>
        <w:t>The most impactful global teleconnection is the MEI with a Pearson value of 0.</w:t>
      </w:r>
      <w:r w:rsidR="3CE86B0C" w:rsidRPr="7FC9B0D6">
        <w:rPr>
          <w:rFonts w:ascii="Times New Roman" w:eastAsia="Times New Roman" w:hAnsi="Times New Roman" w:cs="Times New Roman"/>
          <w:sz w:val="24"/>
          <w:szCs w:val="24"/>
        </w:rPr>
        <w:t>1877</w:t>
      </w:r>
      <w:r w:rsidR="508D5906" w:rsidRPr="7FC9B0D6">
        <w:rPr>
          <w:rFonts w:ascii="Times New Roman" w:eastAsia="Times New Roman" w:hAnsi="Times New Roman" w:cs="Times New Roman"/>
          <w:sz w:val="24"/>
          <w:szCs w:val="24"/>
        </w:rPr>
        <w:t xml:space="preserve"> and is very statistically significant. </w:t>
      </w:r>
      <w:r w:rsidR="064FF851" w:rsidRPr="7FC9B0D6">
        <w:rPr>
          <w:rFonts w:ascii="Times New Roman" w:eastAsia="Times New Roman" w:hAnsi="Times New Roman" w:cs="Times New Roman"/>
          <w:sz w:val="24"/>
          <w:szCs w:val="24"/>
        </w:rPr>
        <w:t xml:space="preserve">IPO, ENSO 3.4, AAM, and EMI are all also very statistically significant as far as global teleconnections go. </w:t>
      </w:r>
      <w:commentRangeEnd w:id="17"/>
      <w:r>
        <w:rPr>
          <w:rStyle w:val="CommentReference"/>
          <w:rFonts w:ascii="Times New Roman" w:eastAsia="Times New Roman" w:hAnsi="Times New Roman" w:cs="Times New Roman"/>
          <w:sz w:val="24"/>
          <w:szCs w:val="24"/>
        </w:rPr>
        <w:commentReference w:id="17"/>
      </w:r>
    </w:p>
    <w:p w14:paraId="4D344807" w14:textId="6AC41EF7" w:rsidR="4E5196CC" w:rsidRDefault="4E5196CC" w:rsidP="3742F626">
      <w:pPr>
        <w:spacing w:line="480" w:lineRule="auto"/>
        <w:ind w:firstLine="720"/>
        <w:rPr>
          <w:rFonts w:ascii="Times New Roman" w:eastAsia="Times New Roman" w:hAnsi="Times New Roman" w:cs="Times New Roman"/>
          <w:sz w:val="24"/>
          <w:szCs w:val="24"/>
        </w:rPr>
      </w:pPr>
      <w:r w:rsidRPr="5715174F">
        <w:rPr>
          <w:rFonts w:ascii="Times New Roman" w:eastAsia="Times New Roman" w:hAnsi="Times New Roman" w:cs="Times New Roman"/>
          <w:sz w:val="24"/>
          <w:szCs w:val="24"/>
        </w:rPr>
        <w:t>I</w:t>
      </w:r>
      <w:commentRangeStart w:id="18"/>
      <w:r w:rsidRPr="5715174F">
        <w:rPr>
          <w:rFonts w:ascii="Times New Roman" w:eastAsia="Times New Roman" w:hAnsi="Times New Roman" w:cs="Times New Roman"/>
          <w:sz w:val="24"/>
          <w:szCs w:val="24"/>
        </w:rPr>
        <w:t xml:space="preserve">n the Northeast, </w:t>
      </w:r>
      <w:r w:rsidR="1A3E79E9" w:rsidRPr="5715174F">
        <w:rPr>
          <w:rFonts w:ascii="Times New Roman" w:eastAsia="Times New Roman" w:hAnsi="Times New Roman" w:cs="Times New Roman"/>
          <w:sz w:val="24"/>
          <w:szCs w:val="24"/>
        </w:rPr>
        <w:t xml:space="preserve">NAO </w:t>
      </w:r>
      <w:r w:rsidRPr="5715174F">
        <w:rPr>
          <w:rFonts w:ascii="Times New Roman" w:eastAsia="Times New Roman" w:hAnsi="Times New Roman" w:cs="Times New Roman"/>
          <w:sz w:val="24"/>
          <w:szCs w:val="24"/>
        </w:rPr>
        <w:t>is the most influential teleconnection with a Pearson value of 0.0</w:t>
      </w:r>
      <w:r w:rsidR="5B5999BB" w:rsidRPr="5715174F">
        <w:rPr>
          <w:rFonts w:ascii="Times New Roman" w:eastAsia="Times New Roman" w:hAnsi="Times New Roman" w:cs="Times New Roman"/>
          <w:sz w:val="24"/>
          <w:szCs w:val="24"/>
        </w:rPr>
        <w:t>776</w:t>
      </w:r>
      <w:r w:rsidRPr="5715174F">
        <w:rPr>
          <w:rFonts w:ascii="Times New Roman" w:eastAsia="Times New Roman" w:hAnsi="Times New Roman" w:cs="Times New Roman"/>
          <w:sz w:val="24"/>
          <w:szCs w:val="24"/>
        </w:rPr>
        <w:t xml:space="preserve">. </w:t>
      </w:r>
      <w:r w:rsidR="1E567A5A" w:rsidRPr="5715174F">
        <w:rPr>
          <w:rFonts w:ascii="Times New Roman" w:eastAsia="Times New Roman" w:hAnsi="Times New Roman" w:cs="Times New Roman"/>
          <w:sz w:val="24"/>
          <w:szCs w:val="24"/>
        </w:rPr>
        <w:t xml:space="preserve">Following </w:t>
      </w:r>
      <w:r w:rsidR="056AC3AC" w:rsidRPr="5715174F">
        <w:rPr>
          <w:rFonts w:ascii="Times New Roman" w:eastAsia="Times New Roman" w:hAnsi="Times New Roman" w:cs="Times New Roman"/>
          <w:sz w:val="24"/>
          <w:szCs w:val="24"/>
        </w:rPr>
        <w:t>NAO</w:t>
      </w:r>
      <w:r w:rsidR="1E567A5A" w:rsidRPr="5715174F">
        <w:rPr>
          <w:rFonts w:ascii="Times New Roman" w:eastAsia="Times New Roman" w:hAnsi="Times New Roman" w:cs="Times New Roman"/>
          <w:sz w:val="24"/>
          <w:szCs w:val="24"/>
        </w:rPr>
        <w:t>, the</w:t>
      </w:r>
      <w:r w:rsidR="6AA60BCC" w:rsidRPr="5715174F">
        <w:rPr>
          <w:rFonts w:ascii="Times New Roman" w:eastAsia="Times New Roman" w:hAnsi="Times New Roman" w:cs="Times New Roman"/>
          <w:sz w:val="24"/>
          <w:szCs w:val="24"/>
        </w:rPr>
        <w:t xml:space="preserve"> </w:t>
      </w:r>
      <w:r w:rsidR="2557B749" w:rsidRPr="5715174F">
        <w:rPr>
          <w:rFonts w:ascii="Times New Roman" w:eastAsia="Times New Roman" w:hAnsi="Times New Roman" w:cs="Times New Roman"/>
          <w:sz w:val="24"/>
          <w:szCs w:val="24"/>
        </w:rPr>
        <w:t>EPNP, PNA, AMO, and SCA</w:t>
      </w:r>
      <w:r w:rsidR="68BC313E" w:rsidRPr="5715174F">
        <w:rPr>
          <w:rFonts w:ascii="Times New Roman" w:eastAsia="Times New Roman" w:hAnsi="Times New Roman" w:cs="Times New Roman"/>
          <w:sz w:val="24"/>
          <w:szCs w:val="24"/>
        </w:rPr>
        <w:t xml:space="preserve"> complete the top five </w:t>
      </w:r>
      <w:r w:rsidR="5C32C407" w:rsidRPr="5715174F">
        <w:rPr>
          <w:rFonts w:ascii="Times New Roman" w:eastAsia="Times New Roman" w:hAnsi="Times New Roman" w:cs="Times New Roman"/>
          <w:sz w:val="24"/>
          <w:szCs w:val="24"/>
        </w:rPr>
        <w:t>most</w:t>
      </w:r>
      <w:r w:rsidR="68BC313E" w:rsidRPr="5715174F">
        <w:rPr>
          <w:rFonts w:ascii="Times New Roman" w:eastAsia="Times New Roman" w:hAnsi="Times New Roman" w:cs="Times New Roman"/>
          <w:sz w:val="24"/>
          <w:szCs w:val="24"/>
        </w:rPr>
        <w:t xml:space="preserve"> influential teleconnections</w:t>
      </w:r>
      <w:r w:rsidR="4DFFC71D" w:rsidRPr="5715174F">
        <w:rPr>
          <w:rFonts w:ascii="Times New Roman" w:eastAsia="Times New Roman" w:hAnsi="Times New Roman" w:cs="Times New Roman"/>
          <w:sz w:val="24"/>
          <w:szCs w:val="24"/>
        </w:rPr>
        <w:t xml:space="preserve">. The most influential global teleconnection is the </w:t>
      </w:r>
      <w:r w:rsidR="7D04AFC9" w:rsidRPr="5715174F">
        <w:rPr>
          <w:rFonts w:ascii="Times New Roman" w:eastAsia="Times New Roman" w:hAnsi="Times New Roman" w:cs="Times New Roman"/>
          <w:sz w:val="24"/>
          <w:szCs w:val="24"/>
        </w:rPr>
        <w:t>IOD with a Pearson value of 0.0</w:t>
      </w:r>
      <w:r w:rsidR="03BDD753" w:rsidRPr="5715174F">
        <w:rPr>
          <w:rFonts w:ascii="Times New Roman" w:eastAsia="Times New Roman" w:hAnsi="Times New Roman" w:cs="Times New Roman"/>
          <w:sz w:val="24"/>
          <w:szCs w:val="24"/>
        </w:rPr>
        <w:t>248</w:t>
      </w:r>
      <w:r w:rsidR="7D04AFC9" w:rsidRPr="5715174F">
        <w:rPr>
          <w:rFonts w:ascii="Times New Roman" w:eastAsia="Times New Roman" w:hAnsi="Times New Roman" w:cs="Times New Roman"/>
          <w:sz w:val="24"/>
          <w:szCs w:val="24"/>
        </w:rPr>
        <w:t>.</w:t>
      </w:r>
      <w:commentRangeEnd w:id="18"/>
      <w:r>
        <w:rPr>
          <w:rStyle w:val="CommentReference"/>
          <w:rFonts w:ascii="Times New Roman" w:eastAsia="Times New Roman" w:hAnsi="Times New Roman" w:cs="Times New Roman"/>
          <w:sz w:val="24"/>
          <w:szCs w:val="24"/>
        </w:rPr>
        <w:commentReference w:id="18"/>
      </w:r>
    </w:p>
    <w:p w14:paraId="1EA91A76" w14:textId="60273605" w:rsidR="6AFD9BF4" w:rsidRDefault="7DBE7D82" w:rsidP="6E9EB754">
      <w:pPr>
        <w:spacing w:line="480" w:lineRule="auto"/>
        <w:ind w:firstLine="720"/>
        <w:rPr>
          <w:rFonts w:ascii="Times New Roman" w:eastAsia="Times New Roman" w:hAnsi="Times New Roman" w:cs="Times New Roman"/>
          <w:sz w:val="24"/>
          <w:szCs w:val="24"/>
        </w:rPr>
      </w:pPr>
      <w:r w:rsidRPr="319B756A">
        <w:rPr>
          <w:rFonts w:ascii="Times New Roman" w:eastAsia="Times New Roman" w:hAnsi="Times New Roman" w:cs="Times New Roman"/>
          <w:sz w:val="24"/>
          <w:szCs w:val="24"/>
        </w:rPr>
        <w:t xml:space="preserve">Concerning South America, the main regions </w:t>
      </w:r>
      <w:r w:rsidRPr="6A86FB22">
        <w:rPr>
          <w:rFonts w:ascii="Times New Roman" w:eastAsia="Times New Roman" w:hAnsi="Times New Roman" w:cs="Times New Roman"/>
          <w:sz w:val="24"/>
          <w:szCs w:val="24"/>
        </w:rPr>
        <w:t xml:space="preserve">of focus are Northern Brazil, Southern Brazil, and Argentina. </w:t>
      </w:r>
      <w:r w:rsidR="6B8CDA94" w:rsidRPr="7C48007B">
        <w:rPr>
          <w:rFonts w:ascii="Times New Roman" w:eastAsia="Times New Roman" w:hAnsi="Times New Roman" w:cs="Times New Roman"/>
          <w:sz w:val="24"/>
          <w:szCs w:val="24"/>
        </w:rPr>
        <w:t xml:space="preserve">Starting with Northern Brazil, the top </w:t>
      </w:r>
      <w:r w:rsidR="7FC13173" w:rsidRPr="588EA61B">
        <w:rPr>
          <w:rFonts w:ascii="Times New Roman" w:eastAsia="Times New Roman" w:hAnsi="Times New Roman" w:cs="Times New Roman"/>
          <w:sz w:val="24"/>
          <w:szCs w:val="24"/>
        </w:rPr>
        <w:t>temperature</w:t>
      </w:r>
      <w:r w:rsidR="4EA793BF" w:rsidRPr="5B8D106E">
        <w:rPr>
          <w:rFonts w:ascii="Times New Roman" w:eastAsia="Times New Roman" w:hAnsi="Times New Roman" w:cs="Times New Roman"/>
          <w:sz w:val="24"/>
          <w:szCs w:val="24"/>
        </w:rPr>
        <w:t xml:space="preserve"> </w:t>
      </w:r>
      <w:r w:rsidR="6B8CDA94" w:rsidRPr="7C48007B">
        <w:rPr>
          <w:rFonts w:ascii="Times New Roman" w:eastAsia="Times New Roman" w:hAnsi="Times New Roman" w:cs="Times New Roman"/>
          <w:sz w:val="24"/>
          <w:szCs w:val="24"/>
        </w:rPr>
        <w:t xml:space="preserve">teleconnection is the </w:t>
      </w:r>
      <w:r w:rsidR="7EFE2629" w:rsidRPr="077449CC">
        <w:rPr>
          <w:rFonts w:ascii="Times New Roman" w:eastAsia="Times New Roman" w:hAnsi="Times New Roman" w:cs="Times New Roman"/>
          <w:sz w:val="24"/>
          <w:szCs w:val="24"/>
        </w:rPr>
        <w:t>SOI</w:t>
      </w:r>
      <w:r w:rsidR="6C6E7ED1" w:rsidRPr="477D85DE">
        <w:rPr>
          <w:rFonts w:ascii="Times New Roman" w:eastAsia="Times New Roman" w:hAnsi="Times New Roman" w:cs="Times New Roman"/>
          <w:sz w:val="24"/>
          <w:szCs w:val="24"/>
        </w:rPr>
        <w:t xml:space="preserve"> </w:t>
      </w:r>
      <w:r w:rsidR="6C6E7ED1" w:rsidRPr="477D85DE">
        <w:rPr>
          <w:rFonts w:ascii="Times New Roman" w:eastAsia="Times New Roman" w:hAnsi="Times New Roman" w:cs="Times New Roman"/>
          <w:sz w:val="24"/>
          <w:szCs w:val="24"/>
        </w:rPr>
        <w:t xml:space="preserve">with a Pearson value of </w:t>
      </w:r>
      <w:r w:rsidR="13E35B8E" w:rsidRPr="077449CC">
        <w:rPr>
          <w:rFonts w:ascii="Times New Roman" w:eastAsia="Times New Roman" w:hAnsi="Times New Roman" w:cs="Times New Roman"/>
          <w:sz w:val="24"/>
          <w:szCs w:val="24"/>
        </w:rPr>
        <w:t>–</w:t>
      </w:r>
      <w:r w:rsidR="6C6E7ED1" w:rsidRPr="464506AE">
        <w:rPr>
          <w:rFonts w:ascii="Times New Roman" w:eastAsia="Times New Roman" w:hAnsi="Times New Roman" w:cs="Times New Roman"/>
          <w:sz w:val="24"/>
          <w:szCs w:val="24"/>
        </w:rPr>
        <w:t>0.</w:t>
      </w:r>
      <w:r w:rsidR="13E35B8E" w:rsidRPr="077449CC">
        <w:rPr>
          <w:rFonts w:ascii="Times New Roman" w:eastAsia="Times New Roman" w:hAnsi="Times New Roman" w:cs="Times New Roman"/>
          <w:sz w:val="24"/>
          <w:szCs w:val="24"/>
        </w:rPr>
        <w:t>1990</w:t>
      </w:r>
      <w:r w:rsidR="08C2EA00" w:rsidRPr="077449CC">
        <w:rPr>
          <w:rFonts w:ascii="Times New Roman" w:eastAsia="Times New Roman" w:hAnsi="Times New Roman" w:cs="Times New Roman"/>
          <w:sz w:val="24"/>
          <w:szCs w:val="24"/>
        </w:rPr>
        <w:t>.</w:t>
      </w:r>
      <w:r w:rsidR="6C6BBEF8" w:rsidRPr="464506AE">
        <w:rPr>
          <w:rFonts w:ascii="Times New Roman" w:eastAsia="Times New Roman" w:hAnsi="Times New Roman" w:cs="Times New Roman"/>
          <w:sz w:val="24"/>
          <w:szCs w:val="24"/>
        </w:rPr>
        <w:t xml:space="preserve"> </w:t>
      </w:r>
      <w:r w:rsidR="3D22E694" w:rsidRPr="1EAEACBE">
        <w:rPr>
          <w:rFonts w:ascii="Times New Roman" w:eastAsia="Times New Roman" w:hAnsi="Times New Roman" w:cs="Times New Roman"/>
          <w:sz w:val="24"/>
          <w:szCs w:val="24"/>
        </w:rPr>
        <w:t xml:space="preserve">Following the </w:t>
      </w:r>
      <w:r w:rsidR="76090929" w:rsidRPr="32F4EF44">
        <w:rPr>
          <w:rFonts w:ascii="Times New Roman" w:eastAsia="Times New Roman" w:hAnsi="Times New Roman" w:cs="Times New Roman"/>
          <w:sz w:val="24"/>
          <w:szCs w:val="24"/>
        </w:rPr>
        <w:t>SOI</w:t>
      </w:r>
      <w:r w:rsidR="3D22E694" w:rsidRPr="1EAEACBE">
        <w:rPr>
          <w:rFonts w:ascii="Times New Roman" w:eastAsia="Times New Roman" w:hAnsi="Times New Roman" w:cs="Times New Roman"/>
          <w:sz w:val="24"/>
          <w:szCs w:val="24"/>
        </w:rPr>
        <w:t xml:space="preserve"> </w:t>
      </w:r>
      <w:r w:rsidR="3D22E694" w:rsidRPr="1EAEACBE">
        <w:rPr>
          <w:rFonts w:ascii="Times New Roman" w:eastAsia="Times New Roman" w:hAnsi="Times New Roman" w:cs="Times New Roman"/>
          <w:sz w:val="24"/>
          <w:szCs w:val="24"/>
        </w:rPr>
        <w:t xml:space="preserve">teleconnection is the </w:t>
      </w:r>
      <w:r w:rsidR="7532D986" w:rsidRPr="32F4EF44">
        <w:rPr>
          <w:rFonts w:ascii="Times New Roman" w:eastAsia="Times New Roman" w:hAnsi="Times New Roman" w:cs="Times New Roman"/>
          <w:sz w:val="24"/>
          <w:szCs w:val="24"/>
        </w:rPr>
        <w:t>TSA</w:t>
      </w:r>
      <w:r w:rsidR="7B709F7B" w:rsidRPr="32F4EF44">
        <w:rPr>
          <w:rFonts w:ascii="Times New Roman" w:eastAsia="Times New Roman" w:hAnsi="Times New Roman" w:cs="Times New Roman"/>
          <w:sz w:val="24"/>
          <w:szCs w:val="24"/>
        </w:rPr>
        <w:t xml:space="preserve">,  </w:t>
      </w:r>
      <w:r w:rsidR="5271E629" w:rsidRPr="32F4EF44">
        <w:rPr>
          <w:rFonts w:ascii="Times New Roman" w:eastAsia="Times New Roman" w:hAnsi="Times New Roman" w:cs="Times New Roman"/>
          <w:sz w:val="24"/>
          <w:szCs w:val="24"/>
        </w:rPr>
        <w:t>TPI</w:t>
      </w:r>
      <w:r w:rsidR="1AFB00CF" w:rsidRPr="32F4EF44">
        <w:rPr>
          <w:rFonts w:ascii="Times New Roman" w:eastAsia="Times New Roman" w:hAnsi="Times New Roman" w:cs="Times New Roman"/>
          <w:sz w:val="24"/>
          <w:szCs w:val="24"/>
        </w:rPr>
        <w:t xml:space="preserve">, </w:t>
      </w:r>
      <w:r w:rsidR="521F7363" w:rsidRPr="5404386B">
        <w:rPr>
          <w:rFonts w:ascii="Times New Roman" w:eastAsia="Times New Roman" w:hAnsi="Times New Roman" w:cs="Times New Roman"/>
          <w:sz w:val="24"/>
          <w:szCs w:val="24"/>
        </w:rPr>
        <w:t>AAO</w:t>
      </w:r>
      <w:r w:rsidR="6E7A8D3E" w:rsidRPr="32F4EF44">
        <w:rPr>
          <w:rFonts w:ascii="Times New Roman" w:eastAsia="Times New Roman" w:hAnsi="Times New Roman" w:cs="Times New Roman"/>
          <w:sz w:val="24"/>
          <w:szCs w:val="24"/>
        </w:rPr>
        <w:t>,</w:t>
      </w:r>
      <w:r w:rsidR="2A473384" w:rsidRPr="73774765">
        <w:rPr>
          <w:rFonts w:ascii="Times New Roman" w:eastAsia="Times New Roman" w:hAnsi="Times New Roman" w:cs="Times New Roman"/>
          <w:sz w:val="24"/>
          <w:szCs w:val="24"/>
        </w:rPr>
        <w:t xml:space="preserve"> </w:t>
      </w:r>
      <w:r w:rsidR="1CA61B2C" w:rsidRPr="28E428EA">
        <w:rPr>
          <w:rFonts w:ascii="Times New Roman" w:eastAsia="Times New Roman" w:hAnsi="Times New Roman" w:cs="Times New Roman"/>
          <w:sz w:val="24"/>
          <w:szCs w:val="24"/>
        </w:rPr>
        <w:t xml:space="preserve">and </w:t>
      </w:r>
      <w:r w:rsidR="2A473384" w:rsidRPr="28E428EA">
        <w:rPr>
          <w:rFonts w:ascii="Times New Roman" w:eastAsia="Times New Roman" w:hAnsi="Times New Roman" w:cs="Times New Roman"/>
          <w:sz w:val="24"/>
          <w:szCs w:val="24"/>
        </w:rPr>
        <w:t xml:space="preserve">the </w:t>
      </w:r>
      <w:r w:rsidR="430B4BF8" w:rsidRPr="17444228">
        <w:rPr>
          <w:rFonts w:ascii="Times New Roman" w:eastAsia="Times New Roman" w:hAnsi="Times New Roman" w:cs="Times New Roman"/>
          <w:sz w:val="24"/>
          <w:szCs w:val="24"/>
        </w:rPr>
        <w:t>SPOD</w:t>
      </w:r>
      <w:r w:rsidR="7E4FC56D" w:rsidRPr="17444228">
        <w:rPr>
          <w:rFonts w:ascii="Times New Roman" w:eastAsia="Times New Roman" w:hAnsi="Times New Roman" w:cs="Times New Roman"/>
          <w:sz w:val="24"/>
          <w:szCs w:val="24"/>
        </w:rPr>
        <w:t>.</w:t>
      </w:r>
      <w:r w:rsidR="6EEAE4A6" w:rsidRPr="4FEB058D">
        <w:rPr>
          <w:rFonts w:ascii="Times New Roman" w:eastAsia="Times New Roman" w:hAnsi="Times New Roman" w:cs="Times New Roman"/>
          <w:sz w:val="24"/>
          <w:szCs w:val="24"/>
        </w:rPr>
        <w:t xml:space="preserve"> </w:t>
      </w:r>
      <w:r w:rsidR="6EEAE4A6" w:rsidRPr="4D495BB2">
        <w:rPr>
          <w:rFonts w:ascii="Times New Roman" w:eastAsia="Times New Roman" w:hAnsi="Times New Roman" w:cs="Times New Roman"/>
          <w:sz w:val="24"/>
          <w:szCs w:val="24"/>
        </w:rPr>
        <w:t>The most significant</w:t>
      </w:r>
      <w:r w:rsidR="5D470891" w:rsidRPr="4D495BB2">
        <w:rPr>
          <w:rFonts w:ascii="Times New Roman" w:eastAsia="Times New Roman" w:hAnsi="Times New Roman" w:cs="Times New Roman"/>
          <w:sz w:val="24"/>
          <w:szCs w:val="24"/>
        </w:rPr>
        <w:t xml:space="preserve"> Global </w:t>
      </w:r>
      <w:r w:rsidR="594F868A" w:rsidRPr="30FEF16C">
        <w:rPr>
          <w:rFonts w:ascii="Times New Roman" w:eastAsia="Times New Roman" w:hAnsi="Times New Roman" w:cs="Times New Roman"/>
          <w:sz w:val="24"/>
          <w:szCs w:val="24"/>
        </w:rPr>
        <w:t xml:space="preserve">temperature </w:t>
      </w:r>
      <w:r w:rsidR="5D470891" w:rsidRPr="4D495BB2">
        <w:rPr>
          <w:rFonts w:ascii="Times New Roman" w:eastAsia="Times New Roman" w:hAnsi="Times New Roman" w:cs="Times New Roman"/>
          <w:sz w:val="24"/>
          <w:szCs w:val="24"/>
        </w:rPr>
        <w:t xml:space="preserve">teleconnection is the </w:t>
      </w:r>
      <w:r w:rsidR="4C0583E8" w:rsidRPr="30FEF16C">
        <w:rPr>
          <w:rFonts w:ascii="Times New Roman" w:eastAsia="Times New Roman" w:hAnsi="Times New Roman" w:cs="Times New Roman"/>
          <w:sz w:val="24"/>
          <w:szCs w:val="24"/>
        </w:rPr>
        <w:t>ENSO 34</w:t>
      </w:r>
      <w:r w:rsidR="0BF4F5FB" w:rsidRPr="30FEF16C">
        <w:rPr>
          <w:rFonts w:ascii="Times New Roman" w:eastAsia="Times New Roman" w:hAnsi="Times New Roman" w:cs="Times New Roman"/>
          <w:sz w:val="24"/>
          <w:szCs w:val="24"/>
        </w:rPr>
        <w:t xml:space="preserve"> for Northern Brazil</w:t>
      </w:r>
      <w:r w:rsidR="39A3F8B8" w:rsidRPr="641A7552">
        <w:rPr>
          <w:rFonts w:ascii="Times New Roman" w:eastAsia="Times New Roman" w:hAnsi="Times New Roman" w:cs="Times New Roman"/>
          <w:sz w:val="24"/>
          <w:szCs w:val="24"/>
        </w:rPr>
        <w:t xml:space="preserve"> with a Pearson value of </w:t>
      </w:r>
      <w:r w:rsidR="56C9D664" w:rsidRPr="641A7552">
        <w:rPr>
          <w:rFonts w:ascii="Times New Roman" w:eastAsia="Times New Roman" w:hAnsi="Times New Roman" w:cs="Times New Roman"/>
          <w:sz w:val="24"/>
          <w:szCs w:val="24"/>
        </w:rPr>
        <w:t>0.</w:t>
      </w:r>
      <w:r w:rsidR="31261966" w:rsidRPr="17444228">
        <w:rPr>
          <w:rFonts w:ascii="Times New Roman" w:eastAsia="Times New Roman" w:hAnsi="Times New Roman" w:cs="Times New Roman"/>
          <w:sz w:val="24"/>
          <w:szCs w:val="24"/>
        </w:rPr>
        <w:t>2</w:t>
      </w:r>
      <w:r w:rsidR="26B23529" w:rsidRPr="17444228">
        <w:rPr>
          <w:rFonts w:ascii="Times New Roman" w:eastAsia="Times New Roman" w:hAnsi="Times New Roman" w:cs="Times New Roman"/>
          <w:sz w:val="24"/>
          <w:szCs w:val="24"/>
        </w:rPr>
        <w:t>743</w:t>
      </w:r>
      <w:r w:rsidR="56C9D664" w:rsidRPr="641A7552">
        <w:rPr>
          <w:rFonts w:ascii="Times New Roman" w:eastAsia="Times New Roman" w:hAnsi="Times New Roman" w:cs="Times New Roman"/>
          <w:sz w:val="24"/>
          <w:szCs w:val="24"/>
        </w:rPr>
        <w:t>.</w:t>
      </w:r>
    </w:p>
    <w:p w14:paraId="4A5A6E1D" w14:textId="5AAA0D90" w:rsidR="7F8D81D8" w:rsidRDefault="7F353C10" w:rsidP="734A2F7C">
      <w:pPr>
        <w:spacing w:line="480" w:lineRule="auto"/>
        <w:ind w:firstLine="720"/>
        <w:rPr>
          <w:rFonts w:ascii="Times New Roman" w:eastAsia="Times New Roman" w:hAnsi="Times New Roman" w:cs="Times New Roman"/>
          <w:sz w:val="24"/>
          <w:szCs w:val="24"/>
        </w:rPr>
      </w:pPr>
      <w:r w:rsidRPr="641A7552">
        <w:rPr>
          <w:rFonts w:ascii="Times New Roman" w:eastAsia="Times New Roman" w:hAnsi="Times New Roman" w:cs="Times New Roman"/>
          <w:sz w:val="24"/>
          <w:szCs w:val="24"/>
        </w:rPr>
        <w:lastRenderedPageBreak/>
        <w:t xml:space="preserve">In Southern Brazil, the topmost significant temperature teleconnection is the </w:t>
      </w:r>
      <w:r w:rsidRPr="082FB523">
        <w:rPr>
          <w:rFonts w:ascii="Times New Roman" w:eastAsia="Times New Roman" w:hAnsi="Times New Roman" w:cs="Times New Roman"/>
          <w:sz w:val="24"/>
          <w:szCs w:val="24"/>
        </w:rPr>
        <w:t>T</w:t>
      </w:r>
      <w:r w:rsidR="663737ED" w:rsidRPr="082FB523">
        <w:rPr>
          <w:rFonts w:ascii="Times New Roman" w:eastAsia="Times New Roman" w:hAnsi="Times New Roman" w:cs="Times New Roman"/>
          <w:sz w:val="24"/>
          <w:szCs w:val="24"/>
        </w:rPr>
        <w:t>PI</w:t>
      </w:r>
      <w:r w:rsidRPr="641A7552">
        <w:rPr>
          <w:rFonts w:ascii="Times New Roman" w:eastAsia="Times New Roman" w:hAnsi="Times New Roman" w:cs="Times New Roman"/>
          <w:sz w:val="24"/>
          <w:szCs w:val="24"/>
        </w:rPr>
        <w:t xml:space="preserve"> with a Pearson value of 0.</w:t>
      </w:r>
      <w:r w:rsidRPr="082FB523">
        <w:rPr>
          <w:rFonts w:ascii="Times New Roman" w:eastAsia="Times New Roman" w:hAnsi="Times New Roman" w:cs="Times New Roman"/>
          <w:sz w:val="24"/>
          <w:szCs w:val="24"/>
        </w:rPr>
        <w:t>26</w:t>
      </w:r>
      <w:r w:rsidR="3473E353" w:rsidRPr="082FB523">
        <w:rPr>
          <w:rFonts w:ascii="Times New Roman" w:eastAsia="Times New Roman" w:hAnsi="Times New Roman" w:cs="Times New Roman"/>
          <w:sz w:val="24"/>
          <w:szCs w:val="24"/>
        </w:rPr>
        <w:t>85</w:t>
      </w:r>
      <w:r w:rsidR="24C291BD" w:rsidRPr="082FB523">
        <w:rPr>
          <w:rFonts w:ascii="Times New Roman" w:eastAsia="Times New Roman" w:hAnsi="Times New Roman" w:cs="Times New Roman"/>
          <w:sz w:val="24"/>
          <w:szCs w:val="24"/>
        </w:rPr>
        <w:t>.</w:t>
      </w:r>
      <w:r w:rsidR="24C291BD" w:rsidRPr="641A7552">
        <w:rPr>
          <w:rFonts w:ascii="Times New Roman" w:eastAsia="Times New Roman" w:hAnsi="Times New Roman" w:cs="Times New Roman"/>
          <w:sz w:val="24"/>
          <w:szCs w:val="24"/>
        </w:rPr>
        <w:t xml:space="preserve"> Following the </w:t>
      </w:r>
      <w:r w:rsidR="24C291BD" w:rsidRPr="082FB523">
        <w:rPr>
          <w:rFonts w:ascii="Times New Roman" w:eastAsia="Times New Roman" w:hAnsi="Times New Roman" w:cs="Times New Roman"/>
          <w:sz w:val="24"/>
          <w:szCs w:val="24"/>
        </w:rPr>
        <w:t>T</w:t>
      </w:r>
      <w:r w:rsidR="4C280977" w:rsidRPr="082FB523">
        <w:rPr>
          <w:rFonts w:ascii="Times New Roman" w:eastAsia="Times New Roman" w:hAnsi="Times New Roman" w:cs="Times New Roman"/>
          <w:sz w:val="24"/>
          <w:szCs w:val="24"/>
        </w:rPr>
        <w:t>PI</w:t>
      </w:r>
      <w:r w:rsidR="24C291BD" w:rsidRPr="641A7552">
        <w:rPr>
          <w:rFonts w:ascii="Times New Roman" w:eastAsia="Times New Roman" w:hAnsi="Times New Roman" w:cs="Times New Roman"/>
          <w:sz w:val="24"/>
          <w:szCs w:val="24"/>
        </w:rPr>
        <w:t xml:space="preserve"> </w:t>
      </w:r>
      <w:r w:rsidR="1BE0646F" w:rsidRPr="427E2351">
        <w:rPr>
          <w:rFonts w:ascii="Times New Roman" w:eastAsia="Times New Roman" w:hAnsi="Times New Roman" w:cs="Times New Roman"/>
          <w:sz w:val="24"/>
          <w:szCs w:val="24"/>
        </w:rPr>
        <w:t>are</w:t>
      </w:r>
      <w:r w:rsidR="24C291BD" w:rsidRPr="641A7552">
        <w:rPr>
          <w:rFonts w:ascii="Times New Roman" w:eastAsia="Times New Roman" w:hAnsi="Times New Roman" w:cs="Times New Roman"/>
          <w:sz w:val="24"/>
          <w:szCs w:val="24"/>
        </w:rPr>
        <w:t xml:space="preserve"> the </w:t>
      </w:r>
      <w:r w:rsidR="32BF288F" w:rsidRPr="082FB523">
        <w:rPr>
          <w:rFonts w:ascii="Times New Roman" w:eastAsia="Times New Roman" w:hAnsi="Times New Roman" w:cs="Times New Roman"/>
          <w:sz w:val="24"/>
          <w:szCs w:val="24"/>
        </w:rPr>
        <w:t>SOI</w:t>
      </w:r>
      <w:r w:rsidR="24C291BD" w:rsidRPr="082FB523">
        <w:rPr>
          <w:rFonts w:ascii="Times New Roman" w:eastAsia="Times New Roman" w:hAnsi="Times New Roman" w:cs="Times New Roman"/>
          <w:sz w:val="24"/>
          <w:szCs w:val="24"/>
        </w:rPr>
        <w:t xml:space="preserve">, </w:t>
      </w:r>
      <w:r w:rsidR="6D5CD5B3" w:rsidRPr="082FB523">
        <w:rPr>
          <w:rFonts w:ascii="Times New Roman" w:eastAsia="Times New Roman" w:hAnsi="Times New Roman" w:cs="Times New Roman"/>
          <w:sz w:val="24"/>
          <w:szCs w:val="24"/>
        </w:rPr>
        <w:t>SPOD</w:t>
      </w:r>
      <w:r w:rsidR="24C291BD" w:rsidRPr="641A7552">
        <w:rPr>
          <w:rFonts w:ascii="Times New Roman" w:eastAsia="Times New Roman" w:hAnsi="Times New Roman" w:cs="Times New Roman"/>
          <w:sz w:val="24"/>
          <w:szCs w:val="24"/>
        </w:rPr>
        <w:t xml:space="preserve">, </w:t>
      </w:r>
      <w:r w:rsidR="36214E0A" w:rsidRPr="427E2351">
        <w:rPr>
          <w:rFonts w:ascii="Times New Roman" w:eastAsia="Times New Roman" w:hAnsi="Times New Roman" w:cs="Times New Roman"/>
          <w:sz w:val="24"/>
          <w:szCs w:val="24"/>
        </w:rPr>
        <w:t>TSA</w:t>
      </w:r>
      <w:r w:rsidR="24C291BD" w:rsidRPr="641A7552">
        <w:rPr>
          <w:rFonts w:ascii="Times New Roman" w:eastAsia="Times New Roman" w:hAnsi="Times New Roman" w:cs="Times New Roman"/>
          <w:sz w:val="24"/>
          <w:szCs w:val="24"/>
        </w:rPr>
        <w:t>, and the</w:t>
      </w:r>
      <w:r w:rsidR="24C291BD" w:rsidRPr="641A7552">
        <w:rPr>
          <w:rFonts w:ascii="Times New Roman" w:eastAsia="Times New Roman" w:hAnsi="Times New Roman" w:cs="Times New Roman"/>
          <w:sz w:val="24"/>
          <w:szCs w:val="24"/>
        </w:rPr>
        <w:t xml:space="preserve"> </w:t>
      </w:r>
      <w:r w:rsidR="1F22EB0E" w:rsidRPr="427E2351">
        <w:rPr>
          <w:rFonts w:ascii="Times New Roman" w:eastAsia="Times New Roman" w:hAnsi="Times New Roman" w:cs="Times New Roman"/>
          <w:sz w:val="24"/>
          <w:szCs w:val="24"/>
        </w:rPr>
        <w:t>AAO</w:t>
      </w:r>
      <w:r w:rsidR="24C291BD" w:rsidRPr="427E2351">
        <w:rPr>
          <w:rFonts w:ascii="Times New Roman" w:eastAsia="Times New Roman" w:hAnsi="Times New Roman" w:cs="Times New Roman"/>
          <w:sz w:val="24"/>
          <w:szCs w:val="24"/>
        </w:rPr>
        <w:t>.</w:t>
      </w:r>
      <w:r w:rsidR="24C291BD" w:rsidRPr="641A7552">
        <w:rPr>
          <w:rFonts w:ascii="Times New Roman" w:eastAsia="Times New Roman" w:hAnsi="Times New Roman" w:cs="Times New Roman"/>
          <w:sz w:val="24"/>
          <w:szCs w:val="24"/>
        </w:rPr>
        <w:t xml:space="preserve"> </w:t>
      </w:r>
      <w:r w:rsidR="6DEEF114" w:rsidRPr="641A7552">
        <w:rPr>
          <w:rFonts w:ascii="Times New Roman" w:eastAsia="Times New Roman" w:hAnsi="Times New Roman" w:cs="Times New Roman"/>
          <w:sz w:val="24"/>
          <w:szCs w:val="24"/>
        </w:rPr>
        <w:t>These teleconnections show relatively lower correlations, and none are considered very statis</w:t>
      </w:r>
      <w:r w:rsidR="4D92590A" w:rsidRPr="641A7552">
        <w:rPr>
          <w:rFonts w:ascii="Times New Roman" w:eastAsia="Times New Roman" w:hAnsi="Times New Roman" w:cs="Times New Roman"/>
          <w:sz w:val="24"/>
          <w:szCs w:val="24"/>
        </w:rPr>
        <w:t>tically significant. Concerning Southern Brazil, the top global teleconnection is the ENSO 34 with a Pearson value of 0.</w:t>
      </w:r>
      <w:r w:rsidR="5407A87D" w:rsidRPr="427E2351">
        <w:rPr>
          <w:rFonts w:ascii="Times New Roman" w:eastAsia="Times New Roman" w:hAnsi="Times New Roman" w:cs="Times New Roman"/>
          <w:sz w:val="24"/>
          <w:szCs w:val="24"/>
        </w:rPr>
        <w:t>192</w:t>
      </w:r>
      <w:r w:rsidR="4D92590A" w:rsidRPr="427E2351">
        <w:rPr>
          <w:rFonts w:ascii="Times New Roman" w:eastAsia="Times New Roman" w:hAnsi="Times New Roman" w:cs="Times New Roman"/>
          <w:sz w:val="24"/>
          <w:szCs w:val="24"/>
        </w:rPr>
        <w:t>5</w:t>
      </w:r>
      <w:r w:rsidR="4D92590A" w:rsidRPr="641A7552">
        <w:rPr>
          <w:rFonts w:ascii="Times New Roman" w:eastAsia="Times New Roman" w:hAnsi="Times New Roman" w:cs="Times New Roman"/>
          <w:sz w:val="24"/>
          <w:szCs w:val="24"/>
        </w:rPr>
        <w:t xml:space="preserve">. </w:t>
      </w:r>
    </w:p>
    <w:p w14:paraId="5FE2C090" w14:textId="474974F6" w:rsidR="734A2F7C" w:rsidRDefault="21AF037A" w:rsidP="734A2F7C">
      <w:pPr>
        <w:spacing w:line="480" w:lineRule="auto"/>
        <w:ind w:firstLine="720"/>
        <w:rPr>
          <w:rFonts w:ascii="Times New Roman" w:eastAsia="Times New Roman" w:hAnsi="Times New Roman" w:cs="Times New Roman"/>
          <w:sz w:val="24"/>
          <w:szCs w:val="24"/>
        </w:rPr>
      </w:pPr>
      <w:r w:rsidRPr="641A7552">
        <w:rPr>
          <w:rFonts w:ascii="Times New Roman" w:eastAsia="Times New Roman" w:hAnsi="Times New Roman" w:cs="Times New Roman"/>
          <w:sz w:val="24"/>
          <w:szCs w:val="24"/>
        </w:rPr>
        <w:t xml:space="preserve">In Argentina, the temperature teleconnection with the highest statistical significance is the </w:t>
      </w:r>
      <w:r w:rsidR="43D880CF" w:rsidRPr="641A7552">
        <w:rPr>
          <w:rFonts w:ascii="Times New Roman" w:eastAsia="Times New Roman" w:hAnsi="Times New Roman" w:cs="Times New Roman"/>
          <w:sz w:val="24"/>
          <w:szCs w:val="24"/>
        </w:rPr>
        <w:t>TPI</w:t>
      </w:r>
      <w:r w:rsidR="0570F144" w:rsidRPr="641A7552">
        <w:rPr>
          <w:rFonts w:ascii="Times New Roman" w:eastAsia="Times New Roman" w:hAnsi="Times New Roman" w:cs="Times New Roman"/>
          <w:sz w:val="24"/>
          <w:szCs w:val="24"/>
        </w:rPr>
        <w:t xml:space="preserve"> with a Pearson value of </w:t>
      </w:r>
      <w:r w:rsidR="674B401D" w:rsidRPr="641A7552">
        <w:rPr>
          <w:rFonts w:ascii="Times New Roman" w:eastAsia="Times New Roman" w:hAnsi="Times New Roman" w:cs="Times New Roman"/>
          <w:sz w:val="24"/>
          <w:szCs w:val="24"/>
        </w:rPr>
        <w:t>0.</w:t>
      </w:r>
      <w:r w:rsidR="674B401D" w:rsidRPr="58259F96">
        <w:rPr>
          <w:rFonts w:ascii="Times New Roman" w:eastAsia="Times New Roman" w:hAnsi="Times New Roman" w:cs="Times New Roman"/>
          <w:sz w:val="24"/>
          <w:szCs w:val="24"/>
        </w:rPr>
        <w:t>1</w:t>
      </w:r>
      <w:r w:rsidR="01AC7F56" w:rsidRPr="58259F96">
        <w:rPr>
          <w:rFonts w:ascii="Times New Roman" w:eastAsia="Times New Roman" w:hAnsi="Times New Roman" w:cs="Times New Roman"/>
          <w:sz w:val="24"/>
          <w:szCs w:val="24"/>
        </w:rPr>
        <w:t>403</w:t>
      </w:r>
      <w:r w:rsidR="674B401D" w:rsidRPr="58259F96">
        <w:rPr>
          <w:rFonts w:ascii="Times New Roman" w:eastAsia="Times New Roman" w:hAnsi="Times New Roman" w:cs="Times New Roman"/>
          <w:sz w:val="24"/>
          <w:szCs w:val="24"/>
        </w:rPr>
        <w:t>.</w:t>
      </w:r>
      <w:r w:rsidR="674B401D" w:rsidRPr="641A7552">
        <w:rPr>
          <w:rFonts w:ascii="Times New Roman" w:eastAsia="Times New Roman" w:hAnsi="Times New Roman" w:cs="Times New Roman"/>
          <w:sz w:val="24"/>
          <w:szCs w:val="24"/>
        </w:rPr>
        <w:t xml:space="preserve"> The SOI, </w:t>
      </w:r>
      <w:r w:rsidR="1B7BBAD6" w:rsidRPr="58259F96">
        <w:rPr>
          <w:rFonts w:ascii="Times New Roman" w:eastAsia="Times New Roman" w:hAnsi="Times New Roman" w:cs="Times New Roman"/>
          <w:sz w:val="24"/>
          <w:szCs w:val="24"/>
        </w:rPr>
        <w:t>AAO</w:t>
      </w:r>
      <w:r w:rsidR="674B401D" w:rsidRPr="58259F96">
        <w:rPr>
          <w:rFonts w:ascii="Times New Roman" w:eastAsia="Times New Roman" w:hAnsi="Times New Roman" w:cs="Times New Roman"/>
          <w:sz w:val="24"/>
          <w:szCs w:val="24"/>
        </w:rPr>
        <w:t xml:space="preserve">, </w:t>
      </w:r>
      <w:r w:rsidR="674B401D" w:rsidRPr="641A7552">
        <w:rPr>
          <w:rFonts w:ascii="Times New Roman" w:eastAsia="Times New Roman" w:hAnsi="Times New Roman" w:cs="Times New Roman"/>
          <w:sz w:val="24"/>
          <w:szCs w:val="24"/>
        </w:rPr>
        <w:t>SPOD</w:t>
      </w:r>
      <w:r w:rsidR="674B401D" w:rsidRPr="641A7552">
        <w:rPr>
          <w:rFonts w:ascii="Times New Roman" w:eastAsia="Times New Roman" w:hAnsi="Times New Roman" w:cs="Times New Roman"/>
          <w:sz w:val="24"/>
          <w:szCs w:val="24"/>
        </w:rPr>
        <w:t>, and the TSA teleconnections a</w:t>
      </w:r>
      <w:r w:rsidR="71352298" w:rsidRPr="641A7552">
        <w:rPr>
          <w:rFonts w:ascii="Times New Roman" w:eastAsia="Times New Roman" w:hAnsi="Times New Roman" w:cs="Times New Roman"/>
          <w:sz w:val="24"/>
          <w:szCs w:val="24"/>
        </w:rPr>
        <w:t xml:space="preserve">ll follow the TPI, all being statistically significant. Regarding the top global </w:t>
      </w:r>
      <w:r w:rsidR="61DB8E20" w:rsidRPr="641A7552">
        <w:rPr>
          <w:rFonts w:ascii="Times New Roman" w:eastAsia="Times New Roman" w:hAnsi="Times New Roman" w:cs="Times New Roman"/>
          <w:sz w:val="24"/>
          <w:szCs w:val="24"/>
        </w:rPr>
        <w:t xml:space="preserve">temperature </w:t>
      </w:r>
      <w:r w:rsidR="71352298" w:rsidRPr="641A7552">
        <w:rPr>
          <w:rFonts w:ascii="Times New Roman" w:eastAsia="Times New Roman" w:hAnsi="Times New Roman" w:cs="Times New Roman"/>
          <w:sz w:val="24"/>
          <w:szCs w:val="24"/>
        </w:rPr>
        <w:t>teleconnection</w:t>
      </w:r>
      <w:r w:rsidR="5054EF12" w:rsidRPr="641A7552">
        <w:rPr>
          <w:rFonts w:ascii="Times New Roman" w:eastAsia="Times New Roman" w:hAnsi="Times New Roman" w:cs="Times New Roman"/>
          <w:sz w:val="24"/>
          <w:szCs w:val="24"/>
        </w:rPr>
        <w:t xml:space="preserve">, the </w:t>
      </w:r>
      <w:r w:rsidR="533D33DE" w:rsidRPr="58259F96">
        <w:rPr>
          <w:rFonts w:ascii="Times New Roman" w:eastAsia="Times New Roman" w:hAnsi="Times New Roman" w:cs="Times New Roman"/>
          <w:sz w:val="24"/>
          <w:szCs w:val="24"/>
        </w:rPr>
        <w:t>MEI</w:t>
      </w:r>
      <w:r w:rsidR="5054EF12" w:rsidRPr="641A7552">
        <w:rPr>
          <w:rFonts w:ascii="Times New Roman" w:eastAsia="Times New Roman" w:hAnsi="Times New Roman" w:cs="Times New Roman"/>
          <w:sz w:val="24"/>
          <w:szCs w:val="24"/>
        </w:rPr>
        <w:t xml:space="preserve"> is the most statistically significant with a Pear</w:t>
      </w:r>
      <w:r w:rsidR="56DBB8CE" w:rsidRPr="641A7552">
        <w:rPr>
          <w:rFonts w:ascii="Times New Roman" w:eastAsia="Times New Roman" w:hAnsi="Times New Roman" w:cs="Times New Roman"/>
          <w:sz w:val="24"/>
          <w:szCs w:val="24"/>
        </w:rPr>
        <w:t>son value of –0.</w:t>
      </w:r>
      <w:r w:rsidR="56DBB8CE" w:rsidRPr="58259F96">
        <w:rPr>
          <w:rFonts w:ascii="Times New Roman" w:eastAsia="Times New Roman" w:hAnsi="Times New Roman" w:cs="Times New Roman"/>
          <w:sz w:val="24"/>
          <w:szCs w:val="24"/>
        </w:rPr>
        <w:t>04</w:t>
      </w:r>
      <w:r w:rsidR="0A57397C" w:rsidRPr="58259F96">
        <w:rPr>
          <w:rFonts w:ascii="Times New Roman" w:eastAsia="Times New Roman" w:hAnsi="Times New Roman" w:cs="Times New Roman"/>
          <w:sz w:val="24"/>
          <w:szCs w:val="24"/>
        </w:rPr>
        <w:t>98</w:t>
      </w:r>
      <w:r w:rsidR="56DBB8CE" w:rsidRPr="58259F96">
        <w:rPr>
          <w:rFonts w:ascii="Times New Roman" w:eastAsia="Times New Roman" w:hAnsi="Times New Roman" w:cs="Times New Roman"/>
          <w:sz w:val="24"/>
          <w:szCs w:val="24"/>
        </w:rPr>
        <w:t>.</w:t>
      </w:r>
      <w:r w:rsidR="56DBB8CE" w:rsidRPr="641A7552">
        <w:rPr>
          <w:rFonts w:ascii="Times New Roman" w:eastAsia="Times New Roman" w:hAnsi="Times New Roman" w:cs="Times New Roman"/>
          <w:sz w:val="24"/>
          <w:szCs w:val="24"/>
        </w:rPr>
        <w:t xml:space="preserve"> The </w:t>
      </w:r>
      <w:r w:rsidR="5B549C39" w:rsidRPr="58259F96">
        <w:rPr>
          <w:rFonts w:ascii="Times New Roman" w:eastAsia="Times New Roman" w:hAnsi="Times New Roman" w:cs="Times New Roman"/>
          <w:sz w:val="24"/>
          <w:szCs w:val="24"/>
        </w:rPr>
        <w:t>MEI</w:t>
      </w:r>
      <w:r w:rsidR="56DBB8CE" w:rsidRPr="641A7552">
        <w:rPr>
          <w:rFonts w:ascii="Times New Roman" w:eastAsia="Times New Roman" w:hAnsi="Times New Roman" w:cs="Times New Roman"/>
          <w:sz w:val="24"/>
          <w:szCs w:val="24"/>
        </w:rPr>
        <w:t xml:space="preserve"> </w:t>
      </w:r>
      <w:r w:rsidR="11C01FAF" w:rsidRPr="641A7552">
        <w:rPr>
          <w:rFonts w:ascii="Times New Roman" w:eastAsia="Times New Roman" w:hAnsi="Times New Roman" w:cs="Times New Roman"/>
          <w:sz w:val="24"/>
          <w:szCs w:val="24"/>
        </w:rPr>
        <w:t>teleconnection for</w:t>
      </w:r>
      <w:r w:rsidR="56DBB8CE" w:rsidRPr="641A7552">
        <w:rPr>
          <w:rFonts w:ascii="Times New Roman" w:eastAsia="Times New Roman" w:hAnsi="Times New Roman" w:cs="Times New Roman"/>
          <w:sz w:val="24"/>
          <w:szCs w:val="24"/>
        </w:rPr>
        <w:t xml:space="preserve"> Argentina has a much weaker corr</w:t>
      </w:r>
      <w:r w:rsidR="4A240884" w:rsidRPr="641A7552">
        <w:rPr>
          <w:rFonts w:ascii="Times New Roman" w:eastAsia="Times New Roman" w:hAnsi="Times New Roman" w:cs="Times New Roman"/>
          <w:sz w:val="24"/>
          <w:szCs w:val="24"/>
        </w:rPr>
        <w:t>elation strength in comparison to other</w:t>
      </w:r>
      <w:r w:rsidR="7CFB9024" w:rsidRPr="641A7552">
        <w:rPr>
          <w:rFonts w:ascii="Times New Roman" w:eastAsia="Times New Roman" w:hAnsi="Times New Roman" w:cs="Times New Roman"/>
          <w:sz w:val="24"/>
          <w:szCs w:val="24"/>
        </w:rPr>
        <w:t xml:space="preserve"> teleconnections. </w:t>
      </w:r>
      <w:r w:rsidR="4A240884" w:rsidRPr="641A7552">
        <w:rPr>
          <w:rFonts w:ascii="Times New Roman" w:eastAsia="Times New Roman" w:hAnsi="Times New Roman" w:cs="Times New Roman"/>
          <w:sz w:val="24"/>
          <w:szCs w:val="24"/>
        </w:rPr>
        <w:t xml:space="preserve"> </w:t>
      </w:r>
    </w:p>
    <w:p w14:paraId="7530A2B1" w14:textId="7D80F342" w:rsidR="734D949E" w:rsidRDefault="734D949E" w:rsidP="588EA61B">
      <w:pPr>
        <w:spacing w:line="480" w:lineRule="auto"/>
        <w:ind w:firstLine="720"/>
        <w:rPr>
          <w:rFonts w:ascii="Times New Roman" w:eastAsia="Times New Roman" w:hAnsi="Times New Roman" w:cs="Times New Roman"/>
          <w:sz w:val="24"/>
          <w:szCs w:val="24"/>
        </w:rPr>
      </w:pPr>
      <w:commentRangeStart w:id="19"/>
      <w:r w:rsidRPr="7FC9B0D6">
        <w:rPr>
          <w:rFonts w:ascii="Times New Roman" w:eastAsia="Times New Roman" w:hAnsi="Times New Roman" w:cs="Times New Roman"/>
          <w:sz w:val="24"/>
          <w:szCs w:val="24"/>
        </w:rPr>
        <w:t xml:space="preserve">When examining precipitation in South America using southern hemisphere teleconnections, </w:t>
      </w:r>
      <w:r w:rsidR="1C8842EF" w:rsidRPr="7FC9B0D6">
        <w:rPr>
          <w:rFonts w:ascii="Times New Roman" w:eastAsia="Times New Roman" w:hAnsi="Times New Roman" w:cs="Times New Roman"/>
          <w:sz w:val="24"/>
          <w:szCs w:val="24"/>
        </w:rPr>
        <w:t>Northern Brazil is most impacted by the</w:t>
      </w:r>
      <w:r w:rsidR="6429A977" w:rsidRPr="7FC9B0D6">
        <w:rPr>
          <w:rFonts w:ascii="Times New Roman" w:eastAsia="Times New Roman" w:hAnsi="Times New Roman" w:cs="Times New Roman"/>
          <w:sz w:val="24"/>
          <w:szCs w:val="24"/>
        </w:rPr>
        <w:t xml:space="preserve"> AAO</w:t>
      </w:r>
      <w:r w:rsidR="1C8842EF" w:rsidRPr="7FC9B0D6">
        <w:rPr>
          <w:rFonts w:ascii="Times New Roman" w:eastAsia="Times New Roman" w:hAnsi="Times New Roman" w:cs="Times New Roman"/>
          <w:sz w:val="24"/>
          <w:szCs w:val="24"/>
        </w:rPr>
        <w:t xml:space="preserve"> with a Pearson value of 0.0</w:t>
      </w:r>
      <w:r w:rsidR="1608B84B" w:rsidRPr="7FC9B0D6">
        <w:rPr>
          <w:rFonts w:ascii="Times New Roman" w:eastAsia="Times New Roman" w:hAnsi="Times New Roman" w:cs="Times New Roman"/>
          <w:sz w:val="24"/>
          <w:szCs w:val="24"/>
        </w:rPr>
        <w:t>524</w:t>
      </w:r>
      <w:r w:rsidR="1C8842EF" w:rsidRPr="7FC9B0D6">
        <w:rPr>
          <w:rFonts w:ascii="Times New Roman" w:eastAsia="Times New Roman" w:hAnsi="Times New Roman" w:cs="Times New Roman"/>
          <w:sz w:val="24"/>
          <w:szCs w:val="24"/>
        </w:rPr>
        <w:t xml:space="preserve">. After </w:t>
      </w:r>
      <w:r w:rsidR="3F6D0D32" w:rsidRPr="7FC9B0D6">
        <w:rPr>
          <w:rFonts w:ascii="Times New Roman" w:eastAsia="Times New Roman" w:hAnsi="Times New Roman" w:cs="Times New Roman"/>
          <w:sz w:val="24"/>
          <w:szCs w:val="24"/>
        </w:rPr>
        <w:t>AAO</w:t>
      </w:r>
      <w:r w:rsidR="1C8842EF" w:rsidRPr="7FC9B0D6">
        <w:rPr>
          <w:rFonts w:ascii="Times New Roman" w:eastAsia="Times New Roman" w:hAnsi="Times New Roman" w:cs="Times New Roman"/>
          <w:sz w:val="24"/>
          <w:szCs w:val="24"/>
        </w:rPr>
        <w:t xml:space="preserve">, </w:t>
      </w:r>
      <w:r w:rsidR="7A7BE3AD" w:rsidRPr="7FC9B0D6">
        <w:rPr>
          <w:rFonts w:ascii="Times New Roman" w:eastAsia="Times New Roman" w:hAnsi="Times New Roman" w:cs="Times New Roman"/>
          <w:sz w:val="24"/>
          <w:szCs w:val="24"/>
        </w:rPr>
        <w:t>TPI, SAOD, TSA, and SPOD</w:t>
      </w:r>
      <w:r w:rsidR="1C8842EF" w:rsidRPr="7FC9B0D6">
        <w:rPr>
          <w:rFonts w:ascii="Times New Roman" w:eastAsia="Times New Roman" w:hAnsi="Times New Roman" w:cs="Times New Roman"/>
          <w:sz w:val="24"/>
          <w:szCs w:val="24"/>
        </w:rPr>
        <w:t xml:space="preserve"> have the most impact on the pre</w:t>
      </w:r>
      <w:r w:rsidR="5D2AAE4E" w:rsidRPr="7FC9B0D6">
        <w:rPr>
          <w:rFonts w:ascii="Times New Roman" w:eastAsia="Times New Roman" w:hAnsi="Times New Roman" w:cs="Times New Roman"/>
          <w:sz w:val="24"/>
          <w:szCs w:val="24"/>
        </w:rPr>
        <w:t>cipitation in the region. The most impactful global teleconnection is AAM with a Pearson value of 0.1</w:t>
      </w:r>
      <w:r w:rsidR="4553677B" w:rsidRPr="7FC9B0D6">
        <w:rPr>
          <w:rFonts w:ascii="Times New Roman" w:eastAsia="Times New Roman" w:hAnsi="Times New Roman" w:cs="Times New Roman"/>
          <w:sz w:val="24"/>
          <w:szCs w:val="24"/>
        </w:rPr>
        <w:t xml:space="preserve">288 </w:t>
      </w:r>
      <w:r w:rsidR="588C8178" w:rsidRPr="7FC9B0D6">
        <w:rPr>
          <w:rFonts w:ascii="Times New Roman" w:eastAsia="Times New Roman" w:hAnsi="Times New Roman" w:cs="Times New Roman"/>
          <w:sz w:val="24"/>
          <w:szCs w:val="24"/>
        </w:rPr>
        <w:t>and is very statistically significant</w:t>
      </w:r>
      <w:r w:rsidR="5D2AAE4E" w:rsidRPr="7FC9B0D6">
        <w:rPr>
          <w:rFonts w:ascii="Times New Roman" w:eastAsia="Times New Roman" w:hAnsi="Times New Roman" w:cs="Times New Roman"/>
          <w:sz w:val="24"/>
          <w:szCs w:val="24"/>
        </w:rPr>
        <w:t>.</w:t>
      </w:r>
      <w:r w:rsidR="4712808C" w:rsidRPr="7FC9B0D6">
        <w:rPr>
          <w:rFonts w:ascii="Times New Roman" w:eastAsia="Times New Roman" w:hAnsi="Times New Roman" w:cs="Times New Roman"/>
          <w:sz w:val="24"/>
          <w:szCs w:val="24"/>
        </w:rPr>
        <w:t xml:space="preserve"> IOD and ENSO 3.4 are also statistically significant teleconnections for the region.</w:t>
      </w:r>
      <w:commentRangeEnd w:id="19"/>
      <w:r>
        <w:rPr>
          <w:rStyle w:val="CommentReference"/>
          <w:rFonts w:ascii="Times New Roman" w:eastAsia="Times New Roman" w:hAnsi="Times New Roman" w:cs="Times New Roman"/>
          <w:sz w:val="24"/>
          <w:szCs w:val="24"/>
        </w:rPr>
        <w:commentReference w:id="19"/>
      </w:r>
    </w:p>
    <w:p w14:paraId="7BA4E56F" w14:textId="391B5F9F" w:rsidR="5D2AAE4E" w:rsidRDefault="5D2AAE4E" w:rsidP="482EDBB0">
      <w:pPr>
        <w:spacing w:line="480" w:lineRule="auto"/>
        <w:ind w:firstLine="720"/>
        <w:rPr>
          <w:rFonts w:ascii="Times New Roman" w:eastAsia="Times New Roman" w:hAnsi="Times New Roman" w:cs="Times New Roman"/>
          <w:sz w:val="24"/>
          <w:szCs w:val="24"/>
        </w:rPr>
      </w:pPr>
      <w:commentRangeStart w:id="20"/>
      <w:r w:rsidRPr="7FC9B0D6">
        <w:rPr>
          <w:rFonts w:ascii="Times New Roman" w:eastAsia="Times New Roman" w:hAnsi="Times New Roman" w:cs="Times New Roman"/>
          <w:sz w:val="24"/>
          <w:szCs w:val="24"/>
        </w:rPr>
        <w:t>Southern Brazil is most impacted by SPOD with a Pearson value of 0.2</w:t>
      </w:r>
      <w:r w:rsidR="2CFA3525" w:rsidRPr="7FC9B0D6">
        <w:rPr>
          <w:rFonts w:ascii="Times New Roman" w:eastAsia="Times New Roman" w:hAnsi="Times New Roman" w:cs="Times New Roman"/>
          <w:sz w:val="24"/>
          <w:szCs w:val="24"/>
        </w:rPr>
        <w:t xml:space="preserve">098 </w:t>
      </w:r>
      <w:r w:rsidRPr="7FC9B0D6">
        <w:rPr>
          <w:rFonts w:ascii="Times New Roman" w:eastAsia="Times New Roman" w:hAnsi="Times New Roman" w:cs="Times New Roman"/>
          <w:sz w:val="24"/>
          <w:szCs w:val="24"/>
        </w:rPr>
        <w:t>and is very statistically significant</w:t>
      </w:r>
      <w:r w:rsidR="00FA31E9" w:rsidRPr="7FC9B0D6">
        <w:rPr>
          <w:rFonts w:ascii="Times New Roman" w:eastAsia="Times New Roman" w:hAnsi="Times New Roman" w:cs="Times New Roman"/>
          <w:sz w:val="24"/>
          <w:szCs w:val="24"/>
        </w:rPr>
        <w:t xml:space="preserve"> (</w:t>
      </w:r>
      <w:r w:rsidR="00517933" w:rsidRPr="7FC9B0D6">
        <w:rPr>
          <w:rFonts w:ascii="Times New Roman" w:eastAsia="Times New Roman" w:hAnsi="Times New Roman" w:cs="Times New Roman"/>
          <w:sz w:val="24"/>
          <w:szCs w:val="24"/>
        </w:rPr>
        <w:t xml:space="preserve">Fig. </w:t>
      </w:r>
      <w:r w:rsidR="00C71CC6">
        <w:rPr>
          <w:rFonts w:ascii="Times New Roman" w:eastAsia="Times New Roman" w:hAnsi="Times New Roman" w:cs="Times New Roman"/>
          <w:sz w:val="24"/>
          <w:szCs w:val="24"/>
        </w:rPr>
        <w:t>6</w:t>
      </w:r>
      <w:r w:rsidR="00FA31E9" w:rsidRPr="7FC9B0D6">
        <w:rPr>
          <w:rFonts w:ascii="Times New Roman" w:eastAsia="Times New Roman" w:hAnsi="Times New Roman" w:cs="Times New Roman"/>
          <w:sz w:val="24"/>
          <w:szCs w:val="24"/>
        </w:rPr>
        <w:t>)</w:t>
      </w:r>
      <w:r w:rsidRPr="7FC9B0D6">
        <w:rPr>
          <w:rFonts w:ascii="Times New Roman" w:eastAsia="Times New Roman" w:hAnsi="Times New Roman" w:cs="Times New Roman"/>
          <w:sz w:val="24"/>
          <w:szCs w:val="24"/>
        </w:rPr>
        <w:t>. Following SPOD</w:t>
      </w:r>
      <w:r w:rsidR="2E3144FE" w:rsidRPr="7FC9B0D6">
        <w:rPr>
          <w:rFonts w:ascii="Times New Roman" w:eastAsia="Times New Roman" w:hAnsi="Times New Roman" w:cs="Times New Roman"/>
          <w:sz w:val="24"/>
          <w:szCs w:val="24"/>
        </w:rPr>
        <w:t xml:space="preserve"> </w:t>
      </w:r>
      <w:r w:rsidR="117275AC" w:rsidRPr="7FC9B0D6">
        <w:rPr>
          <w:rFonts w:ascii="Times New Roman" w:eastAsia="Times New Roman" w:hAnsi="Times New Roman" w:cs="Times New Roman"/>
          <w:sz w:val="24"/>
          <w:szCs w:val="24"/>
        </w:rPr>
        <w:t>is</w:t>
      </w:r>
      <w:r w:rsidRPr="7FC9B0D6">
        <w:rPr>
          <w:rFonts w:ascii="Times New Roman" w:eastAsia="Times New Roman" w:hAnsi="Times New Roman" w:cs="Times New Roman"/>
          <w:sz w:val="24"/>
          <w:szCs w:val="24"/>
        </w:rPr>
        <w:t xml:space="preserve"> TPI </w:t>
      </w:r>
      <w:r w:rsidR="3EA01357" w:rsidRPr="7FC9B0D6">
        <w:rPr>
          <w:rFonts w:ascii="Times New Roman" w:eastAsia="Times New Roman" w:hAnsi="Times New Roman" w:cs="Times New Roman"/>
          <w:sz w:val="24"/>
          <w:szCs w:val="24"/>
        </w:rPr>
        <w:t xml:space="preserve">which </w:t>
      </w:r>
      <w:r w:rsidR="2C4C65C8" w:rsidRPr="7FC9B0D6">
        <w:rPr>
          <w:rFonts w:ascii="Times New Roman" w:eastAsia="Times New Roman" w:hAnsi="Times New Roman" w:cs="Times New Roman"/>
          <w:sz w:val="24"/>
          <w:szCs w:val="24"/>
        </w:rPr>
        <w:t>is</w:t>
      </w:r>
      <w:r w:rsidR="3EA01357" w:rsidRPr="7FC9B0D6">
        <w:rPr>
          <w:rFonts w:ascii="Times New Roman" w:eastAsia="Times New Roman" w:hAnsi="Times New Roman" w:cs="Times New Roman"/>
          <w:sz w:val="24"/>
          <w:szCs w:val="24"/>
        </w:rPr>
        <w:t xml:space="preserve"> </w:t>
      </w:r>
      <w:r w:rsidR="36AD9548" w:rsidRPr="7FC9B0D6">
        <w:rPr>
          <w:rFonts w:ascii="Times New Roman" w:eastAsia="Times New Roman" w:hAnsi="Times New Roman" w:cs="Times New Roman"/>
          <w:sz w:val="24"/>
          <w:szCs w:val="24"/>
        </w:rPr>
        <w:t>very statistically significant, and</w:t>
      </w:r>
      <w:r w:rsidR="22892CB8" w:rsidRPr="7FC9B0D6">
        <w:rPr>
          <w:rFonts w:ascii="Times New Roman" w:eastAsia="Times New Roman" w:hAnsi="Times New Roman" w:cs="Times New Roman"/>
          <w:sz w:val="24"/>
          <w:szCs w:val="24"/>
        </w:rPr>
        <w:t xml:space="preserve"> </w:t>
      </w:r>
      <w:r w:rsidR="77D26E9B" w:rsidRPr="7FC9B0D6">
        <w:rPr>
          <w:rFonts w:ascii="Times New Roman" w:eastAsia="Times New Roman" w:hAnsi="Times New Roman" w:cs="Times New Roman"/>
          <w:sz w:val="24"/>
          <w:szCs w:val="24"/>
        </w:rPr>
        <w:t>SAOD which</w:t>
      </w:r>
      <w:r w:rsidR="305D78F8" w:rsidRPr="7FC9B0D6">
        <w:rPr>
          <w:rFonts w:ascii="Times New Roman" w:eastAsia="Times New Roman" w:hAnsi="Times New Roman" w:cs="Times New Roman"/>
          <w:sz w:val="24"/>
          <w:szCs w:val="24"/>
        </w:rPr>
        <w:t xml:space="preserve"> is</w:t>
      </w:r>
      <w:r w:rsidR="36AD9548" w:rsidRPr="7FC9B0D6">
        <w:rPr>
          <w:rFonts w:ascii="Times New Roman" w:eastAsia="Times New Roman" w:hAnsi="Times New Roman" w:cs="Times New Roman"/>
          <w:sz w:val="24"/>
          <w:szCs w:val="24"/>
        </w:rPr>
        <w:t xml:space="preserve"> statistically significant.</w:t>
      </w:r>
      <w:r w:rsidR="0F1FE41C" w:rsidRPr="7FC9B0D6">
        <w:rPr>
          <w:rFonts w:ascii="Times New Roman" w:eastAsia="Times New Roman" w:hAnsi="Times New Roman" w:cs="Times New Roman"/>
          <w:sz w:val="24"/>
          <w:szCs w:val="24"/>
        </w:rPr>
        <w:t xml:space="preserve"> Rounding off the top five </w:t>
      </w:r>
      <w:r w:rsidR="5E4AB191" w:rsidRPr="7FC9B0D6">
        <w:rPr>
          <w:rFonts w:ascii="Times New Roman" w:eastAsia="Times New Roman" w:hAnsi="Times New Roman" w:cs="Times New Roman"/>
          <w:sz w:val="24"/>
          <w:szCs w:val="24"/>
        </w:rPr>
        <w:t>are</w:t>
      </w:r>
      <w:r w:rsidR="0F1FE41C" w:rsidRPr="7FC9B0D6">
        <w:rPr>
          <w:rFonts w:ascii="Times New Roman" w:eastAsia="Times New Roman" w:hAnsi="Times New Roman" w:cs="Times New Roman"/>
          <w:sz w:val="24"/>
          <w:szCs w:val="24"/>
        </w:rPr>
        <w:t xml:space="preserve"> SOI and AAO.</w:t>
      </w:r>
      <w:r w:rsidR="36AD9548" w:rsidRPr="7FC9B0D6">
        <w:rPr>
          <w:rFonts w:ascii="Times New Roman" w:eastAsia="Times New Roman" w:hAnsi="Times New Roman" w:cs="Times New Roman"/>
          <w:sz w:val="24"/>
          <w:szCs w:val="24"/>
        </w:rPr>
        <w:t xml:space="preserve"> </w:t>
      </w:r>
      <w:r w:rsidR="46EFA333" w:rsidRPr="7FC9B0D6">
        <w:rPr>
          <w:rFonts w:ascii="Times New Roman" w:eastAsia="Times New Roman" w:hAnsi="Times New Roman" w:cs="Times New Roman"/>
          <w:sz w:val="24"/>
          <w:szCs w:val="24"/>
        </w:rPr>
        <w:t>MEI</w:t>
      </w:r>
      <w:r w:rsidR="36AD9548" w:rsidRPr="7FC9B0D6">
        <w:rPr>
          <w:rFonts w:ascii="Times New Roman" w:eastAsia="Times New Roman" w:hAnsi="Times New Roman" w:cs="Times New Roman"/>
          <w:sz w:val="24"/>
          <w:szCs w:val="24"/>
        </w:rPr>
        <w:t xml:space="preserve"> is the most influential global teleconnection with a Pearson value of 0</w:t>
      </w:r>
      <w:r w:rsidR="2ACBF302" w:rsidRPr="7FC9B0D6">
        <w:rPr>
          <w:rFonts w:ascii="Times New Roman" w:eastAsia="Times New Roman" w:hAnsi="Times New Roman" w:cs="Times New Roman"/>
          <w:sz w:val="24"/>
          <w:szCs w:val="24"/>
        </w:rPr>
        <w:t>.2</w:t>
      </w:r>
      <w:r w:rsidR="0F9D3ED7" w:rsidRPr="7FC9B0D6">
        <w:rPr>
          <w:rFonts w:ascii="Times New Roman" w:eastAsia="Times New Roman" w:hAnsi="Times New Roman" w:cs="Times New Roman"/>
          <w:sz w:val="24"/>
          <w:szCs w:val="24"/>
        </w:rPr>
        <w:t>444</w:t>
      </w:r>
      <w:r w:rsidR="27037C9D" w:rsidRPr="7FC9B0D6">
        <w:rPr>
          <w:rFonts w:ascii="Times New Roman" w:eastAsia="Times New Roman" w:hAnsi="Times New Roman" w:cs="Times New Roman"/>
          <w:sz w:val="24"/>
          <w:szCs w:val="24"/>
        </w:rPr>
        <w:t xml:space="preserve"> and is very statistically significant</w:t>
      </w:r>
      <w:r w:rsidR="2ACBF302" w:rsidRPr="7FC9B0D6">
        <w:rPr>
          <w:rFonts w:ascii="Times New Roman" w:eastAsia="Times New Roman" w:hAnsi="Times New Roman" w:cs="Times New Roman"/>
          <w:sz w:val="24"/>
          <w:szCs w:val="24"/>
        </w:rPr>
        <w:t xml:space="preserve">. </w:t>
      </w:r>
      <w:r w:rsidR="38A13734" w:rsidRPr="7FC9B0D6">
        <w:rPr>
          <w:rFonts w:ascii="Times New Roman" w:eastAsia="Times New Roman" w:hAnsi="Times New Roman" w:cs="Times New Roman"/>
          <w:sz w:val="24"/>
          <w:szCs w:val="24"/>
        </w:rPr>
        <w:t xml:space="preserve">Other very statistically significant global teleconnections are IPO, ENSO 3.4, and AAM. </w:t>
      </w:r>
      <w:commentRangeEnd w:id="20"/>
      <w:r>
        <w:rPr>
          <w:rStyle w:val="CommentReference"/>
          <w:rFonts w:ascii="Times New Roman" w:eastAsia="Times New Roman" w:hAnsi="Times New Roman" w:cs="Times New Roman"/>
          <w:sz w:val="24"/>
          <w:szCs w:val="24"/>
        </w:rPr>
        <w:commentReference w:id="20"/>
      </w:r>
    </w:p>
    <w:p w14:paraId="27CA3796" w14:textId="1ADA85EB" w:rsidR="6AFD9BF4" w:rsidRPr="005E4864" w:rsidRDefault="00C71CC6" w:rsidP="005E4864">
      <w:pPr>
        <w:spacing w:line="480" w:lineRule="auto"/>
        <w:ind w:firstLine="720"/>
        <w:rPr>
          <w:rFonts w:ascii="Times New Roman" w:eastAsia="Times New Roman" w:hAnsi="Times New Roman" w:cs="Times New Roman"/>
          <w:sz w:val="24"/>
          <w:szCs w:val="24"/>
        </w:rPr>
      </w:pPr>
      <w:r w:rsidRPr="00FF7E1C">
        <w:rPr>
          <w:noProof/>
        </w:rPr>
        <w:lastRenderedPageBreak/>
        <mc:AlternateContent>
          <mc:Choice Requires="wps">
            <w:drawing>
              <wp:anchor distT="0" distB="0" distL="114300" distR="114300" simplePos="0" relativeHeight="251658245" behindDoc="0" locked="0" layoutInCell="1" allowOverlap="1" wp14:anchorId="3A82C36F" wp14:editId="042D9227">
                <wp:simplePos x="0" y="0"/>
                <wp:positionH relativeFrom="margin">
                  <wp:align>right</wp:align>
                </wp:positionH>
                <wp:positionV relativeFrom="paragraph">
                  <wp:posOffset>4686300</wp:posOffset>
                </wp:positionV>
                <wp:extent cx="5943600" cy="533400"/>
                <wp:effectExtent l="0" t="0" r="0" b="0"/>
                <wp:wrapSquare wrapText="bothSides"/>
                <wp:docPr id="1594966903" name="Text Box 1"/>
                <wp:cNvGraphicFramePr/>
                <a:graphic xmlns:a="http://schemas.openxmlformats.org/drawingml/2006/main">
                  <a:graphicData uri="http://schemas.microsoft.com/office/word/2010/wordprocessingShape">
                    <wps:wsp>
                      <wps:cNvSpPr txBox="1"/>
                      <wps:spPr>
                        <a:xfrm>
                          <a:off x="0" y="0"/>
                          <a:ext cx="5943600" cy="533400"/>
                        </a:xfrm>
                        <a:prstGeom prst="rect">
                          <a:avLst/>
                        </a:prstGeom>
                        <a:solidFill>
                          <a:prstClr val="white"/>
                        </a:solidFill>
                        <a:ln>
                          <a:noFill/>
                        </a:ln>
                      </wps:spPr>
                      <wps:txbx>
                        <w:txbxContent>
                          <w:p w14:paraId="523949A7" w14:textId="77777777" w:rsidR="00765553" w:rsidRPr="0033350E" w:rsidRDefault="00400B6A" w:rsidP="0033350E">
                            <w:pPr>
                              <w:pStyle w:val="Caption"/>
                              <w:jc w:val="center"/>
                              <w:rPr>
                                <w:rFonts w:ascii="Times New Roman" w:eastAsiaTheme="minorEastAsia" w:hAnsi="Times New Roman" w:cs="Times New Roman"/>
                                <w:color w:val="auto"/>
                                <w:sz w:val="24"/>
                                <w:szCs w:val="24"/>
                              </w:rPr>
                            </w:pPr>
                            <w:r w:rsidRPr="00400B6A">
                              <w:rPr>
                                <w:rFonts w:ascii="Times New Roman" w:hAnsi="Times New Roman" w:cs="Times New Roman"/>
                                <w:color w:val="auto"/>
                                <w:sz w:val="24"/>
                                <w:szCs w:val="24"/>
                              </w:rPr>
                              <w:t xml:space="preserve">Figure </w:t>
                            </w:r>
                            <w:r w:rsidR="00C71CC6">
                              <w:rPr>
                                <w:rFonts w:ascii="Times New Roman" w:hAnsi="Times New Roman" w:cs="Times New Roman"/>
                                <w:color w:val="auto"/>
                                <w:sz w:val="24"/>
                                <w:szCs w:val="24"/>
                              </w:rPr>
                              <w:t>6</w:t>
                            </w:r>
                            <w:r>
                              <w:rPr>
                                <w:rFonts w:ascii="Times New Roman" w:hAnsi="Times New Roman" w:cs="Times New Roman"/>
                                <w:color w:val="auto"/>
                                <w:sz w:val="24"/>
                                <w:szCs w:val="24"/>
                              </w:rPr>
                              <w:t xml:space="preserve">. </w:t>
                            </w:r>
                            <w:r w:rsidR="008C17EE">
                              <w:rPr>
                                <w:rFonts w:ascii="Times New Roman" w:hAnsi="Times New Roman" w:cs="Times New Roman"/>
                                <w:color w:val="auto"/>
                                <w:sz w:val="24"/>
                                <w:szCs w:val="24"/>
                              </w:rPr>
                              <w:t xml:space="preserve">Correlation of </w:t>
                            </w:r>
                            <w:r w:rsidR="004A0B50">
                              <w:rPr>
                                <w:rFonts w:ascii="Times New Roman" w:hAnsi="Times New Roman" w:cs="Times New Roman"/>
                                <w:color w:val="auto"/>
                                <w:sz w:val="24"/>
                                <w:szCs w:val="24"/>
                              </w:rPr>
                              <w:t xml:space="preserve">the SPOD with </w:t>
                            </w:r>
                            <w:r w:rsidR="00C71B6E">
                              <w:rPr>
                                <w:rFonts w:ascii="Times New Roman" w:hAnsi="Times New Roman" w:cs="Times New Roman"/>
                                <w:color w:val="auto"/>
                                <w:sz w:val="24"/>
                                <w:szCs w:val="24"/>
                              </w:rPr>
                              <w:t>TP_Std</w:t>
                            </w:r>
                            <w:r w:rsidR="004A0B50">
                              <w:rPr>
                                <w:rFonts w:ascii="Times New Roman" w:hAnsi="Times New Roman" w:cs="Times New Roman"/>
                                <w:color w:val="auto"/>
                                <w:sz w:val="24"/>
                                <w:szCs w:val="24"/>
                              </w:rPr>
                              <w:t xml:space="preserve"> across all months in Southern Brazil. The black l</w:t>
                            </w:r>
                            <w:r w:rsidR="00FB498A">
                              <w:rPr>
                                <w:rFonts w:ascii="Times New Roman" w:hAnsi="Times New Roman" w:cs="Times New Roman"/>
                                <w:color w:val="auto"/>
                                <w:sz w:val="24"/>
                                <w:szCs w:val="24"/>
                              </w:rPr>
                              <w:t>ine denotes the line of best fit</w:t>
                            </w:r>
                            <w:r w:rsidR="00CC191A">
                              <w:rPr>
                                <w:rFonts w:ascii="Times New Roman" w:hAnsi="Times New Roman" w:cs="Times New Roman"/>
                                <w:color w:val="auto"/>
                                <w:sz w:val="24"/>
                                <w:szCs w:val="24"/>
                              </w:rPr>
                              <w:t xml:space="preserve">. </w:t>
                            </w:r>
                            <w:r w:rsidR="00FF7E1C">
                              <w:rPr>
                                <w:rFonts w:ascii="Times New Roman" w:hAnsi="Times New Roman" w:cs="Times New Roman"/>
                                <w:color w:val="auto"/>
                                <w:sz w:val="24"/>
                                <w:szCs w:val="24"/>
                              </w:rPr>
                              <w:t xml:space="preserve">Pearson r and </w:t>
                            </w:r>
                            <m:oMath>
                              <m:sSup>
                                <m:sSupPr>
                                  <m:ctrlPr>
                                    <w:rPr>
                                      <w:rFonts w:ascii="Cambria Math" w:hAnsi="Cambria Math" w:cs="Times New Roman"/>
                                      <w:color w:val="auto"/>
                                      <w:sz w:val="24"/>
                                      <w:szCs w:val="24"/>
                                    </w:rPr>
                                  </m:ctrlPr>
                                </m:sSupPr>
                                <m:e>
                                  <m:r>
                                    <w:rPr>
                                      <w:rFonts w:ascii="Cambria Math" w:hAnsi="Cambria Math" w:cs="Times New Roman"/>
                                      <w:color w:val="auto"/>
                                      <w:sz w:val="24"/>
                                      <w:szCs w:val="24"/>
                                    </w:rPr>
                                    <m:t>R</m:t>
                                  </m:r>
                                </m:e>
                                <m:sup>
                                  <m:r>
                                    <w:rPr>
                                      <w:rFonts w:ascii="Cambria Math" w:hAnsi="Cambria Math" w:cs="Times New Roman"/>
                                      <w:color w:val="auto"/>
                                      <w:sz w:val="24"/>
                                      <w:szCs w:val="24"/>
                                    </w:rPr>
                                    <m:t>2</m:t>
                                  </m:r>
                                </m:sup>
                              </m:sSup>
                            </m:oMath>
                            <w:r w:rsidR="00FF7E1C">
                              <w:rPr>
                                <w:rFonts w:ascii="Times New Roman" w:eastAsiaTheme="minorEastAsia" w:hAnsi="Times New Roman" w:cs="Times New Roman"/>
                                <w:color w:val="auto"/>
                                <w:sz w:val="24"/>
                                <w:szCs w:val="24"/>
                              </w:rPr>
                              <w:t xml:space="preserve"> values are printed in the top left.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A82C36F" id="_x0000_s1027" type="#_x0000_t202" style="position:absolute;left:0;text-align:left;margin-left:416.8pt;margin-top:369pt;width:468pt;height:42pt;z-index:251658245;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" stroked="f">
                <v:textbox inset="0,0,0,0">
                  <w:txbxContent>
                    <w:p w14:paraId="523949A7" w14:textId="77777777" w:rsidR="00765553" w:rsidRPr="0033350E" w:rsidRDefault="00400B6A" w:rsidP="0033350E">
                      <w:pPr>
                        <w:pStyle w:val="Caption"/>
                        <w:jc w:val="center"/>
                        <w:rPr>
                          <w:rFonts w:ascii="Times New Roman" w:eastAsiaTheme="minorEastAsia" w:hAnsi="Times New Roman" w:cs="Times New Roman"/>
                          <w:color w:val="auto"/>
                          <w:sz w:val="24"/>
                          <w:szCs w:val="24"/>
                        </w:rPr>
                      </w:pPr>
                      <w:r w:rsidRPr="00400B6A">
                        <w:rPr>
                          <w:rFonts w:ascii="Times New Roman" w:hAnsi="Times New Roman" w:cs="Times New Roman"/>
                          <w:color w:val="auto"/>
                          <w:sz w:val="24"/>
                          <w:szCs w:val="24"/>
                        </w:rPr>
                        <w:t xml:space="preserve">Figure </w:t>
                      </w:r>
                      <w:r w:rsidR="00C71CC6">
                        <w:rPr>
                          <w:rFonts w:ascii="Times New Roman" w:hAnsi="Times New Roman" w:cs="Times New Roman"/>
                          <w:color w:val="auto"/>
                          <w:sz w:val="24"/>
                          <w:szCs w:val="24"/>
                        </w:rPr>
                        <w:t>6</w:t>
                      </w:r>
                      <w:r>
                        <w:rPr>
                          <w:rFonts w:ascii="Times New Roman" w:hAnsi="Times New Roman" w:cs="Times New Roman"/>
                          <w:color w:val="auto"/>
                          <w:sz w:val="24"/>
                          <w:szCs w:val="24"/>
                        </w:rPr>
                        <w:t xml:space="preserve">. </w:t>
                      </w:r>
                      <w:r w:rsidR="008C17EE">
                        <w:rPr>
                          <w:rFonts w:ascii="Times New Roman" w:hAnsi="Times New Roman" w:cs="Times New Roman"/>
                          <w:color w:val="auto"/>
                          <w:sz w:val="24"/>
                          <w:szCs w:val="24"/>
                        </w:rPr>
                        <w:t xml:space="preserve">Correlation of </w:t>
                      </w:r>
                      <w:r w:rsidR="004A0B50">
                        <w:rPr>
                          <w:rFonts w:ascii="Times New Roman" w:hAnsi="Times New Roman" w:cs="Times New Roman"/>
                          <w:color w:val="auto"/>
                          <w:sz w:val="24"/>
                          <w:szCs w:val="24"/>
                        </w:rPr>
                        <w:t xml:space="preserve">the SPOD with </w:t>
                      </w:r>
                      <w:r w:rsidR="00C71B6E">
                        <w:rPr>
                          <w:rFonts w:ascii="Times New Roman" w:hAnsi="Times New Roman" w:cs="Times New Roman"/>
                          <w:color w:val="auto"/>
                          <w:sz w:val="24"/>
                          <w:szCs w:val="24"/>
                        </w:rPr>
                        <w:t>TP_Std</w:t>
                      </w:r>
                      <w:r w:rsidR="004A0B50">
                        <w:rPr>
                          <w:rFonts w:ascii="Times New Roman" w:hAnsi="Times New Roman" w:cs="Times New Roman"/>
                          <w:color w:val="auto"/>
                          <w:sz w:val="24"/>
                          <w:szCs w:val="24"/>
                        </w:rPr>
                        <w:t xml:space="preserve"> across all months in Southern Brazil. The black l</w:t>
                      </w:r>
                      <w:r w:rsidR="00FB498A">
                        <w:rPr>
                          <w:rFonts w:ascii="Times New Roman" w:hAnsi="Times New Roman" w:cs="Times New Roman"/>
                          <w:color w:val="auto"/>
                          <w:sz w:val="24"/>
                          <w:szCs w:val="24"/>
                        </w:rPr>
                        <w:t>ine denotes the line of best fit</w:t>
                      </w:r>
                      <w:r w:rsidR="00CC191A">
                        <w:rPr>
                          <w:rFonts w:ascii="Times New Roman" w:hAnsi="Times New Roman" w:cs="Times New Roman"/>
                          <w:color w:val="auto"/>
                          <w:sz w:val="24"/>
                          <w:szCs w:val="24"/>
                        </w:rPr>
                        <w:t xml:space="preserve">. </w:t>
                      </w:r>
                      <w:r w:rsidR="00FF7E1C">
                        <w:rPr>
                          <w:rFonts w:ascii="Times New Roman" w:hAnsi="Times New Roman" w:cs="Times New Roman"/>
                          <w:color w:val="auto"/>
                          <w:sz w:val="24"/>
                          <w:szCs w:val="24"/>
                        </w:rPr>
                        <w:t xml:space="preserve">Pearson r and </w:t>
                      </w:r>
                      <m:oMath>
                        <m:sSup>
                          <m:sSupPr>
                            <m:ctrlPr>
                              <w:rPr>
                                <w:rFonts w:ascii="Cambria Math" w:hAnsi="Cambria Math" w:cs="Times New Roman"/>
                                <w:color w:val="auto"/>
                                <w:sz w:val="24"/>
                                <w:szCs w:val="24"/>
                              </w:rPr>
                            </m:ctrlPr>
                          </m:sSupPr>
                          <m:e>
                            <m:r>
                              <w:rPr>
                                <w:rFonts w:ascii="Cambria Math" w:hAnsi="Cambria Math" w:cs="Times New Roman"/>
                                <w:color w:val="auto"/>
                                <w:sz w:val="24"/>
                                <w:szCs w:val="24"/>
                              </w:rPr>
                              <m:t>R</m:t>
                            </m:r>
                          </m:e>
                          <m:sup>
                            <m:r>
                              <w:rPr>
                                <w:rFonts w:ascii="Cambria Math" w:hAnsi="Cambria Math" w:cs="Times New Roman"/>
                                <w:color w:val="auto"/>
                                <w:sz w:val="24"/>
                                <w:szCs w:val="24"/>
                              </w:rPr>
                              <m:t>2</m:t>
                            </m:r>
                          </m:sup>
                        </m:sSup>
                      </m:oMath>
                      <w:r w:rsidR="00FF7E1C">
                        <w:rPr>
                          <w:rFonts w:ascii="Times New Roman" w:eastAsiaTheme="minorEastAsia" w:hAnsi="Times New Roman" w:cs="Times New Roman"/>
                          <w:color w:val="auto"/>
                          <w:sz w:val="24"/>
                          <w:szCs w:val="24"/>
                        </w:rPr>
                        <w:t xml:space="preserve"> values are printed in the top left.</w:t>
                      </w:r>
                    </w:p>
                  </w:txbxContent>
                </v:textbox>
                <w10:wrap type="square" anchorx="margin"/>
              </v:shape>
            </w:pict>
          </mc:Fallback>
        </mc:AlternateContent>
      </w:r>
      <w:commentRangeStart w:id="21"/>
      <w:r w:rsidR="2EA5BC63" w:rsidRPr="7FC9B0D6">
        <w:rPr>
          <w:rFonts w:ascii="Times New Roman" w:eastAsia="Times New Roman" w:hAnsi="Times New Roman" w:cs="Times New Roman"/>
          <w:sz w:val="24"/>
          <w:szCs w:val="24"/>
        </w:rPr>
        <w:t>In Argentina, S</w:t>
      </w:r>
      <w:r w:rsidR="4C6E8AD6" w:rsidRPr="7FC9B0D6">
        <w:rPr>
          <w:rFonts w:ascii="Times New Roman" w:eastAsia="Times New Roman" w:hAnsi="Times New Roman" w:cs="Times New Roman"/>
          <w:sz w:val="24"/>
          <w:szCs w:val="24"/>
        </w:rPr>
        <w:t>OI</w:t>
      </w:r>
      <w:r w:rsidR="2EA5BC63" w:rsidRPr="7FC9B0D6">
        <w:rPr>
          <w:rFonts w:ascii="Times New Roman" w:eastAsia="Times New Roman" w:hAnsi="Times New Roman" w:cs="Times New Roman"/>
          <w:sz w:val="24"/>
          <w:szCs w:val="24"/>
        </w:rPr>
        <w:t xml:space="preserve"> is the most impactful teleconnection with a Pearson value of</w:t>
      </w:r>
      <w:r w:rsidR="54E33546" w:rsidRPr="7FC9B0D6">
        <w:rPr>
          <w:rFonts w:ascii="Times New Roman" w:eastAsia="Times New Roman" w:hAnsi="Times New Roman" w:cs="Times New Roman"/>
          <w:sz w:val="24"/>
          <w:szCs w:val="24"/>
        </w:rPr>
        <w:t xml:space="preserve"> –0.1603</w:t>
      </w:r>
      <w:r w:rsidR="633CB415" w:rsidRPr="7FC9B0D6">
        <w:rPr>
          <w:rFonts w:ascii="Times New Roman" w:eastAsia="Times New Roman" w:hAnsi="Times New Roman" w:cs="Times New Roman"/>
          <w:sz w:val="24"/>
          <w:szCs w:val="24"/>
        </w:rPr>
        <w:t xml:space="preserve"> with S</w:t>
      </w:r>
      <w:r w:rsidR="5EFF5D8B" w:rsidRPr="7FC9B0D6">
        <w:rPr>
          <w:rFonts w:ascii="Times New Roman" w:eastAsia="Times New Roman" w:hAnsi="Times New Roman" w:cs="Times New Roman"/>
          <w:sz w:val="24"/>
          <w:szCs w:val="24"/>
        </w:rPr>
        <w:t xml:space="preserve">POD </w:t>
      </w:r>
      <w:r w:rsidR="633CB415" w:rsidRPr="7FC9B0D6">
        <w:rPr>
          <w:rFonts w:ascii="Times New Roman" w:eastAsia="Times New Roman" w:hAnsi="Times New Roman" w:cs="Times New Roman"/>
          <w:sz w:val="24"/>
          <w:szCs w:val="24"/>
        </w:rPr>
        <w:t xml:space="preserve">not far behind. Both are </w:t>
      </w:r>
      <w:r w:rsidR="2EA5BC63" w:rsidRPr="7FC9B0D6">
        <w:rPr>
          <w:rFonts w:ascii="Times New Roman" w:eastAsia="Times New Roman" w:hAnsi="Times New Roman" w:cs="Times New Roman"/>
          <w:sz w:val="24"/>
          <w:szCs w:val="24"/>
        </w:rPr>
        <w:t xml:space="preserve">very statistically significant. </w:t>
      </w:r>
      <w:r w:rsidR="1035694E" w:rsidRPr="7FC9B0D6">
        <w:rPr>
          <w:rFonts w:ascii="Times New Roman" w:eastAsia="Times New Roman" w:hAnsi="Times New Roman" w:cs="Times New Roman"/>
          <w:sz w:val="24"/>
          <w:szCs w:val="24"/>
        </w:rPr>
        <w:t>After S</w:t>
      </w:r>
      <w:r w:rsidR="7C63E58C" w:rsidRPr="7FC9B0D6">
        <w:rPr>
          <w:rFonts w:ascii="Times New Roman" w:eastAsia="Times New Roman" w:hAnsi="Times New Roman" w:cs="Times New Roman"/>
          <w:sz w:val="24"/>
          <w:szCs w:val="24"/>
        </w:rPr>
        <w:t xml:space="preserve">OI </w:t>
      </w:r>
      <w:r w:rsidR="1035694E" w:rsidRPr="7FC9B0D6">
        <w:rPr>
          <w:rFonts w:ascii="Times New Roman" w:eastAsia="Times New Roman" w:hAnsi="Times New Roman" w:cs="Times New Roman"/>
          <w:sz w:val="24"/>
          <w:szCs w:val="24"/>
        </w:rPr>
        <w:t xml:space="preserve">and </w:t>
      </w:r>
      <w:r w:rsidR="51D3C534" w:rsidRPr="7FC9B0D6">
        <w:rPr>
          <w:rFonts w:ascii="Times New Roman" w:eastAsia="Times New Roman" w:hAnsi="Times New Roman" w:cs="Times New Roman"/>
          <w:sz w:val="24"/>
          <w:szCs w:val="24"/>
        </w:rPr>
        <w:t>SPOD</w:t>
      </w:r>
      <w:r w:rsidR="1035694E" w:rsidRPr="7FC9B0D6">
        <w:rPr>
          <w:rFonts w:ascii="Times New Roman" w:eastAsia="Times New Roman" w:hAnsi="Times New Roman" w:cs="Times New Roman"/>
          <w:sz w:val="24"/>
          <w:szCs w:val="24"/>
        </w:rPr>
        <w:t xml:space="preserve">, </w:t>
      </w:r>
      <w:r w:rsidR="75470184" w:rsidRPr="7FC9B0D6">
        <w:rPr>
          <w:rFonts w:ascii="Times New Roman" w:eastAsia="Times New Roman" w:hAnsi="Times New Roman" w:cs="Times New Roman"/>
          <w:sz w:val="24"/>
          <w:szCs w:val="24"/>
        </w:rPr>
        <w:t>TSA</w:t>
      </w:r>
      <w:r w:rsidR="1035694E" w:rsidRPr="7FC9B0D6">
        <w:rPr>
          <w:rFonts w:ascii="Times New Roman" w:eastAsia="Times New Roman" w:hAnsi="Times New Roman" w:cs="Times New Roman"/>
          <w:sz w:val="24"/>
          <w:szCs w:val="24"/>
        </w:rPr>
        <w:t xml:space="preserve">, </w:t>
      </w:r>
      <w:r w:rsidR="29B4F346" w:rsidRPr="7FC9B0D6">
        <w:rPr>
          <w:rFonts w:ascii="Times New Roman" w:eastAsia="Times New Roman" w:hAnsi="Times New Roman" w:cs="Times New Roman"/>
          <w:sz w:val="24"/>
          <w:szCs w:val="24"/>
        </w:rPr>
        <w:t>AAO</w:t>
      </w:r>
      <w:r w:rsidR="1035694E" w:rsidRPr="7FC9B0D6">
        <w:rPr>
          <w:rFonts w:ascii="Times New Roman" w:eastAsia="Times New Roman" w:hAnsi="Times New Roman" w:cs="Times New Roman"/>
          <w:sz w:val="24"/>
          <w:szCs w:val="24"/>
        </w:rPr>
        <w:t xml:space="preserve">, and </w:t>
      </w:r>
      <w:r w:rsidR="1E63FE33" w:rsidRPr="7FC9B0D6">
        <w:rPr>
          <w:rFonts w:ascii="Times New Roman" w:eastAsia="Times New Roman" w:hAnsi="Times New Roman" w:cs="Times New Roman"/>
          <w:sz w:val="24"/>
          <w:szCs w:val="24"/>
        </w:rPr>
        <w:t xml:space="preserve">SAOD </w:t>
      </w:r>
      <w:r w:rsidR="1035694E" w:rsidRPr="7FC9B0D6">
        <w:rPr>
          <w:rFonts w:ascii="Times New Roman" w:eastAsia="Times New Roman" w:hAnsi="Times New Roman" w:cs="Times New Roman"/>
          <w:sz w:val="24"/>
          <w:szCs w:val="24"/>
        </w:rPr>
        <w:t xml:space="preserve">are the next three most influential teleconnections in the region. The most influential global teleconnection is </w:t>
      </w:r>
      <w:r w:rsidR="3DC84321" w:rsidRPr="7FC9B0D6">
        <w:rPr>
          <w:rFonts w:ascii="Times New Roman" w:eastAsia="Times New Roman" w:hAnsi="Times New Roman" w:cs="Times New Roman"/>
          <w:sz w:val="24"/>
          <w:szCs w:val="24"/>
        </w:rPr>
        <w:t>MEI</w:t>
      </w:r>
      <w:r w:rsidR="1035694E" w:rsidRPr="7FC9B0D6">
        <w:rPr>
          <w:rFonts w:ascii="Times New Roman" w:eastAsia="Times New Roman" w:hAnsi="Times New Roman" w:cs="Times New Roman"/>
          <w:sz w:val="24"/>
          <w:szCs w:val="24"/>
        </w:rPr>
        <w:t xml:space="preserve"> with a Pearson value of 0.2</w:t>
      </w:r>
      <w:r w:rsidR="3CF91FD4" w:rsidRPr="7FC9B0D6">
        <w:rPr>
          <w:rFonts w:ascii="Times New Roman" w:eastAsia="Times New Roman" w:hAnsi="Times New Roman" w:cs="Times New Roman"/>
          <w:sz w:val="24"/>
          <w:szCs w:val="24"/>
        </w:rPr>
        <w:t>438</w:t>
      </w:r>
      <w:r w:rsidR="1035694E" w:rsidRPr="7FC9B0D6">
        <w:rPr>
          <w:rFonts w:ascii="Times New Roman" w:eastAsia="Times New Roman" w:hAnsi="Times New Roman" w:cs="Times New Roman"/>
          <w:sz w:val="24"/>
          <w:szCs w:val="24"/>
        </w:rPr>
        <w:t xml:space="preserve"> and is very statistically</w:t>
      </w:r>
      <w:r w:rsidR="005E4864">
        <w:rPr>
          <w:rFonts w:ascii="Times New Roman" w:eastAsia="Times New Roman" w:hAnsi="Times New Roman" w:cs="Times New Roman"/>
          <w:sz w:val="24"/>
          <w:szCs w:val="24"/>
        </w:rPr>
        <w:t xml:space="preserve"> </w:t>
      </w:r>
      <w:r w:rsidR="1035694E" w:rsidRPr="7FC9B0D6">
        <w:rPr>
          <w:rFonts w:ascii="Times New Roman" w:eastAsia="Times New Roman" w:hAnsi="Times New Roman" w:cs="Times New Roman"/>
          <w:sz w:val="24"/>
          <w:szCs w:val="24"/>
        </w:rPr>
        <w:t>significant</w:t>
      </w:r>
      <w:commentRangeEnd w:id="21"/>
      <w:r w:rsidR="003F7B04" w:rsidRPr="7FC9B0D6">
        <w:rPr>
          <w:rStyle w:val="CommentReference"/>
          <w:rFonts w:ascii="Times New Roman" w:eastAsia="Times New Roman" w:hAnsi="Times New Roman" w:cs="Times New Roman"/>
          <w:sz w:val="24"/>
          <w:szCs w:val="24"/>
        </w:rPr>
        <w:commentReference w:id="21"/>
      </w:r>
      <w:r w:rsidR="1035694E" w:rsidRPr="7FC9B0D6">
        <w:rPr>
          <w:rFonts w:ascii="Times New Roman" w:eastAsia="Times New Roman" w:hAnsi="Times New Roman" w:cs="Times New Roman"/>
          <w:sz w:val="24"/>
          <w:szCs w:val="24"/>
        </w:rPr>
        <w:t>.</w:t>
      </w:r>
      <w:r w:rsidR="280DD10F" w:rsidRPr="7FC9B0D6">
        <w:rPr>
          <w:rFonts w:ascii="Times New Roman" w:eastAsia="Times New Roman" w:hAnsi="Times New Roman" w:cs="Times New Roman"/>
          <w:sz w:val="24"/>
          <w:szCs w:val="24"/>
        </w:rPr>
        <w:t xml:space="preserve"> IPO, ENSO 3.4, and EMI are all also very statistically </w:t>
      </w:r>
      <w:r w:rsidR="46F2FB2F" w:rsidRPr="7FC9B0D6">
        <w:rPr>
          <w:rFonts w:ascii="Times New Roman" w:eastAsia="Times New Roman" w:hAnsi="Times New Roman" w:cs="Times New Roman"/>
          <w:sz w:val="24"/>
          <w:szCs w:val="24"/>
        </w:rPr>
        <w:t>significant,</w:t>
      </w:r>
      <w:r w:rsidR="280DD10F" w:rsidRPr="7FC9B0D6">
        <w:rPr>
          <w:rFonts w:ascii="Times New Roman" w:eastAsia="Times New Roman" w:hAnsi="Times New Roman" w:cs="Times New Roman"/>
          <w:sz w:val="24"/>
          <w:szCs w:val="24"/>
        </w:rPr>
        <w:t xml:space="preserve"> and IOD is statistically significant. </w:t>
      </w:r>
    </w:p>
    <w:p w14:paraId="23532019" w14:textId="5B526D4E" w:rsidR="6AFD9BF4" w:rsidRDefault="005773A7" w:rsidP="7ABD9BC5">
      <w:pPr>
        <w:spacing w:line="480" w:lineRule="auto"/>
        <w:ind w:firstLine="720"/>
        <w:rPr>
          <w:rFonts w:ascii="Times New Roman" w:eastAsia="Times New Roman" w:hAnsi="Times New Roman" w:cs="Times New Roman"/>
          <w:sz w:val="24"/>
          <w:szCs w:val="24"/>
        </w:rPr>
      </w:pPr>
      <w:ins w:id="22" w:author="Microsoft Word" w:date="2026-04-27T05:31:00Z" w16du:dateUtc="2026-04-27T10:31:00Z">
        <w:r w:rsidRPr="00FF7E1C">
          <w:rPr>
            <w:noProof/>
          </w:rPr>
          <w:lastRenderedPageBreak/>
          <mc:AlternateContent>
            <mc:Choice Requires="wps">
              <w:drawing>
                <wp:anchor distT="0" distB="0" distL="114300" distR="114300" simplePos="0" relativeHeight="251658247" behindDoc="0" locked="0" layoutInCell="1" allowOverlap="1" wp14:anchorId="3A82C36F" wp14:editId="752C1371">
                  <wp:simplePos x="0" y="0"/>
                  <wp:positionH relativeFrom="margin">
                    <wp:align>right</wp:align>
                  </wp:positionH>
                  <wp:positionV relativeFrom="paragraph">
                    <wp:posOffset>4697438</wp:posOffset>
                  </wp:positionV>
                  <wp:extent cx="5943600" cy="533400"/>
                  <wp:effectExtent l="0" t="0" r="0" b="0"/>
                  <wp:wrapSquare wrapText="bothSides"/>
                  <wp:docPr id="1023515123" name="Text Box 1"/>
                  <wp:cNvGraphicFramePr/>
                  <a:graphic xmlns:a="http://schemas.openxmlformats.org/drawingml/2006/main">
                    <a:graphicData uri="http://schemas.microsoft.com/office/word/2010/wordprocessingShape">
                      <wps:wsp>
                        <wps:cNvSpPr txBox="1"/>
                        <wps:spPr>
                          <a:xfrm>
                            <a:off x="0" y="0"/>
                            <a:ext cx="5943600" cy="533400"/>
                          </a:xfrm>
                          <a:prstGeom prst="rect">
                            <a:avLst/>
                          </a:prstGeom>
                          <a:solidFill>
                            <a:prstClr val="white"/>
                          </a:solidFill>
                          <a:ln>
                            <a:noFill/>
                          </a:ln>
                        </wps:spPr>
                        <wps:txbx>
                          <w:txbxContent>
                            <w:p w14:paraId="6F620626" w14:textId="2281CA6E" w:rsidR="00765553" w:rsidRPr="0033350E" w:rsidRDefault="00400B6A" w:rsidP="0033350E">
                              <w:pPr>
                                <w:pStyle w:val="Caption"/>
                                <w:jc w:val="center"/>
                                <w:rPr>
                                  <w:rFonts w:ascii="Times New Roman" w:eastAsiaTheme="minorEastAsia" w:hAnsi="Times New Roman" w:cs="Times New Roman"/>
                                  <w:color w:val="auto"/>
                                  <w:sz w:val="24"/>
                                  <w:szCs w:val="24"/>
                                </w:rPr>
                              </w:pPr>
                              <w:r w:rsidRPr="00400B6A">
                                <w:rPr>
                                  <w:rFonts w:ascii="Times New Roman" w:hAnsi="Times New Roman" w:cs="Times New Roman"/>
                                  <w:color w:val="auto"/>
                                  <w:sz w:val="24"/>
                                  <w:szCs w:val="24"/>
                                </w:rPr>
                                <w:t xml:space="preserve">Figure </w:t>
                              </w:r>
                              <w:r w:rsidR="009C4353">
                                <w:rPr>
                                  <w:rFonts w:ascii="Times New Roman" w:hAnsi="Times New Roman" w:cs="Times New Roman"/>
                                  <w:color w:val="auto"/>
                                  <w:sz w:val="24"/>
                                  <w:szCs w:val="24"/>
                                </w:rPr>
                                <w:t>5</w:t>
                              </w:r>
                              <w:r>
                                <w:rPr>
                                  <w:rFonts w:ascii="Times New Roman" w:hAnsi="Times New Roman" w:cs="Times New Roman"/>
                                  <w:color w:val="auto"/>
                                  <w:sz w:val="24"/>
                                  <w:szCs w:val="24"/>
                                </w:rPr>
                                <w:t xml:space="preserve">. </w:t>
                              </w:r>
                              <w:r w:rsidR="008C17EE">
                                <w:rPr>
                                  <w:rFonts w:ascii="Times New Roman" w:hAnsi="Times New Roman" w:cs="Times New Roman"/>
                                  <w:color w:val="auto"/>
                                  <w:sz w:val="24"/>
                                  <w:szCs w:val="24"/>
                                </w:rPr>
                                <w:t xml:space="preserve">Correlation of </w:t>
                              </w:r>
                              <w:r w:rsidR="004A0B50">
                                <w:rPr>
                                  <w:rFonts w:ascii="Times New Roman" w:hAnsi="Times New Roman" w:cs="Times New Roman"/>
                                  <w:color w:val="auto"/>
                                  <w:sz w:val="24"/>
                                  <w:szCs w:val="24"/>
                                </w:rPr>
                                <w:t xml:space="preserve">the SPOD with </w:t>
                              </w:r>
                              <w:r w:rsidR="00C71B6E">
                                <w:rPr>
                                  <w:rFonts w:ascii="Times New Roman" w:hAnsi="Times New Roman" w:cs="Times New Roman"/>
                                  <w:color w:val="auto"/>
                                  <w:sz w:val="24"/>
                                  <w:szCs w:val="24"/>
                                </w:rPr>
                                <w:t>TP_Std</w:t>
                              </w:r>
                              <w:r w:rsidR="004A0B50">
                                <w:rPr>
                                  <w:rFonts w:ascii="Times New Roman" w:hAnsi="Times New Roman" w:cs="Times New Roman"/>
                                  <w:color w:val="auto"/>
                                  <w:sz w:val="24"/>
                                  <w:szCs w:val="24"/>
                                </w:rPr>
                                <w:t xml:space="preserve"> across all months in Southern Brazil. The black l</w:t>
                              </w:r>
                              <w:r w:rsidR="00FB498A">
                                <w:rPr>
                                  <w:rFonts w:ascii="Times New Roman" w:hAnsi="Times New Roman" w:cs="Times New Roman"/>
                                  <w:color w:val="auto"/>
                                  <w:sz w:val="24"/>
                                  <w:szCs w:val="24"/>
                                </w:rPr>
                                <w:t>ine denotes the line of best fit</w:t>
                              </w:r>
                              <w:r w:rsidR="00CC191A">
                                <w:rPr>
                                  <w:rFonts w:ascii="Times New Roman" w:hAnsi="Times New Roman" w:cs="Times New Roman"/>
                                  <w:color w:val="auto"/>
                                  <w:sz w:val="24"/>
                                  <w:szCs w:val="24"/>
                                </w:rPr>
                                <w:t xml:space="preserve">. </w:t>
                              </w:r>
                              <w:r w:rsidR="00FF7E1C">
                                <w:rPr>
                                  <w:rFonts w:ascii="Times New Roman" w:hAnsi="Times New Roman" w:cs="Times New Roman"/>
                                  <w:color w:val="auto"/>
                                  <w:sz w:val="24"/>
                                  <w:szCs w:val="24"/>
                                </w:rPr>
                                <w:t xml:space="preserve">Pearson r and </w:t>
                              </w:r>
                              <m:oMath>
                                <m:sSup>
                                  <m:sSupPr>
                                    <m:ctrlPr>
                                      <w:rPr>
                                        <w:rFonts w:ascii="Cambria Math" w:hAnsi="Cambria Math" w:cs="Times New Roman"/>
                                        <w:color w:val="auto"/>
                                        <w:sz w:val="24"/>
                                        <w:szCs w:val="24"/>
                                      </w:rPr>
                                    </m:ctrlPr>
                                  </m:sSupPr>
                                  <m:e>
                                    <m:r>
                                      <w:rPr>
                                        <w:rFonts w:ascii="Cambria Math" w:hAnsi="Cambria Math" w:cs="Times New Roman"/>
                                        <w:color w:val="auto"/>
                                        <w:sz w:val="24"/>
                                        <w:szCs w:val="24"/>
                                      </w:rPr>
                                      <m:t>R</m:t>
                                    </m:r>
                                  </m:e>
                                  <m:sup>
                                    <m:r>
                                      <w:rPr>
                                        <w:rFonts w:ascii="Cambria Math" w:hAnsi="Cambria Math" w:cs="Times New Roman"/>
                                        <w:color w:val="auto"/>
                                        <w:sz w:val="24"/>
                                        <w:szCs w:val="24"/>
                                      </w:rPr>
                                      <m:t>2</m:t>
                                    </m:r>
                                  </m:sup>
                                </m:sSup>
                              </m:oMath>
                              <w:r w:rsidR="00FF7E1C">
                                <w:rPr>
                                  <w:rFonts w:ascii="Times New Roman" w:eastAsiaTheme="minorEastAsia" w:hAnsi="Times New Roman" w:cs="Times New Roman"/>
                                  <w:color w:val="auto"/>
                                  <w:sz w:val="24"/>
                                  <w:szCs w:val="24"/>
                                </w:rPr>
                                <w:t xml:space="preserve"> values are printed in the top left.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A82C36F" id="_x0000_s1028" type="#_x0000_t202" style="position:absolute;left:0;text-align:left;margin-left:416.8pt;margin-top:369.9pt;width:468pt;height:42pt;z-index:251658247;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" stroked="f">
                  <v:textbox inset="0,0,0,0">
                    <w:txbxContent>
                      <w:p w14:paraId="6F620626" w14:textId="2281CA6E" w:rsidR="00765553" w:rsidRPr="0033350E" w:rsidRDefault="00400B6A" w:rsidP="0033350E">
                        <w:pPr>
                          <w:pStyle w:val="Caption"/>
                          <w:jc w:val="center"/>
                          <w:rPr>
                            <w:rFonts w:ascii="Times New Roman" w:eastAsiaTheme="minorEastAsia" w:hAnsi="Times New Roman" w:cs="Times New Roman"/>
                            <w:color w:val="auto"/>
                            <w:sz w:val="24"/>
                            <w:szCs w:val="24"/>
                          </w:rPr>
                        </w:pPr>
                        <w:r w:rsidRPr="00400B6A">
                          <w:rPr>
                            <w:rFonts w:ascii="Times New Roman" w:hAnsi="Times New Roman" w:cs="Times New Roman"/>
                            <w:color w:val="auto"/>
                            <w:sz w:val="24"/>
                            <w:szCs w:val="24"/>
                          </w:rPr>
                          <w:t xml:space="preserve">Figure </w:t>
                        </w:r>
                        <w:r w:rsidR="009C4353">
                          <w:rPr>
                            <w:rFonts w:ascii="Times New Roman" w:hAnsi="Times New Roman" w:cs="Times New Roman"/>
                            <w:color w:val="auto"/>
                            <w:sz w:val="24"/>
                            <w:szCs w:val="24"/>
                          </w:rPr>
                          <w:t>5</w:t>
                        </w:r>
                        <w:r>
                          <w:rPr>
                            <w:rFonts w:ascii="Times New Roman" w:hAnsi="Times New Roman" w:cs="Times New Roman"/>
                            <w:color w:val="auto"/>
                            <w:sz w:val="24"/>
                            <w:szCs w:val="24"/>
                          </w:rPr>
                          <w:t xml:space="preserve">. </w:t>
                        </w:r>
                        <w:r w:rsidR="008C17EE">
                          <w:rPr>
                            <w:rFonts w:ascii="Times New Roman" w:hAnsi="Times New Roman" w:cs="Times New Roman"/>
                            <w:color w:val="auto"/>
                            <w:sz w:val="24"/>
                            <w:szCs w:val="24"/>
                          </w:rPr>
                          <w:t xml:space="preserve">Correlation of </w:t>
                        </w:r>
                        <w:r w:rsidR="004A0B50">
                          <w:rPr>
                            <w:rFonts w:ascii="Times New Roman" w:hAnsi="Times New Roman" w:cs="Times New Roman"/>
                            <w:color w:val="auto"/>
                            <w:sz w:val="24"/>
                            <w:szCs w:val="24"/>
                          </w:rPr>
                          <w:t xml:space="preserve">the SPOD with </w:t>
                        </w:r>
                        <w:r w:rsidR="00C71B6E">
                          <w:rPr>
                            <w:rFonts w:ascii="Times New Roman" w:hAnsi="Times New Roman" w:cs="Times New Roman"/>
                            <w:color w:val="auto"/>
                            <w:sz w:val="24"/>
                            <w:szCs w:val="24"/>
                          </w:rPr>
                          <w:t>TP_Std</w:t>
                        </w:r>
                        <w:r w:rsidR="004A0B50">
                          <w:rPr>
                            <w:rFonts w:ascii="Times New Roman" w:hAnsi="Times New Roman" w:cs="Times New Roman"/>
                            <w:color w:val="auto"/>
                            <w:sz w:val="24"/>
                            <w:szCs w:val="24"/>
                          </w:rPr>
                          <w:t xml:space="preserve"> across all months in Southern Brazil. The black l</w:t>
                        </w:r>
                        <w:r w:rsidR="00FB498A">
                          <w:rPr>
                            <w:rFonts w:ascii="Times New Roman" w:hAnsi="Times New Roman" w:cs="Times New Roman"/>
                            <w:color w:val="auto"/>
                            <w:sz w:val="24"/>
                            <w:szCs w:val="24"/>
                          </w:rPr>
                          <w:t>ine denotes the line of best fit</w:t>
                        </w:r>
                        <w:r w:rsidR="00CC191A">
                          <w:rPr>
                            <w:rFonts w:ascii="Times New Roman" w:hAnsi="Times New Roman" w:cs="Times New Roman"/>
                            <w:color w:val="auto"/>
                            <w:sz w:val="24"/>
                            <w:szCs w:val="24"/>
                          </w:rPr>
                          <w:t xml:space="preserve">. </w:t>
                        </w:r>
                        <w:r w:rsidR="00FF7E1C">
                          <w:rPr>
                            <w:rFonts w:ascii="Times New Roman" w:hAnsi="Times New Roman" w:cs="Times New Roman"/>
                            <w:color w:val="auto"/>
                            <w:sz w:val="24"/>
                            <w:szCs w:val="24"/>
                          </w:rPr>
                          <w:t xml:space="preserve">Pearson r and </w:t>
                        </w:r>
                        <m:oMath>
                          <m:sSup>
                            <m:sSupPr>
                              <m:ctrlPr>
                                <w:rPr>
                                  <w:rFonts w:ascii="Cambria Math" w:hAnsi="Cambria Math" w:cs="Times New Roman"/>
                                  <w:color w:val="auto"/>
                                  <w:sz w:val="24"/>
                                  <w:szCs w:val="24"/>
                                </w:rPr>
                              </m:ctrlPr>
                            </m:sSupPr>
                            <m:e>
                              <m:r>
                                <w:rPr>
                                  <w:rFonts w:ascii="Cambria Math" w:hAnsi="Cambria Math" w:cs="Times New Roman"/>
                                  <w:color w:val="auto"/>
                                  <w:sz w:val="24"/>
                                  <w:szCs w:val="24"/>
                                </w:rPr>
                                <m:t>R</m:t>
                              </m:r>
                            </m:e>
                            <m:sup>
                              <m:r>
                                <w:rPr>
                                  <w:rFonts w:ascii="Cambria Math" w:hAnsi="Cambria Math" w:cs="Times New Roman"/>
                                  <w:color w:val="auto"/>
                                  <w:sz w:val="24"/>
                                  <w:szCs w:val="24"/>
                                </w:rPr>
                                <m:t>2</m:t>
                              </m:r>
                            </m:sup>
                          </m:sSup>
                        </m:oMath>
                        <w:r w:rsidR="00FF7E1C">
                          <w:rPr>
                            <w:rFonts w:ascii="Times New Roman" w:eastAsiaTheme="minorEastAsia" w:hAnsi="Times New Roman" w:cs="Times New Roman"/>
                            <w:color w:val="auto"/>
                            <w:sz w:val="24"/>
                            <w:szCs w:val="24"/>
                          </w:rPr>
                          <w:t xml:space="preserve"> values are printed in the top left.</w:t>
                        </w:r>
                      </w:p>
                    </w:txbxContent>
                  </v:textbox>
                  <w10:wrap type="square" anchorx="margin"/>
                </v:shape>
              </w:pict>
            </mc:Fallback>
          </mc:AlternateContent>
        </w:r>
      </w:ins>
      <w:bookmarkStart w:id="23" w:name="_Toc223128479"/>
      <w:bookmarkEnd w:id="23"/>
      <w:r w:rsidR="0005693E" w:rsidRPr="00FF7E1C">
        <w:rPr>
          <w:noProof/>
          <w:sz w:val="28"/>
          <w:szCs w:val="28"/>
        </w:rPr>
        <w:drawing>
          <wp:anchor distT="0" distB="0" distL="114300" distR="114300" simplePos="0" relativeHeight="251658244" behindDoc="1" locked="0" layoutInCell="1" allowOverlap="1" wp14:anchorId="0694E2E3" wp14:editId="13BBE688">
            <wp:simplePos x="0" y="0"/>
            <wp:positionH relativeFrom="margin">
              <wp:align>right</wp:align>
            </wp:positionH>
            <wp:positionV relativeFrom="margin">
              <wp:posOffset>-926</wp:posOffset>
            </wp:positionV>
            <wp:extent cx="5942965" cy="4622800"/>
            <wp:effectExtent l="0" t="0" r="635" b="6350"/>
            <wp:wrapTight wrapText="bothSides">
              <wp:wrapPolygon edited="0">
                <wp:start x="0" y="0"/>
                <wp:lineTo x="0" y="21541"/>
                <wp:lineTo x="21533" y="21541"/>
                <wp:lineTo x="21533" y="0"/>
                <wp:lineTo x="0" y="0"/>
              </wp:wrapPolygon>
            </wp:wrapTight>
            <wp:docPr id="116689876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898768" name="Picture 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2965" cy="4622800"/>
                    </a:xfrm>
                    <a:prstGeom prst="rect">
                      <a:avLst/>
                    </a:prstGeom>
                  </pic:spPr>
                </pic:pic>
              </a:graphicData>
            </a:graphic>
          </wp:anchor>
        </w:drawing>
      </w:r>
      <w:commentRangeStart w:id="24"/>
      <w:r w:rsidR="18434981" w:rsidRPr="641A7552">
        <w:rPr>
          <w:rFonts w:ascii="Times New Roman" w:eastAsia="Times New Roman" w:hAnsi="Times New Roman" w:cs="Times New Roman"/>
          <w:sz w:val="24"/>
          <w:szCs w:val="24"/>
        </w:rPr>
        <w:t xml:space="preserve">The main regions of focus within Europe are Western Europe, Eastern Europe, </w:t>
      </w:r>
      <w:r w:rsidR="5852AD95" w:rsidRPr="641A7552">
        <w:rPr>
          <w:rFonts w:ascii="Times New Roman" w:eastAsia="Times New Roman" w:hAnsi="Times New Roman" w:cs="Times New Roman"/>
          <w:sz w:val="24"/>
          <w:szCs w:val="24"/>
        </w:rPr>
        <w:t xml:space="preserve">and the Black Sea. </w:t>
      </w:r>
      <w:r w:rsidR="648AAEAC" w:rsidRPr="641A7552">
        <w:rPr>
          <w:rFonts w:ascii="Times New Roman" w:eastAsia="Times New Roman" w:hAnsi="Times New Roman" w:cs="Times New Roman"/>
          <w:sz w:val="24"/>
          <w:szCs w:val="24"/>
        </w:rPr>
        <w:t xml:space="preserve">Starting with </w:t>
      </w:r>
      <w:r w:rsidR="1B056B47" w:rsidRPr="641A7552">
        <w:rPr>
          <w:rFonts w:ascii="Times New Roman" w:eastAsia="Times New Roman" w:hAnsi="Times New Roman" w:cs="Times New Roman"/>
          <w:sz w:val="24"/>
          <w:szCs w:val="24"/>
        </w:rPr>
        <w:t>W</w:t>
      </w:r>
      <w:r w:rsidR="648AAEAC" w:rsidRPr="641A7552">
        <w:rPr>
          <w:rFonts w:ascii="Times New Roman" w:eastAsia="Times New Roman" w:hAnsi="Times New Roman" w:cs="Times New Roman"/>
          <w:sz w:val="24"/>
          <w:szCs w:val="24"/>
        </w:rPr>
        <w:t xml:space="preserve">estern Europe, the most statistically significant temperature </w:t>
      </w:r>
      <w:r w:rsidR="7F507BB4" w:rsidRPr="641A7552">
        <w:rPr>
          <w:rFonts w:ascii="Times New Roman" w:eastAsia="Times New Roman" w:hAnsi="Times New Roman" w:cs="Times New Roman"/>
          <w:sz w:val="24"/>
          <w:szCs w:val="24"/>
        </w:rPr>
        <w:t xml:space="preserve">anomaly </w:t>
      </w:r>
      <w:r w:rsidR="648AAEAC" w:rsidRPr="641A7552">
        <w:rPr>
          <w:rFonts w:ascii="Times New Roman" w:eastAsia="Times New Roman" w:hAnsi="Times New Roman" w:cs="Times New Roman"/>
          <w:sz w:val="24"/>
          <w:szCs w:val="24"/>
        </w:rPr>
        <w:t>teleconnection is the EA</w:t>
      </w:r>
      <w:r w:rsidR="4635E168" w:rsidRPr="641A7552">
        <w:rPr>
          <w:rFonts w:ascii="Times New Roman" w:eastAsia="Times New Roman" w:hAnsi="Times New Roman" w:cs="Times New Roman"/>
          <w:sz w:val="24"/>
          <w:szCs w:val="24"/>
        </w:rPr>
        <w:t xml:space="preserve"> </w:t>
      </w:r>
      <w:r w:rsidR="648AAEAC" w:rsidRPr="641A7552">
        <w:rPr>
          <w:rFonts w:ascii="Times New Roman" w:eastAsia="Times New Roman" w:hAnsi="Times New Roman" w:cs="Times New Roman"/>
          <w:sz w:val="24"/>
          <w:szCs w:val="24"/>
        </w:rPr>
        <w:t xml:space="preserve">with a </w:t>
      </w:r>
      <w:r w:rsidR="4F73FDAD" w:rsidRPr="641A7552">
        <w:rPr>
          <w:rFonts w:ascii="Times New Roman" w:eastAsia="Times New Roman" w:hAnsi="Times New Roman" w:cs="Times New Roman"/>
          <w:sz w:val="24"/>
          <w:szCs w:val="24"/>
        </w:rPr>
        <w:t xml:space="preserve">Pearson value of </w:t>
      </w:r>
      <w:r w:rsidR="2CE67EA1" w:rsidRPr="641A7552">
        <w:rPr>
          <w:rFonts w:ascii="Times New Roman" w:eastAsia="Times New Roman" w:hAnsi="Times New Roman" w:cs="Times New Roman"/>
          <w:sz w:val="24"/>
          <w:szCs w:val="24"/>
        </w:rPr>
        <w:t>0.</w:t>
      </w:r>
      <w:r w:rsidR="13341D27" w:rsidRPr="641A7552">
        <w:rPr>
          <w:rFonts w:ascii="Times New Roman" w:eastAsia="Times New Roman" w:hAnsi="Times New Roman" w:cs="Times New Roman"/>
          <w:sz w:val="24"/>
          <w:szCs w:val="24"/>
        </w:rPr>
        <w:t>3659</w:t>
      </w:r>
      <w:r w:rsidR="2CE67EA1" w:rsidRPr="641A7552">
        <w:rPr>
          <w:rFonts w:ascii="Times New Roman" w:eastAsia="Times New Roman" w:hAnsi="Times New Roman" w:cs="Times New Roman"/>
          <w:sz w:val="24"/>
          <w:szCs w:val="24"/>
        </w:rPr>
        <w:t xml:space="preserve">. This teleconnection is very statistically significant for Western Europe. </w:t>
      </w:r>
      <w:r w:rsidR="5FC755F2" w:rsidRPr="641A7552">
        <w:rPr>
          <w:rFonts w:ascii="Times New Roman" w:eastAsia="Times New Roman" w:hAnsi="Times New Roman" w:cs="Times New Roman"/>
          <w:sz w:val="24"/>
          <w:szCs w:val="24"/>
        </w:rPr>
        <w:t xml:space="preserve">Following the EA is the </w:t>
      </w:r>
      <w:r w:rsidR="2CE67EA1" w:rsidRPr="641A7552">
        <w:rPr>
          <w:rFonts w:ascii="Times New Roman" w:eastAsia="Times New Roman" w:hAnsi="Times New Roman" w:cs="Times New Roman"/>
          <w:sz w:val="24"/>
          <w:szCs w:val="24"/>
        </w:rPr>
        <w:t>AO</w:t>
      </w:r>
      <w:r w:rsidR="7C6B18DA" w:rsidRPr="641A7552">
        <w:rPr>
          <w:rFonts w:ascii="Times New Roman" w:eastAsia="Times New Roman" w:hAnsi="Times New Roman" w:cs="Times New Roman"/>
          <w:sz w:val="24"/>
          <w:szCs w:val="24"/>
        </w:rPr>
        <w:t>, which</w:t>
      </w:r>
      <w:r w:rsidR="2CE67EA1" w:rsidRPr="641A7552">
        <w:rPr>
          <w:rFonts w:ascii="Times New Roman" w:eastAsia="Times New Roman" w:hAnsi="Times New Roman" w:cs="Times New Roman"/>
          <w:sz w:val="24"/>
          <w:szCs w:val="24"/>
        </w:rPr>
        <w:t xml:space="preserve"> </w:t>
      </w:r>
      <w:r w:rsidR="5894FC8C" w:rsidRPr="641A7552">
        <w:rPr>
          <w:rFonts w:ascii="Times New Roman" w:eastAsia="Times New Roman" w:hAnsi="Times New Roman" w:cs="Times New Roman"/>
          <w:sz w:val="24"/>
          <w:szCs w:val="24"/>
        </w:rPr>
        <w:t xml:space="preserve">is </w:t>
      </w:r>
      <w:r w:rsidR="0C2D4161" w:rsidRPr="641A7552">
        <w:rPr>
          <w:rFonts w:ascii="Times New Roman" w:eastAsia="Times New Roman" w:hAnsi="Times New Roman" w:cs="Times New Roman"/>
          <w:sz w:val="24"/>
          <w:szCs w:val="24"/>
        </w:rPr>
        <w:t>also very statistically significant</w:t>
      </w:r>
      <w:r w:rsidR="0C2D4161" w:rsidRPr="28E428EA">
        <w:rPr>
          <w:rFonts w:ascii="Times New Roman" w:eastAsia="Times New Roman" w:hAnsi="Times New Roman" w:cs="Times New Roman"/>
          <w:sz w:val="24"/>
          <w:szCs w:val="24"/>
        </w:rPr>
        <w:t>.</w:t>
      </w:r>
      <w:r w:rsidR="0C2D4161" w:rsidRPr="641A7552">
        <w:rPr>
          <w:rFonts w:ascii="Times New Roman" w:eastAsia="Times New Roman" w:hAnsi="Times New Roman" w:cs="Times New Roman"/>
          <w:sz w:val="24"/>
          <w:szCs w:val="24"/>
        </w:rPr>
        <w:t xml:space="preserve"> </w:t>
      </w:r>
      <w:r w:rsidR="2A1A3F1F" w:rsidRPr="641A7552">
        <w:rPr>
          <w:rFonts w:ascii="Times New Roman" w:eastAsia="Times New Roman" w:hAnsi="Times New Roman" w:cs="Times New Roman"/>
          <w:sz w:val="24"/>
          <w:szCs w:val="24"/>
        </w:rPr>
        <w:t xml:space="preserve">The </w:t>
      </w:r>
      <w:r w:rsidR="0C2D4161" w:rsidRPr="641A7552">
        <w:rPr>
          <w:rFonts w:ascii="Times New Roman" w:eastAsia="Times New Roman" w:hAnsi="Times New Roman" w:cs="Times New Roman"/>
          <w:sz w:val="24"/>
          <w:szCs w:val="24"/>
        </w:rPr>
        <w:t xml:space="preserve">teleconnections </w:t>
      </w:r>
      <w:r w:rsidR="4D0DB5FC" w:rsidRPr="641A7552">
        <w:rPr>
          <w:rFonts w:ascii="Times New Roman" w:eastAsia="Times New Roman" w:hAnsi="Times New Roman" w:cs="Times New Roman"/>
          <w:sz w:val="24"/>
          <w:szCs w:val="24"/>
        </w:rPr>
        <w:t>following the AO</w:t>
      </w:r>
      <w:r w:rsidR="0C2D4161" w:rsidRPr="641A7552">
        <w:rPr>
          <w:rFonts w:ascii="Times New Roman" w:eastAsia="Times New Roman" w:hAnsi="Times New Roman" w:cs="Times New Roman"/>
          <w:sz w:val="24"/>
          <w:szCs w:val="24"/>
        </w:rPr>
        <w:t xml:space="preserve"> are the </w:t>
      </w:r>
      <w:r w:rsidR="0AC79148" w:rsidRPr="641A7552">
        <w:rPr>
          <w:rFonts w:ascii="Times New Roman" w:eastAsia="Times New Roman" w:hAnsi="Times New Roman" w:cs="Times New Roman"/>
          <w:sz w:val="24"/>
          <w:szCs w:val="24"/>
        </w:rPr>
        <w:t xml:space="preserve">EAWR, </w:t>
      </w:r>
      <w:r w:rsidR="0C2D4161" w:rsidRPr="641A7552">
        <w:rPr>
          <w:rFonts w:ascii="Times New Roman" w:eastAsia="Times New Roman" w:hAnsi="Times New Roman" w:cs="Times New Roman"/>
          <w:sz w:val="24"/>
          <w:szCs w:val="24"/>
        </w:rPr>
        <w:t>NA</w:t>
      </w:r>
      <w:r w:rsidR="7A80A9C0" w:rsidRPr="641A7552">
        <w:rPr>
          <w:rFonts w:ascii="Times New Roman" w:eastAsia="Times New Roman" w:hAnsi="Times New Roman" w:cs="Times New Roman"/>
          <w:sz w:val="24"/>
          <w:szCs w:val="24"/>
        </w:rPr>
        <w:t>O</w:t>
      </w:r>
      <w:r w:rsidR="0AC79148" w:rsidRPr="641A7552">
        <w:rPr>
          <w:rFonts w:ascii="Times New Roman" w:eastAsia="Times New Roman" w:hAnsi="Times New Roman" w:cs="Times New Roman"/>
          <w:sz w:val="24"/>
          <w:szCs w:val="24"/>
        </w:rPr>
        <w:t>,</w:t>
      </w:r>
      <w:r w:rsidR="7A80A9C0" w:rsidRPr="641A7552">
        <w:rPr>
          <w:rFonts w:ascii="Times New Roman" w:eastAsia="Times New Roman" w:hAnsi="Times New Roman" w:cs="Times New Roman"/>
          <w:sz w:val="24"/>
          <w:szCs w:val="24"/>
        </w:rPr>
        <w:t xml:space="preserve"> and A</w:t>
      </w:r>
      <w:r w:rsidR="3EBE5FF9" w:rsidRPr="641A7552">
        <w:rPr>
          <w:rFonts w:ascii="Times New Roman" w:eastAsia="Times New Roman" w:hAnsi="Times New Roman" w:cs="Times New Roman"/>
          <w:sz w:val="24"/>
          <w:szCs w:val="24"/>
        </w:rPr>
        <w:t>M</w:t>
      </w:r>
      <w:r w:rsidR="7A80A9C0" w:rsidRPr="641A7552">
        <w:rPr>
          <w:rFonts w:ascii="Times New Roman" w:eastAsia="Times New Roman" w:hAnsi="Times New Roman" w:cs="Times New Roman"/>
          <w:sz w:val="24"/>
          <w:szCs w:val="24"/>
        </w:rPr>
        <w:t xml:space="preserve">O. The </w:t>
      </w:r>
      <w:r w:rsidR="17804586" w:rsidRPr="641A7552">
        <w:rPr>
          <w:rFonts w:ascii="Times New Roman" w:eastAsia="Times New Roman" w:hAnsi="Times New Roman" w:cs="Times New Roman"/>
          <w:sz w:val="24"/>
          <w:szCs w:val="24"/>
        </w:rPr>
        <w:t>dominant global teleconnection for Western Europe is</w:t>
      </w:r>
      <w:r w:rsidR="00880923">
        <w:rPr>
          <w:rFonts w:ascii="Times New Roman" w:eastAsia="Times New Roman" w:hAnsi="Times New Roman" w:cs="Times New Roman"/>
          <w:sz w:val="24"/>
          <w:szCs w:val="24"/>
        </w:rPr>
        <w:t xml:space="preserve"> </w:t>
      </w:r>
      <w:r w:rsidR="1AEF626F">
        <w:rPr>
          <w:rFonts w:ascii="Times New Roman" w:eastAsia="Times New Roman" w:hAnsi="Times New Roman" w:cs="Times New Roman"/>
          <w:sz w:val="24"/>
          <w:szCs w:val="24"/>
        </w:rPr>
        <w:t>the IOD</w:t>
      </w:r>
      <w:r w:rsidR="17804586" w:rsidRPr="641A7552">
        <w:rPr>
          <w:rFonts w:ascii="Times New Roman" w:eastAsia="Times New Roman" w:hAnsi="Times New Roman" w:cs="Times New Roman"/>
          <w:sz w:val="24"/>
          <w:szCs w:val="24"/>
        </w:rPr>
        <w:t xml:space="preserve"> with a </w:t>
      </w:r>
      <w:r w:rsidR="6B922954" w:rsidRPr="641A7552">
        <w:rPr>
          <w:rFonts w:ascii="Times New Roman" w:eastAsia="Times New Roman" w:hAnsi="Times New Roman" w:cs="Times New Roman"/>
          <w:sz w:val="24"/>
          <w:szCs w:val="24"/>
        </w:rPr>
        <w:t>p</w:t>
      </w:r>
      <w:r w:rsidR="17804586" w:rsidRPr="641A7552">
        <w:rPr>
          <w:rFonts w:ascii="Times New Roman" w:eastAsia="Times New Roman" w:hAnsi="Times New Roman" w:cs="Times New Roman"/>
          <w:sz w:val="24"/>
          <w:szCs w:val="24"/>
        </w:rPr>
        <w:t xml:space="preserve"> value of 0.</w:t>
      </w:r>
      <w:r w:rsidR="58ACC874" w:rsidRPr="641A7552">
        <w:rPr>
          <w:rFonts w:ascii="Times New Roman" w:eastAsia="Times New Roman" w:hAnsi="Times New Roman" w:cs="Times New Roman"/>
          <w:sz w:val="24"/>
          <w:szCs w:val="24"/>
        </w:rPr>
        <w:t>0619</w:t>
      </w:r>
      <w:r w:rsidR="3AF98455" w:rsidRPr="641A7552">
        <w:rPr>
          <w:rFonts w:ascii="Times New Roman" w:eastAsia="Times New Roman" w:hAnsi="Times New Roman" w:cs="Times New Roman"/>
          <w:sz w:val="24"/>
          <w:szCs w:val="24"/>
        </w:rPr>
        <w:t xml:space="preserve">. </w:t>
      </w:r>
      <w:commentRangeEnd w:id="24"/>
      <w:r w:rsidR="18434981" w:rsidDel="005D52B2">
        <w:rPr>
          <w:rStyle w:val="CommentReference"/>
          <w:rFonts w:ascii="Times New Roman" w:eastAsia="Times New Roman" w:hAnsi="Times New Roman" w:cs="Times New Roman"/>
          <w:sz w:val="24"/>
          <w:szCs w:val="24"/>
        </w:rPr>
        <w:commentReference w:id="24"/>
      </w:r>
    </w:p>
    <w:p w14:paraId="6F0EF951" w14:textId="70EAE433" w:rsidR="6AFD9BF4" w:rsidRDefault="352EC080" w:rsidP="641A7552">
      <w:pPr>
        <w:spacing w:line="480" w:lineRule="auto"/>
        <w:ind w:firstLine="720"/>
        <w:rPr>
          <w:rFonts w:ascii="Times New Roman" w:eastAsia="Times New Roman" w:hAnsi="Times New Roman" w:cs="Times New Roman"/>
          <w:sz w:val="24"/>
          <w:szCs w:val="24"/>
        </w:rPr>
      </w:pPr>
      <w:commentRangeStart w:id="25"/>
      <w:r w:rsidRPr="641A7552">
        <w:rPr>
          <w:rFonts w:ascii="Times New Roman" w:eastAsia="Times New Roman" w:hAnsi="Times New Roman" w:cs="Times New Roman"/>
          <w:sz w:val="24"/>
          <w:szCs w:val="24"/>
        </w:rPr>
        <w:t xml:space="preserve">For Eastern Europe, the dominant temperature anomaly teleconnection is the EA with a </w:t>
      </w:r>
      <w:r w:rsidR="6900DE7B" w:rsidRPr="1DD71A0D">
        <w:rPr>
          <w:rFonts w:ascii="Times New Roman" w:eastAsia="Times New Roman" w:hAnsi="Times New Roman" w:cs="Times New Roman"/>
          <w:sz w:val="24"/>
          <w:szCs w:val="24"/>
        </w:rPr>
        <w:t>p</w:t>
      </w:r>
      <w:r w:rsidR="154C28F9" w:rsidRPr="641A7552">
        <w:rPr>
          <w:rFonts w:ascii="Times New Roman" w:eastAsia="Times New Roman" w:hAnsi="Times New Roman" w:cs="Times New Roman"/>
          <w:sz w:val="24"/>
          <w:szCs w:val="24"/>
        </w:rPr>
        <w:t xml:space="preserve"> value of 0.</w:t>
      </w:r>
      <w:r w:rsidR="4C69150E" w:rsidRPr="26971E84">
        <w:rPr>
          <w:rFonts w:ascii="Times New Roman" w:eastAsia="Times New Roman" w:hAnsi="Times New Roman" w:cs="Times New Roman"/>
          <w:sz w:val="24"/>
          <w:szCs w:val="24"/>
        </w:rPr>
        <w:t>4082</w:t>
      </w:r>
      <w:r w:rsidR="4CFDDFE1" w:rsidRPr="26971E84">
        <w:rPr>
          <w:rFonts w:ascii="Times New Roman" w:eastAsia="Times New Roman" w:hAnsi="Times New Roman" w:cs="Times New Roman"/>
          <w:sz w:val="24"/>
          <w:szCs w:val="24"/>
        </w:rPr>
        <w:t>.</w:t>
      </w:r>
      <w:r w:rsidR="4CFDDFE1" w:rsidRPr="641A7552">
        <w:rPr>
          <w:rFonts w:ascii="Times New Roman" w:eastAsia="Times New Roman" w:hAnsi="Times New Roman" w:cs="Times New Roman"/>
          <w:sz w:val="24"/>
          <w:szCs w:val="24"/>
        </w:rPr>
        <w:t xml:space="preserve"> </w:t>
      </w:r>
      <w:r w:rsidR="154C28F9" w:rsidRPr="641A7552">
        <w:rPr>
          <w:rFonts w:ascii="Times New Roman" w:eastAsia="Times New Roman" w:hAnsi="Times New Roman" w:cs="Times New Roman"/>
          <w:sz w:val="24"/>
          <w:szCs w:val="24"/>
        </w:rPr>
        <w:t xml:space="preserve">This teleconnection for Eastern Europe has a </w:t>
      </w:r>
      <w:r w:rsidR="7714330A" w:rsidRPr="1DD71A0D">
        <w:rPr>
          <w:rFonts w:ascii="Times New Roman" w:eastAsia="Times New Roman" w:hAnsi="Times New Roman" w:cs="Times New Roman"/>
          <w:sz w:val="24"/>
          <w:szCs w:val="24"/>
        </w:rPr>
        <w:t xml:space="preserve">relatively </w:t>
      </w:r>
      <w:r w:rsidR="154C28F9" w:rsidRPr="641A7552">
        <w:rPr>
          <w:rFonts w:ascii="Times New Roman" w:eastAsia="Times New Roman" w:hAnsi="Times New Roman" w:cs="Times New Roman"/>
          <w:sz w:val="24"/>
          <w:szCs w:val="24"/>
        </w:rPr>
        <w:t xml:space="preserve">strong </w:t>
      </w:r>
      <w:r w:rsidR="54C3B60E" w:rsidRPr="641A7552">
        <w:rPr>
          <w:rFonts w:ascii="Times New Roman" w:eastAsia="Times New Roman" w:hAnsi="Times New Roman" w:cs="Times New Roman"/>
          <w:sz w:val="24"/>
          <w:szCs w:val="24"/>
        </w:rPr>
        <w:t xml:space="preserve">correlation </w:t>
      </w:r>
      <w:r w:rsidR="54C3B60E" w:rsidRPr="641A7552">
        <w:rPr>
          <w:rFonts w:ascii="Times New Roman" w:eastAsia="Times New Roman" w:hAnsi="Times New Roman" w:cs="Times New Roman"/>
          <w:sz w:val="24"/>
          <w:szCs w:val="24"/>
        </w:rPr>
        <w:lastRenderedPageBreak/>
        <w:t xml:space="preserve">strength and </w:t>
      </w:r>
      <w:r w:rsidR="54C3B60E" w:rsidRPr="1DD71A0D">
        <w:rPr>
          <w:rFonts w:ascii="Times New Roman" w:eastAsia="Times New Roman" w:hAnsi="Times New Roman" w:cs="Times New Roman"/>
          <w:sz w:val="24"/>
          <w:szCs w:val="24"/>
        </w:rPr>
        <w:t>h</w:t>
      </w:r>
      <w:r w:rsidR="7A535B4C" w:rsidRPr="1DD71A0D">
        <w:rPr>
          <w:rFonts w:ascii="Times New Roman" w:eastAsia="Times New Roman" w:hAnsi="Times New Roman" w:cs="Times New Roman"/>
          <w:sz w:val="24"/>
          <w:szCs w:val="24"/>
        </w:rPr>
        <w:t>olds</w:t>
      </w:r>
      <w:r w:rsidR="54C3B60E" w:rsidRPr="641A7552">
        <w:rPr>
          <w:rFonts w:ascii="Times New Roman" w:eastAsia="Times New Roman" w:hAnsi="Times New Roman" w:cs="Times New Roman"/>
          <w:sz w:val="24"/>
          <w:szCs w:val="24"/>
        </w:rPr>
        <w:t xml:space="preserve"> high statistical significance. </w:t>
      </w:r>
      <w:r w:rsidR="2A6FE027" w:rsidRPr="641A7552">
        <w:rPr>
          <w:rFonts w:ascii="Times New Roman" w:eastAsia="Times New Roman" w:hAnsi="Times New Roman" w:cs="Times New Roman"/>
          <w:sz w:val="24"/>
          <w:szCs w:val="24"/>
        </w:rPr>
        <w:t xml:space="preserve">The </w:t>
      </w:r>
      <w:r w:rsidR="2A6FE027" w:rsidRPr="26971E84">
        <w:rPr>
          <w:rFonts w:ascii="Times New Roman" w:eastAsia="Times New Roman" w:hAnsi="Times New Roman" w:cs="Times New Roman"/>
          <w:sz w:val="24"/>
          <w:szCs w:val="24"/>
        </w:rPr>
        <w:t>A</w:t>
      </w:r>
      <w:r w:rsidR="7939774C" w:rsidRPr="26971E84">
        <w:rPr>
          <w:rFonts w:ascii="Times New Roman" w:eastAsia="Times New Roman" w:hAnsi="Times New Roman" w:cs="Times New Roman"/>
          <w:sz w:val="24"/>
          <w:szCs w:val="24"/>
        </w:rPr>
        <w:t>O</w:t>
      </w:r>
      <w:r w:rsidR="2A6FE027" w:rsidRPr="641A7552">
        <w:rPr>
          <w:rFonts w:ascii="Times New Roman" w:eastAsia="Times New Roman" w:hAnsi="Times New Roman" w:cs="Times New Roman"/>
          <w:sz w:val="24"/>
          <w:szCs w:val="24"/>
        </w:rPr>
        <w:t xml:space="preserve"> and the </w:t>
      </w:r>
      <w:r w:rsidR="2A6FE027" w:rsidRPr="26971E84">
        <w:rPr>
          <w:rFonts w:ascii="Times New Roman" w:eastAsia="Times New Roman" w:hAnsi="Times New Roman" w:cs="Times New Roman"/>
          <w:sz w:val="24"/>
          <w:szCs w:val="24"/>
        </w:rPr>
        <w:t>A</w:t>
      </w:r>
      <w:r w:rsidR="3AEFB127" w:rsidRPr="26971E84">
        <w:rPr>
          <w:rFonts w:ascii="Times New Roman" w:eastAsia="Times New Roman" w:hAnsi="Times New Roman" w:cs="Times New Roman"/>
          <w:sz w:val="24"/>
          <w:szCs w:val="24"/>
        </w:rPr>
        <w:t>M</w:t>
      </w:r>
      <w:r w:rsidR="2A6FE027" w:rsidRPr="26971E84">
        <w:rPr>
          <w:rFonts w:ascii="Times New Roman" w:eastAsia="Times New Roman" w:hAnsi="Times New Roman" w:cs="Times New Roman"/>
          <w:sz w:val="24"/>
          <w:szCs w:val="24"/>
        </w:rPr>
        <w:t>O</w:t>
      </w:r>
      <w:r w:rsidR="2A6FE027" w:rsidRPr="641A7552">
        <w:rPr>
          <w:rFonts w:ascii="Times New Roman" w:eastAsia="Times New Roman" w:hAnsi="Times New Roman" w:cs="Times New Roman"/>
          <w:sz w:val="24"/>
          <w:szCs w:val="24"/>
        </w:rPr>
        <w:t xml:space="preserve"> are </w:t>
      </w:r>
      <w:r w:rsidR="21E059B5" w:rsidRPr="1DD71A0D">
        <w:rPr>
          <w:rFonts w:ascii="Times New Roman" w:eastAsia="Times New Roman" w:hAnsi="Times New Roman" w:cs="Times New Roman"/>
          <w:sz w:val="24"/>
          <w:szCs w:val="24"/>
        </w:rPr>
        <w:t xml:space="preserve">next, both being </w:t>
      </w:r>
      <w:r w:rsidR="2A6FE027" w:rsidRPr="641A7552">
        <w:rPr>
          <w:rFonts w:ascii="Times New Roman" w:eastAsia="Times New Roman" w:hAnsi="Times New Roman" w:cs="Times New Roman"/>
          <w:sz w:val="24"/>
          <w:szCs w:val="24"/>
        </w:rPr>
        <w:t>very statistically significant</w:t>
      </w:r>
      <w:r w:rsidR="5AEFF456" w:rsidRPr="28E428EA">
        <w:rPr>
          <w:rFonts w:ascii="Times New Roman" w:eastAsia="Times New Roman" w:hAnsi="Times New Roman" w:cs="Times New Roman"/>
          <w:sz w:val="24"/>
          <w:szCs w:val="24"/>
        </w:rPr>
        <w:t>.</w:t>
      </w:r>
      <w:r w:rsidR="5AEFF456" w:rsidRPr="641A7552">
        <w:rPr>
          <w:rFonts w:ascii="Times New Roman" w:eastAsia="Times New Roman" w:hAnsi="Times New Roman" w:cs="Times New Roman"/>
          <w:sz w:val="24"/>
          <w:szCs w:val="24"/>
        </w:rPr>
        <w:t xml:space="preserve"> Eastern Europe is also influenced by the </w:t>
      </w:r>
      <w:r w:rsidR="561A940D" w:rsidRPr="26971E84">
        <w:rPr>
          <w:rFonts w:ascii="Times New Roman" w:eastAsia="Times New Roman" w:hAnsi="Times New Roman" w:cs="Times New Roman"/>
          <w:sz w:val="24"/>
          <w:szCs w:val="24"/>
        </w:rPr>
        <w:t>PDO</w:t>
      </w:r>
      <w:r w:rsidR="5AEFF456" w:rsidRPr="641A7552">
        <w:rPr>
          <w:rFonts w:ascii="Times New Roman" w:eastAsia="Times New Roman" w:hAnsi="Times New Roman" w:cs="Times New Roman"/>
          <w:sz w:val="24"/>
          <w:szCs w:val="24"/>
        </w:rPr>
        <w:t xml:space="preserve"> and the </w:t>
      </w:r>
      <w:r w:rsidR="1169806F" w:rsidRPr="641A7552">
        <w:rPr>
          <w:rFonts w:ascii="Times New Roman" w:eastAsia="Times New Roman" w:hAnsi="Times New Roman" w:cs="Times New Roman"/>
          <w:sz w:val="24"/>
          <w:szCs w:val="24"/>
        </w:rPr>
        <w:t xml:space="preserve">EAWR regarding temperature anomalies, both showing lower but still relevant statistical significance. </w:t>
      </w:r>
      <w:r w:rsidR="39AC6A5C" w:rsidRPr="1DD71A0D">
        <w:rPr>
          <w:rFonts w:ascii="Times New Roman" w:eastAsia="Times New Roman" w:hAnsi="Times New Roman" w:cs="Times New Roman"/>
          <w:sz w:val="24"/>
          <w:szCs w:val="24"/>
        </w:rPr>
        <w:t xml:space="preserve">The </w:t>
      </w:r>
      <w:r w:rsidR="226C99FE" w:rsidRPr="1DD71A0D">
        <w:rPr>
          <w:rFonts w:ascii="Times New Roman" w:eastAsia="Times New Roman" w:hAnsi="Times New Roman" w:cs="Times New Roman"/>
          <w:sz w:val="24"/>
          <w:szCs w:val="24"/>
        </w:rPr>
        <w:t>topmost influential</w:t>
      </w:r>
      <w:r w:rsidR="39AC6A5C" w:rsidRPr="641A7552">
        <w:rPr>
          <w:rFonts w:ascii="Times New Roman" w:eastAsia="Times New Roman" w:hAnsi="Times New Roman" w:cs="Times New Roman"/>
          <w:sz w:val="24"/>
          <w:szCs w:val="24"/>
        </w:rPr>
        <w:t xml:space="preserve"> global teleconnection for Eastern Europe is the </w:t>
      </w:r>
      <w:r w:rsidR="42994677" w:rsidRPr="26971E84">
        <w:rPr>
          <w:rFonts w:ascii="Times New Roman" w:eastAsia="Times New Roman" w:hAnsi="Times New Roman" w:cs="Times New Roman"/>
          <w:sz w:val="24"/>
          <w:szCs w:val="24"/>
        </w:rPr>
        <w:t>AAM</w:t>
      </w:r>
      <w:r w:rsidR="39AC6A5C" w:rsidRPr="641A7552">
        <w:rPr>
          <w:rFonts w:ascii="Times New Roman" w:eastAsia="Times New Roman" w:hAnsi="Times New Roman" w:cs="Times New Roman"/>
          <w:sz w:val="24"/>
          <w:szCs w:val="24"/>
        </w:rPr>
        <w:t xml:space="preserve"> with a </w:t>
      </w:r>
      <w:r w:rsidR="23356E13" w:rsidRPr="1DD71A0D">
        <w:rPr>
          <w:rFonts w:ascii="Times New Roman" w:eastAsia="Times New Roman" w:hAnsi="Times New Roman" w:cs="Times New Roman"/>
          <w:sz w:val="24"/>
          <w:szCs w:val="24"/>
        </w:rPr>
        <w:t>p</w:t>
      </w:r>
      <w:r w:rsidR="39AC6A5C" w:rsidRPr="641A7552">
        <w:rPr>
          <w:rFonts w:ascii="Times New Roman" w:eastAsia="Times New Roman" w:hAnsi="Times New Roman" w:cs="Times New Roman"/>
          <w:sz w:val="24"/>
          <w:szCs w:val="24"/>
        </w:rPr>
        <w:t xml:space="preserve"> value of </w:t>
      </w:r>
      <w:r w:rsidR="02FEBECB" w:rsidRPr="26971E84">
        <w:rPr>
          <w:rFonts w:ascii="Times New Roman" w:eastAsia="Times New Roman" w:hAnsi="Times New Roman" w:cs="Times New Roman"/>
          <w:sz w:val="24"/>
          <w:szCs w:val="24"/>
        </w:rPr>
        <w:t>–</w:t>
      </w:r>
      <w:r w:rsidR="39AC6A5C" w:rsidRPr="641A7552">
        <w:rPr>
          <w:rFonts w:ascii="Times New Roman" w:eastAsia="Times New Roman" w:hAnsi="Times New Roman" w:cs="Times New Roman"/>
          <w:sz w:val="24"/>
          <w:szCs w:val="24"/>
        </w:rPr>
        <w:t>0.</w:t>
      </w:r>
      <w:r w:rsidR="02FEBECB" w:rsidRPr="26971E84">
        <w:rPr>
          <w:rFonts w:ascii="Times New Roman" w:eastAsia="Times New Roman" w:hAnsi="Times New Roman" w:cs="Times New Roman"/>
          <w:sz w:val="24"/>
          <w:szCs w:val="24"/>
        </w:rPr>
        <w:t>0928</w:t>
      </w:r>
      <w:r w:rsidR="39AC6A5C" w:rsidRPr="26971E84">
        <w:rPr>
          <w:rFonts w:ascii="Times New Roman" w:eastAsia="Times New Roman" w:hAnsi="Times New Roman" w:cs="Times New Roman"/>
          <w:sz w:val="24"/>
          <w:szCs w:val="24"/>
        </w:rPr>
        <w:t>.</w:t>
      </w:r>
      <w:commentRangeEnd w:id="25"/>
      <w:r w:rsidDel="00E80A77">
        <w:rPr>
          <w:rStyle w:val="CommentReference"/>
          <w:rFonts w:ascii="Times New Roman" w:eastAsia="Times New Roman" w:hAnsi="Times New Roman" w:cs="Times New Roman"/>
          <w:sz w:val="24"/>
          <w:szCs w:val="24"/>
        </w:rPr>
        <w:commentReference w:id="25"/>
      </w:r>
    </w:p>
    <w:p w14:paraId="24957A23" w14:textId="35BE3484" w:rsidR="6AFD9BF4" w:rsidRDefault="18588C0C" w:rsidP="2C0D71BC">
      <w:pPr>
        <w:spacing w:line="480" w:lineRule="auto"/>
        <w:ind w:firstLine="720"/>
        <w:rPr>
          <w:rFonts w:ascii="Times New Roman" w:eastAsia="Times New Roman" w:hAnsi="Times New Roman" w:cs="Times New Roman"/>
          <w:sz w:val="24"/>
          <w:szCs w:val="24"/>
        </w:rPr>
      </w:pPr>
      <w:r w:rsidRPr="641A7552">
        <w:rPr>
          <w:rFonts w:ascii="Times New Roman" w:eastAsia="Times New Roman" w:hAnsi="Times New Roman" w:cs="Times New Roman"/>
          <w:sz w:val="24"/>
          <w:szCs w:val="24"/>
        </w:rPr>
        <w:t xml:space="preserve">Regarding the Black Sea </w:t>
      </w:r>
      <w:r w:rsidR="00FA31E9">
        <w:rPr>
          <w:rFonts w:ascii="Times New Roman" w:eastAsia="Times New Roman" w:hAnsi="Times New Roman" w:cs="Times New Roman"/>
          <w:sz w:val="24"/>
          <w:szCs w:val="24"/>
        </w:rPr>
        <w:t>R</w:t>
      </w:r>
      <w:r w:rsidRPr="641A7552">
        <w:rPr>
          <w:rFonts w:ascii="Times New Roman" w:eastAsia="Times New Roman" w:hAnsi="Times New Roman" w:cs="Times New Roman"/>
          <w:sz w:val="24"/>
          <w:szCs w:val="24"/>
        </w:rPr>
        <w:t xml:space="preserve">egion for temperature anomalies, the EAWR </w:t>
      </w:r>
      <w:r w:rsidR="31D17F7B" w:rsidRPr="1DD71A0D">
        <w:rPr>
          <w:rFonts w:ascii="Times New Roman" w:eastAsia="Times New Roman" w:hAnsi="Times New Roman" w:cs="Times New Roman"/>
          <w:sz w:val="24"/>
          <w:szCs w:val="24"/>
        </w:rPr>
        <w:t>stands</w:t>
      </w:r>
      <w:r w:rsidR="3CA3B4CE" w:rsidRPr="1DD71A0D">
        <w:rPr>
          <w:rFonts w:ascii="Times New Roman" w:eastAsia="Times New Roman" w:hAnsi="Times New Roman" w:cs="Times New Roman"/>
          <w:sz w:val="24"/>
          <w:szCs w:val="24"/>
        </w:rPr>
        <w:t xml:space="preserve"> out as</w:t>
      </w:r>
      <w:r w:rsidRPr="641A7552">
        <w:rPr>
          <w:rFonts w:ascii="Times New Roman" w:eastAsia="Times New Roman" w:hAnsi="Times New Roman" w:cs="Times New Roman"/>
          <w:sz w:val="24"/>
          <w:szCs w:val="24"/>
        </w:rPr>
        <w:t xml:space="preserve"> the most statistically significant with a Pearson value of</w:t>
      </w:r>
      <w:r w:rsidR="04246292" w:rsidRPr="641A7552">
        <w:rPr>
          <w:rFonts w:ascii="Times New Roman" w:eastAsia="Times New Roman" w:hAnsi="Times New Roman" w:cs="Times New Roman"/>
          <w:sz w:val="24"/>
          <w:szCs w:val="24"/>
        </w:rPr>
        <w:t xml:space="preserve"> –0.</w:t>
      </w:r>
      <w:r w:rsidR="04246292" w:rsidRPr="14152743">
        <w:rPr>
          <w:rFonts w:ascii="Times New Roman" w:eastAsia="Times New Roman" w:hAnsi="Times New Roman" w:cs="Times New Roman"/>
          <w:sz w:val="24"/>
          <w:szCs w:val="24"/>
        </w:rPr>
        <w:t>4</w:t>
      </w:r>
      <w:r w:rsidR="5EDBED6F" w:rsidRPr="14152743">
        <w:rPr>
          <w:rFonts w:ascii="Times New Roman" w:eastAsia="Times New Roman" w:hAnsi="Times New Roman" w:cs="Times New Roman"/>
          <w:sz w:val="24"/>
          <w:szCs w:val="24"/>
        </w:rPr>
        <w:t>686</w:t>
      </w:r>
      <w:r w:rsidR="04246292" w:rsidRPr="14152743">
        <w:rPr>
          <w:rFonts w:ascii="Times New Roman" w:eastAsia="Times New Roman" w:hAnsi="Times New Roman" w:cs="Times New Roman"/>
          <w:sz w:val="24"/>
          <w:szCs w:val="24"/>
        </w:rPr>
        <w:t>.</w:t>
      </w:r>
      <w:r w:rsidR="04246292" w:rsidRPr="641A7552">
        <w:rPr>
          <w:rFonts w:ascii="Times New Roman" w:eastAsia="Times New Roman" w:hAnsi="Times New Roman" w:cs="Times New Roman"/>
          <w:sz w:val="24"/>
          <w:szCs w:val="24"/>
        </w:rPr>
        <w:t xml:space="preserve"> </w:t>
      </w:r>
      <w:r w:rsidR="04246292" w:rsidRPr="1DD71A0D">
        <w:rPr>
          <w:rFonts w:ascii="Times New Roman" w:eastAsia="Times New Roman" w:hAnsi="Times New Roman" w:cs="Times New Roman"/>
          <w:sz w:val="24"/>
          <w:szCs w:val="24"/>
        </w:rPr>
        <w:t>Th</w:t>
      </w:r>
      <w:r w:rsidR="2EA4BEB0" w:rsidRPr="1DD71A0D">
        <w:rPr>
          <w:rFonts w:ascii="Times New Roman" w:eastAsia="Times New Roman" w:hAnsi="Times New Roman" w:cs="Times New Roman"/>
          <w:sz w:val="24"/>
          <w:szCs w:val="24"/>
        </w:rPr>
        <w:t>is teleconnection</w:t>
      </w:r>
      <w:r w:rsidR="04246292" w:rsidRPr="641A7552">
        <w:rPr>
          <w:rFonts w:ascii="Times New Roman" w:eastAsia="Times New Roman" w:hAnsi="Times New Roman" w:cs="Times New Roman"/>
          <w:sz w:val="24"/>
          <w:szCs w:val="24"/>
        </w:rPr>
        <w:t xml:space="preserve"> has moderate correlation strength, indicating </w:t>
      </w:r>
      <w:r w:rsidR="08F78666" w:rsidRPr="641A7552">
        <w:rPr>
          <w:rFonts w:ascii="Times New Roman" w:eastAsia="Times New Roman" w:hAnsi="Times New Roman" w:cs="Times New Roman"/>
          <w:sz w:val="24"/>
          <w:szCs w:val="24"/>
        </w:rPr>
        <w:t xml:space="preserve">that it is </w:t>
      </w:r>
      <w:r w:rsidR="16831801" w:rsidRPr="641A7552">
        <w:rPr>
          <w:rFonts w:ascii="Times New Roman" w:eastAsia="Times New Roman" w:hAnsi="Times New Roman" w:cs="Times New Roman"/>
          <w:sz w:val="24"/>
          <w:szCs w:val="24"/>
        </w:rPr>
        <w:t xml:space="preserve">very statistically significant. Following the EAWR is the </w:t>
      </w:r>
      <w:r w:rsidR="6DCA6FF8" w:rsidRPr="14152743">
        <w:rPr>
          <w:rFonts w:ascii="Times New Roman" w:eastAsia="Times New Roman" w:hAnsi="Times New Roman" w:cs="Times New Roman"/>
          <w:sz w:val="24"/>
          <w:szCs w:val="24"/>
        </w:rPr>
        <w:t>SCA</w:t>
      </w:r>
      <w:r w:rsidR="16831801" w:rsidRPr="641A7552">
        <w:rPr>
          <w:rFonts w:ascii="Times New Roman" w:eastAsia="Times New Roman" w:hAnsi="Times New Roman" w:cs="Times New Roman"/>
          <w:sz w:val="24"/>
          <w:szCs w:val="24"/>
        </w:rPr>
        <w:t xml:space="preserve"> </w:t>
      </w:r>
      <w:r w:rsidR="16831801" w:rsidRPr="641A7552">
        <w:rPr>
          <w:rFonts w:ascii="Times New Roman" w:eastAsia="Times New Roman" w:hAnsi="Times New Roman" w:cs="Times New Roman"/>
          <w:sz w:val="24"/>
          <w:szCs w:val="24"/>
        </w:rPr>
        <w:t xml:space="preserve">with a Pearson value of </w:t>
      </w:r>
      <w:r w:rsidR="0250E8EF" w:rsidRPr="22874AA8">
        <w:rPr>
          <w:rFonts w:ascii="Times New Roman" w:eastAsia="Times New Roman" w:hAnsi="Times New Roman" w:cs="Times New Roman"/>
          <w:sz w:val="24"/>
          <w:szCs w:val="24"/>
        </w:rPr>
        <w:t>–</w:t>
      </w:r>
      <w:r w:rsidR="16831801" w:rsidRPr="641A7552">
        <w:rPr>
          <w:rFonts w:ascii="Times New Roman" w:eastAsia="Times New Roman" w:hAnsi="Times New Roman" w:cs="Times New Roman"/>
          <w:sz w:val="24"/>
          <w:szCs w:val="24"/>
        </w:rPr>
        <w:t>0.</w:t>
      </w:r>
      <w:r w:rsidR="0250E8EF" w:rsidRPr="22874AA8">
        <w:rPr>
          <w:rFonts w:ascii="Times New Roman" w:eastAsia="Times New Roman" w:hAnsi="Times New Roman" w:cs="Times New Roman"/>
          <w:sz w:val="24"/>
          <w:szCs w:val="24"/>
        </w:rPr>
        <w:t>2057.</w:t>
      </w:r>
      <w:r w:rsidR="16831801" w:rsidRPr="641A7552">
        <w:rPr>
          <w:rFonts w:ascii="Times New Roman" w:eastAsia="Times New Roman" w:hAnsi="Times New Roman" w:cs="Times New Roman"/>
          <w:sz w:val="24"/>
          <w:szCs w:val="24"/>
        </w:rPr>
        <w:t xml:space="preserve"> The </w:t>
      </w:r>
      <w:r w:rsidR="10AFBBC2" w:rsidRPr="22874AA8">
        <w:rPr>
          <w:rFonts w:ascii="Times New Roman" w:eastAsia="Times New Roman" w:hAnsi="Times New Roman" w:cs="Times New Roman"/>
          <w:sz w:val="24"/>
          <w:szCs w:val="24"/>
        </w:rPr>
        <w:t>AMO</w:t>
      </w:r>
      <w:r w:rsidR="6679FFAB" w:rsidRPr="22874AA8">
        <w:rPr>
          <w:rFonts w:ascii="Times New Roman" w:eastAsia="Times New Roman" w:hAnsi="Times New Roman" w:cs="Times New Roman"/>
          <w:sz w:val="24"/>
          <w:szCs w:val="24"/>
        </w:rPr>
        <w:t xml:space="preserve">, </w:t>
      </w:r>
      <w:r w:rsidR="6391A0D8" w:rsidRPr="22874AA8">
        <w:rPr>
          <w:rFonts w:ascii="Times New Roman" w:eastAsia="Times New Roman" w:hAnsi="Times New Roman" w:cs="Times New Roman"/>
          <w:sz w:val="24"/>
          <w:szCs w:val="24"/>
        </w:rPr>
        <w:t>PDO</w:t>
      </w:r>
      <w:r w:rsidR="6679FFAB" w:rsidRPr="641A7552">
        <w:rPr>
          <w:rFonts w:ascii="Times New Roman" w:eastAsia="Times New Roman" w:hAnsi="Times New Roman" w:cs="Times New Roman"/>
          <w:sz w:val="24"/>
          <w:szCs w:val="24"/>
        </w:rPr>
        <w:t xml:space="preserve">, and the </w:t>
      </w:r>
      <w:r w:rsidR="4DED11AA" w:rsidRPr="3EC088D2">
        <w:rPr>
          <w:rFonts w:ascii="Times New Roman" w:eastAsia="Times New Roman" w:hAnsi="Times New Roman" w:cs="Times New Roman"/>
          <w:sz w:val="24"/>
          <w:szCs w:val="24"/>
        </w:rPr>
        <w:t>NAO</w:t>
      </w:r>
      <w:r w:rsidR="6679FFAB" w:rsidRPr="641A7552">
        <w:rPr>
          <w:rFonts w:ascii="Times New Roman" w:eastAsia="Times New Roman" w:hAnsi="Times New Roman" w:cs="Times New Roman"/>
          <w:sz w:val="24"/>
          <w:szCs w:val="24"/>
        </w:rPr>
        <w:t xml:space="preserve"> teleconnections </w:t>
      </w:r>
      <w:r w:rsidR="00694381" w:rsidRPr="641A7552">
        <w:rPr>
          <w:rFonts w:ascii="Times New Roman" w:eastAsia="Times New Roman" w:hAnsi="Times New Roman" w:cs="Times New Roman"/>
          <w:sz w:val="24"/>
          <w:szCs w:val="24"/>
        </w:rPr>
        <w:t xml:space="preserve">are </w:t>
      </w:r>
      <w:r w:rsidR="6679FFAB" w:rsidRPr="641A7552">
        <w:rPr>
          <w:rFonts w:ascii="Times New Roman" w:eastAsia="Times New Roman" w:hAnsi="Times New Roman" w:cs="Times New Roman"/>
          <w:sz w:val="24"/>
          <w:szCs w:val="24"/>
        </w:rPr>
        <w:t>all</w:t>
      </w:r>
      <w:r w:rsidR="6679FFAB" w:rsidRPr="641A7552">
        <w:rPr>
          <w:rFonts w:ascii="Times New Roman" w:eastAsia="Times New Roman" w:hAnsi="Times New Roman" w:cs="Times New Roman"/>
          <w:sz w:val="24"/>
          <w:szCs w:val="24"/>
        </w:rPr>
        <w:t xml:space="preserve"> statistically significant, but show </w:t>
      </w:r>
      <w:r w:rsidR="513E483F" w:rsidRPr="1DD71A0D">
        <w:rPr>
          <w:rFonts w:ascii="Times New Roman" w:eastAsia="Times New Roman" w:hAnsi="Times New Roman" w:cs="Times New Roman"/>
          <w:sz w:val="24"/>
          <w:szCs w:val="24"/>
        </w:rPr>
        <w:t>slightly</w:t>
      </w:r>
      <w:r w:rsidR="6679FFAB" w:rsidRPr="1DD71A0D">
        <w:rPr>
          <w:rFonts w:ascii="Times New Roman" w:eastAsia="Times New Roman" w:hAnsi="Times New Roman" w:cs="Times New Roman"/>
          <w:sz w:val="24"/>
          <w:szCs w:val="24"/>
        </w:rPr>
        <w:t xml:space="preserve"> </w:t>
      </w:r>
      <w:r w:rsidR="6679FFAB" w:rsidRPr="641A7552">
        <w:rPr>
          <w:rFonts w:ascii="Times New Roman" w:eastAsia="Times New Roman" w:hAnsi="Times New Roman" w:cs="Times New Roman"/>
          <w:sz w:val="24"/>
          <w:szCs w:val="24"/>
        </w:rPr>
        <w:t xml:space="preserve">weaker correlation strength. </w:t>
      </w:r>
      <w:r w:rsidR="5D65FEA8" w:rsidRPr="641A7552">
        <w:rPr>
          <w:rFonts w:ascii="Times New Roman" w:eastAsia="Times New Roman" w:hAnsi="Times New Roman" w:cs="Times New Roman"/>
          <w:sz w:val="24"/>
          <w:szCs w:val="24"/>
        </w:rPr>
        <w:t xml:space="preserve">The top global teleconnection concerning temperature anomalies is the </w:t>
      </w:r>
      <w:r w:rsidR="5354A5F7" w:rsidRPr="3EC088D2">
        <w:rPr>
          <w:rFonts w:ascii="Times New Roman" w:eastAsia="Times New Roman" w:hAnsi="Times New Roman" w:cs="Times New Roman"/>
          <w:sz w:val="24"/>
          <w:szCs w:val="24"/>
        </w:rPr>
        <w:t>AAM</w:t>
      </w:r>
      <w:r w:rsidR="5D65FEA8" w:rsidRPr="641A7552">
        <w:rPr>
          <w:rFonts w:ascii="Times New Roman" w:eastAsia="Times New Roman" w:hAnsi="Times New Roman" w:cs="Times New Roman"/>
          <w:sz w:val="24"/>
          <w:szCs w:val="24"/>
        </w:rPr>
        <w:t xml:space="preserve"> with a Pearson valu</w:t>
      </w:r>
      <w:r w:rsidR="64363121" w:rsidRPr="641A7552">
        <w:rPr>
          <w:rFonts w:ascii="Times New Roman" w:eastAsia="Times New Roman" w:hAnsi="Times New Roman" w:cs="Times New Roman"/>
          <w:sz w:val="24"/>
          <w:szCs w:val="24"/>
        </w:rPr>
        <w:t>e of -0.</w:t>
      </w:r>
      <w:r w:rsidR="2ED9B2EB" w:rsidRPr="3EC088D2">
        <w:rPr>
          <w:rFonts w:ascii="Times New Roman" w:eastAsia="Times New Roman" w:hAnsi="Times New Roman" w:cs="Times New Roman"/>
          <w:sz w:val="24"/>
          <w:szCs w:val="24"/>
        </w:rPr>
        <w:t>1076</w:t>
      </w:r>
      <w:r w:rsidR="64363121" w:rsidRPr="641A7552">
        <w:rPr>
          <w:rFonts w:ascii="Times New Roman" w:eastAsia="Times New Roman" w:hAnsi="Times New Roman" w:cs="Times New Roman"/>
          <w:sz w:val="24"/>
          <w:szCs w:val="24"/>
        </w:rPr>
        <w:t xml:space="preserve"> </w:t>
      </w:r>
      <w:r w:rsidR="64363121" w:rsidRPr="641A7552">
        <w:rPr>
          <w:rFonts w:ascii="Times New Roman" w:eastAsia="Times New Roman" w:hAnsi="Times New Roman" w:cs="Times New Roman"/>
          <w:sz w:val="24"/>
          <w:szCs w:val="24"/>
        </w:rPr>
        <w:t>being statistically significant.</w:t>
      </w:r>
    </w:p>
    <w:p w14:paraId="45AB30EF" w14:textId="34118C3B" w:rsidR="6AFD9BF4" w:rsidRDefault="008806B7" w:rsidP="2C0D71BC">
      <w:pPr>
        <w:spacing w:line="480" w:lineRule="auto"/>
        <w:jc w:val="center"/>
        <w:rPr>
          <w:rFonts w:ascii="Times New Roman" w:eastAsia="Times New Roman" w:hAnsi="Times New Roman" w:cs="Times New Roman"/>
          <w:sz w:val="24"/>
          <w:szCs w:val="24"/>
        </w:rPr>
      </w:pPr>
      <w:r>
        <w:rPr>
          <w:noProof/>
        </w:rPr>
        <mc:AlternateContent>
          <mc:Choice Requires="wps">
            <w:drawing>
              <wp:anchor distT="0" distB="0" distL="114300" distR="114300" simplePos="0" relativeHeight="251658252" behindDoc="1" locked="0" layoutInCell="1" allowOverlap="1" wp14:anchorId="6BA1B24D" wp14:editId="0F4713E3">
                <wp:simplePos x="0" y="0"/>
                <wp:positionH relativeFrom="margin">
                  <wp:posOffset>0</wp:posOffset>
                </wp:positionH>
                <wp:positionV relativeFrom="paragraph">
                  <wp:posOffset>3863340</wp:posOffset>
                </wp:positionV>
                <wp:extent cx="5943600" cy="635"/>
                <wp:effectExtent l="0" t="0" r="0" b="2540"/>
                <wp:wrapTight wrapText="bothSides">
                  <wp:wrapPolygon edited="0">
                    <wp:start x="0" y="0"/>
                    <wp:lineTo x="0" y="20420"/>
                    <wp:lineTo x="21531" y="20420"/>
                    <wp:lineTo x="21531" y="0"/>
                    <wp:lineTo x="0" y="0"/>
                  </wp:wrapPolygon>
                </wp:wrapTight>
                <wp:docPr id="15387351"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54B21140" w14:textId="33FA019B" w:rsidR="003A296C" w:rsidRPr="008461DE" w:rsidRDefault="00000000" w:rsidP="003A296C">
                            <w:pPr>
                              <w:pStyle w:val="Caption"/>
                              <w:jc w:val="center"/>
                              <w:rPr>
                                <w:rFonts w:ascii="Times New Roman" w:eastAsia="Times New Roman" w:hAnsi="Times New Roman" w:cs="Times New Roman"/>
                                <w:color w:val="auto"/>
                                <w:sz w:val="24"/>
                                <w:szCs w:val="24"/>
                              </w:rPr>
                            </w:pPr>
                            <w:ins w:id="26" w:author="Landon Moeller" w:date="2026-04-27T05:31:00Z" w16du:dateUtc="2026-04-27T10:31:00Z">
                              <w:r w:rsidRPr="008461DE">
                                <w:rPr>
                                  <w:rFonts w:ascii="Times New Roman" w:hAnsi="Times New Roman" w:cs="Times New Roman"/>
                                  <w:color w:val="auto"/>
                                  <w:sz w:val="24"/>
                                  <w:szCs w:val="24"/>
                                </w:rPr>
                                <w:t>F</w:t>
                              </w:r>
                              <w:r w:rsidRPr="008461DE">
                                <w:rPr>
                                  <w:rFonts w:ascii="Times New Roman" w:hAnsi="Times New Roman" w:cs="Times New Roman"/>
                                  <w:color w:val="auto"/>
                                  <w:sz w:val="24"/>
                                  <w:szCs w:val="24"/>
                                </w:rPr>
                                <w:t>i</w:t>
                              </w:r>
                              <w:r w:rsidRPr="008461DE">
                                <w:rPr>
                                  <w:rFonts w:ascii="Times New Roman" w:hAnsi="Times New Roman" w:cs="Times New Roman"/>
                                  <w:color w:val="auto"/>
                                  <w:sz w:val="24"/>
                                  <w:szCs w:val="24"/>
                                </w:rPr>
                                <w:t>g</w:t>
                              </w:r>
                              <w:r w:rsidRPr="008461DE">
                                <w:rPr>
                                  <w:rFonts w:ascii="Times New Roman" w:hAnsi="Times New Roman" w:cs="Times New Roman"/>
                                  <w:color w:val="auto"/>
                                  <w:sz w:val="24"/>
                                  <w:szCs w:val="24"/>
                                </w:rPr>
                                <w:t>u</w:t>
                              </w:r>
                              <w:r w:rsidRPr="008461DE">
                                <w:rPr>
                                  <w:rFonts w:ascii="Times New Roman" w:hAnsi="Times New Roman" w:cs="Times New Roman"/>
                                  <w:color w:val="auto"/>
                                  <w:sz w:val="24"/>
                                  <w:szCs w:val="24"/>
                                </w:rPr>
                                <w:t>r</w:t>
                              </w:r>
                              <w:r w:rsidRPr="008461DE">
                                <w:rPr>
                                  <w:rFonts w:ascii="Times New Roman" w:hAnsi="Times New Roman" w:cs="Times New Roman"/>
                                  <w:color w:val="auto"/>
                                  <w:sz w:val="24"/>
                                  <w:szCs w:val="24"/>
                                </w:rPr>
                                <w:t>e</w:t>
                              </w:r>
                              <w:r w:rsidRPr="008461DE">
                                <w:rPr>
                                  <w:rFonts w:ascii="Times New Roman" w:hAnsi="Times New Roman" w:cs="Times New Roman"/>
                                  <w:color w:val="auto"/>
                                  <w:sz w:val="24"/>
                                  <w:szCs w:val="24"/>
                                </w:rPr>
                                <w:t xml:space="preserve"> </w:t>
                              </w:r>
                              <w:r>
                                <w:rPr>
                                  <w:rFonts w:ascii="Times New Roman" w:hAnsi="Times New Roman" w:cs="Times New Roman"/>
                                  <w:color w:val="auto"/>
                                  <w:sz w:val="24"/>
                                  <w:szCs w:val="24"/>
                                </w:rPr>
                                <w:t>6</w:t>
                              </w:r>
                              <w:r>
                                <w:rPr>
                                  <w:rFonts w:ascii="Times New Roman" w:hAnsi="Times New Roman" w:cs="Times New Roman"/>
                                  <w:color w:val="auto"/>
                                  <w:sz w:val="24"/>
                                  <w:szCs w:val="24"/>
                                </w:rPr>
                                <w:t>.</w:t>
                              </w:r>
                              <w:r w:rsidRPr="008461DE">
                                <w:rPr>
                                  <w:rFonts w:ascii="Times New Roman" w:hAnsi="Times New Roman" w:cs="Times New Roman"/>
                                  <w:color w:val="auto"/>
                                  <w:sz w:val="24"/>
                                  <w:szCs w:val="24"/>
                                </w:rPr>
                                <w:t xml:space="preserve"> </w:t>
                              </w:r>
                            </w:ins>
                            <w:r w:rsidR="003A296C" w:rsidRPr="008461DE">
                              <w:rPr>
                                <w:rFonts w:ascii="Times New Roman" w:hAnsi="Times New Roman" w:cs="Times New Roman"/>
                                <w:color w:val="auto"/>
                                <w:sz w:val="24"/>
                                <w:szCs w:val="24"/>
                              </w:rPr>
                              <w:t xml:space="preserve">Figure </w:t>
                            </w:r>
                            <w:r w:rsidR="00C71CC6">
                              <w:rPr>
                                <w:rFonts w:ascii="Times New Roman" w:hAnsi="Times New Roman" w:cs="Times New Roman"/>
                                <w:color w:val="auto"/>
                                <w:sz w:val="24"/>
                                <w:szCs w:val="24"/>
                              </w:rPr>
                              <w:t>7</w:t>
                            </w:r>
                            <w:r w:rsidR="003A296C">
                              <w:rPr>
                                <w:rFonts w:ascii="Times New Roman" w:hAnsi="Times New Roman" w:cs="Times New Roman"/>
                                <w:color w:val="auto"/>
                                <w:sz w:val="24"/>
                                <w:szCs w:val="24"/>
                              </w:rPr>
                              <w:t>.</w:t>
                            </w:r>
                            <w:r w:rsidR="003A296C" w:rsidRPr="008461DE">
                              <w:rPr>
                                <w:rFonts w:ascii="Times New Roman" w:hAnsi="Times New Roman" w:cs="Times New Roman"/>
                                <w:color w:val="auto"/>
                                <w:sz w:val="24"/>
                                <w:szCs w:val="24"/>
                              </w:rPr>
                              <w:t xml:space="preserve"> </w:t>
                            </w:r>
                            <w:r w:rsidR="003A296C">
                              <w:rPr>
                                <w:rFonts w:ascii="Times New Roman" w:hAnsi="Times New Roman" w:cs="Times New Roman"/>
                                <w:color w:val="auto"/>
                                <w:sz w:val="24"/>
                                <w:szCs w:val="24"/>
                              </w:rPr>
                              <w:t>AO</w:t>
                            </w:r>
                            <w:r w:rsidR="003A296C" w:rsidRPr="008461DE">
                              <w:rPr>
                                <w:rFonts w:ascii="Times New Roman" w:hAnsi="Times New Roman" w:cs="Times New Roman"/>
                                <w:color w:val="auto"/>
                                <w:sz w:val="24"/>
                                <w:szCs w:val="24"/>
                              </w:rPr>
                              <w:t xml:space="preserve"> and </w:t>
                            </w:r>
                            <w:r w:rsidR="003A296C">
                              <w:rPr>
                                <w:rFonts w:ascii="Times New Roman" w:hAnsi="Times New Roman" w:cs="Times New Roman"/>
                                <w:color w:val="auto"/>
                                <w:sz w:val="24"/>
                                <w:szCs w:val="24"/>
                              </w:rPr>
                              <w:t>EA</w:t>
                            </w:r>
                            <w:r w:rsidR="003A296C" w:rsidRPr="008461DE">
                              <w:rPr>
                                <w:rFonts w:ascii="Times New Roman" w:hAnsi="Times New Roman" w:cs="Times New Roman"/>
                                <w:color w:val="auto"/>
                                <w:sz w:val="24"/>
                                <w:szCs w:val="24"/>
                              </w:rPr>
                              <w:t xml:space="preserve"> with </w:t>
                            </w:r>
                            <w:r w:rsidR="003A296C">
                              <w:rPr>
                                <w:rFonts w:ascii="Times New Roman" w:hAnsi="Times New Roman" w:cs="Times New Roman"/>
                                <w:color w:val="auto"/>
                                <w:sz w:val="24"/>
                                <w:szCs w:val="24"/>
                              </w:rPr>
                              <w:t>T2M_Std</w:t>
                            </w:r>
                            <w:r w:rsidR="003A296C" w:rsidRPr="008461DE">
                              <w:rPr>
                                <w:rFonts w:ascii="Times New Roman" w:hAnsi="Times New Roman" w:cs="Times New Roman"/>
                                <w:color w:val="auto"/>
                                <w:sz w:val="24"/>
                                <w:szCs w:val="24"/>
                              </w:rPr>
                              <w:t xml:space="preserve"> in Western Europe across all months.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BA1B24D" id="_x0000_s1029" type="#_x0000_t202" style="position:absolute;left:0;text-align:left;margin-left:0;margin-top:304.2pt;width:468pt;height:.05pt;z-index:-25165822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" stroked="f">
                <v:textbox style="mso-fit-shape-to-text:t" inset="0,0,0,0">
                  <w:txbxContent>
                    <w:p w14:paraId="54B21140" w14:textId="33FA019B" w:rsidR="003A296C" w:rsidRPr="008461DE" w:rsidRDefault="00000000" w:rsidP="003A296C">
                      <w:pPr>
                        <w:pStyle w:val="Caption"/>
                        <w:jc w:val="center"/>
                        <w:rPr>
                          <w:rFonts w:ascii="Times New Roman" w:eastAsia="Times New Roman" w:hAnsi="Times New Roman" w:cs="Times New Roman"/>
                          <w:color w:val="auto"/>
                          <w:sz w:val="24"/>
                          <w:szCs w:val="24"/>
                        </w:rPr>
                      </w:pPr>
                      <w:ins w:id="27" w:author="Landon Moeller" w:date="2026-04-27T05:31:00Z" w16du:dateUtc="2026-04-27T10:31:00Z">
                        <w:r w:rsidRPr="008461DE">
                          <w:rPr>
                            <w:rFonts w:ascii="Times New Roman" w:hAnsi="Times New Roman" w:cs="Times New Roman"/>
                            <w:color w:val="auto"/>
                            <w:sz w:val="24"/>
                            <w:szCs w:val="24"/>
                          </w:rPr>
                          <w:t>F</w:t>
                        </w:r>
                        <w:r w:rsidRPr="008461DE">
                          <w:rPr>
                            <w:rFonts w:ascii="Times New Roman" w:hAnsi="Times New Roman" w:cs="Times New Roman"/>
                            <w:color w:val="auto"/>
                            <w:sz w:val="24"/>
                            <w:szCs w:val="24"/>
                          </w:rPr>
                          <w:t>i</w:t>
                        </w:r>
                        <w:r w:rsidRPr="008461DE">
                          <w:rPr>
                            <w:rFonts w:ascii="Times New Roman" w:hAnsi="Times New Roman" w:cs="Times New Roman"/>
                            <w:color w:val="auto"/>
                            <w:sz w:val="24"/>
                            <w:szCs w:val="24"/>
                          </w:rPr>
                          <w:t>g</w:t>
                        </w:r>
                        <w:r w:rsidRPr="008461DE">
                          <w:rPr>
                            <w:rFonts w:ascii="Times New Roman" w:hAnsi="Times New Roman" w:cs="Times New Roman"/>
                            <w:color w:val="auto"/>
                            <w:sz w:val="24"/>
                            <w:szCs w:val="24"/>
                          </w:rPr>
                          <w:t>u</w:t>
                        </w:r>
                        <w:r w:rsidRPr="008461DE">
                          <w:rPr>
                            <w:rFonts w:ascii="Times New Roman" w:hAnsi="Times New Roman" w:cs="Times New Roman"/>
                            <w:color w:val="auto"/>
                            <w:sz w:val="24"/>
                            <w:szCs w:val="24"/>
                          </w:rPr>
                          <w:t>r</w:t>
                        </w:r>
                        <w:r w:rsidRPr="008461DE">
                          <w:rPr>
                            <w:rFonts w:ascii="Times New Roman" w:hAnsi="Times New Roman" w:cs="Times New Roman"/>
                            <w:color w:val="auto"/>
                            <w:sz w:val="24"/>
                            <w:szCs w:val="24"/>
                          </w:rPr>
                          <w:t>e</w:t>
                        </w:r>
                        <w:r w:rsidRPr="008461DE">
                          <w:rPr>
                            <w:rFonts w:ascii="Times New Roman" w:hAnsi="Times New Roman" w:cs="Times New Roman"/>
                            <w:color w:val="auto"/>
                            <w:sz w:val="24"/>
                            <w:szCs w:val="24"/>
                          </w:rPr>
                          <w:t xml:space="preserve"> </w:t>
                        </w:r>
                        <w:r>
                          <w:rPr>
                            <w:rFonts w:ascii="Times New Roman" w:hAnsi="Times New Roman" w:cs="Times New Roman"/>
                            <w:color w:val="auto"/>
                            <w:sz w:val="24"/>
                            <w:szCs w:val="24"/>
                          </w:rPr>
                          <w:t>6</w:t>
                        </w:r>
                        <w:r>
                          <w:rPr>
                            <w:rFonts w:ascii="Times New Roman" w:hAnsi="Times New Roman" w:cs="Times New Roman"/>
                            <w:color w:val="auto"/>
                            <w:sz w:val="24"/>
                            <w:szCs w:val="24"/>
                          </w:rPr>
                          <w:t>.</w:t>
                        </w:r>
                        <w:r w:rsidRPr="008461DE">
                          <w:rPr>
                            <w:rFonts w:ascii="Times New Roman" w:hAnsi="Times New Roman" w:cs="Times New Roman"/>
                            <w:color w:val="auto"/>
                            <w:sz w:val="24"/>
                            <w:szCs w:val="24"/>
                          </w:rPr>
                          <w:t xml:space="preserve"> </w:t>
                        </w:r>
                      </w:ins>
                      <w:r w:rsidR="003A296C" w:rsidRPr="008461DE">
                        <w:rPr>
                          <w:rFonts w:ascii="Times New Roman" w:hAnsi="Times New Roman" w:cs="Times New Roman"/>
                          <w:color w:val="auto"/>
                          <w:sz w:val="24"/>
                          <w:szCs w:val="24"/>
                        </w:rPr>
                        <w:t xml:space="preserve">Figure </w:t>
                      </w:r>
                      <w:r w:rsidR="00C71CC6">
                        <w:rPr>
                          <w:rFonts w:ascii="Times New Roman" w:hAnsi="Times New Roman" w:cs="Times New Roman"/>
                          <w:color w:val="auto"/>
                          <w:sz w:val="24"/>
                          <w:szCs w:val="24"/>
                        </w:rPr>
                        <w:t>7</w:t>
                      </w:r>
                      <w:r w:rsidR="003A296C">
                        <w:rPr>
                          <w:rFonts w:ascii="Times New Roman" w:hAnsi="Times New Roman" w:cs="Times New Roman"/>
                          <w:color w:val="auto"/>
                          <w:sz w:val="24"/>
                          <w:szCs w:val="24"/>
                        </w:rPr>
                        <w:t>.</w:t>
                      </w:r>
                      <w:r w:rsidR="003A296C" w:rsidRPr="008461DE">
                        <w:rPr>
                          <w:rFonts w:ascii="Times New Roman" w:hAnsi="Times New Roman" w:cs="Times New Roman"/>
                          <w:color w:val="auto"/>
                          <w:sz w:val="24"/>
                          <w:szCs w:val="24"/>
                        </w:rPr>
                        <w:t xml:space="preserve"> </w:t>
                      </w:r>
                      <w:r w:rsidR="003A296C">
                        <w:rPr>
                          <w:rFonts w:ascii="Times New Roman" w:hAnsi="Times New Roman" w:cs="Times New Roman"/>
                          <w:color w:val="auto"/>
                          <w:sz w:val="24"/>
                          <w:szCs w:val="24"/>
                        </w:rPr>
                        <w:t>AO</w:t>
                      </w:r>
                      <w:r w:rsidR="003A296C" w:rsidRPr="008461DE">
                        <w:rPr>
                          <w:rFonts w:ascii="Times New Roman" w:hAnsi="Times New Roman" w:cs="Times New Roman"/>
                          <w:color w:val="auto"/>
                          <w:sz w:val="24"/>
                          <w:szCs w:val="24"/>
                        </w:rPr>
                        <w:t xml:space="preserve"> and </w:t>
                      </w:r>
                      <w:r w:rsidR="003A296C">
                        <w:rPr>
                          <w:rFonts w:ascii="Times New Roman" w:hAnsi="Times New Roman" w:cs="Times New Roman"/>
                          <w:color w:val="auto"/>
                          <w:sz w:val="24"/>
                          <w:szCs w:val="24"/>
                        </w:rPr>
                        <w:t>EA</w:t>
                      </w:r>
                      <w:r w:rsidR="003A296C" w:rsidRPr="008461DE">
                        <w:rPr>
                          <w:rFonts w:ascii="Times New Roman" w:hAnsi="Times New Roman" w:cs="Times New Roman"/>
                          <w:color w:val="auto"/>
                          <w:sz w:val="24"/>
                          <w:szCs w:val="24"/>
                        </w:rPr>
                        <w:t xml:space="preserve"> with </w:t>
                      </w:r>
                      <w:r w:rsidR="003A296C">
                        <w:rPr>
                          <w:rFonts w:ascii="Times New Roman" w:hAnsi="Times New Roman" w:cs="Times New Roman"/>
                          <w:color w:val="auto"/>
                          <w:sz w:val="24"/>
                          <w:szCs w:val="24"/>
                        </w:rPr>
                        <w:t>T2M_Std</w:t>
                      </w:r>
                      <w:r w:rsidR="003A296C" w:rsidRPr="008461DE">
                        <w:rPr>
                          <w:rFonts w:ascii="Times New Roman" w:hAnsi="Times New Roman" w:cs="Times New Roman"/>
                          <w:color w:val="auto"/>
                          <w:sz w:val="24"/>
                          <w:szCs w:val="24"/>
                        </w:rPr>
                        <w:t xml:space="preserve"> in Western Europe across all months.</w:t>
                      </w:r>
                    </w:p>
                  </w:txbxContent>
                </v:textbox>
                <w10:wrap type="tight" anchorx="margin"/>
              </v:shape>
            </w:pict>
          </mc:Fallback>
        </mc:AlternateContent>
      </w:r>
      <w:r w:rsidR="64363121" w:rsidRPr="2C0D71BC">
        <w:rPr>
          <w:rFonts w:ascii="Times New Roman" w:eastAsia="Times New Roman" w:hAnsi="Times New Roman" w:cs="Times New Roman"/>
          <w:sz w:val="24"/>
          <w:szCs w:val="24"/>
        </w:rPr>
        <w:t xml:space="preserve"> </w:t>
      </w:r>
      <w:r w:rsidR="049CBF8F">
        <w:rPr>
          <w:noProof/>
        </w:rPr>
        <w:drawing>
          <wp:inline distT="0" distB="0" distL="0" distR="0" wp14:anchorId="631BE144" wp14:editId="08932AC4">
            <wp:extent cx="5118930" cy="3847075"/>
            <wp:effectExtent l="0" t="0" r="5715" b="1270"/>
            <wp:docPr id="44311590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419627" name="Picture 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125220" cy="3851802"/>
                    </a:xfrm>
                    <a:prstGeom prst="rect">
                      <a:avLst/>
                    </a:prstGeom>
                  </pic:spPr>
                </pic:pic>
              </a:graphicData>
            </a:graphic>
          </wp:inline>
        </w:drawing>
      </w:r>
    </w:p>
    <w:p w14:paraId="06BEC87F" w14:textId="2EFDC465" w:rsidR="00914836" w:rsidRDefault="00657CD6" w:rsidP="00657CD6">
      <w:pPr>
        <w:spacing w:line="480" w:lineRule="auto"/>
        <w:ind w:firstLine="720"/>
        <w:rPr>
          <w:rFonts w:ascii="Times New Roman" w:eastAsia="Times New Roman" w:hAnsi="Times New Roman" w:cs="Times New Roman"/>
          <w:sz w:val="24"/>
          <w:szCs w:val="24"/>
        </w:rPr>
      </w:pPr>
      <w:r w:rsidRPr="00657CD6">
        <w:rPr>
          <w:rFonts w:ascii="Times New Roman" w:eastAsia="Times New Roman" w:hAnsi="Times New Roman" w:cs="Times New Roman"/>
          <w:sz w:val="24"/>
          <w:szCs w:val="24"/>
        </w:rPr>
        <w:lastRenderedPageBreak/>
        <w:t xml:space="preserve">The dominant teleconnection within the Northern Hemisphere </w:t>
      </w:r>
      <w:r w:rsidR="166F9502" w:rsidRPr="588EA61B">
        <w:rPr>
          <w:rFonts w:ascii="Times New Roman" w:eastAsia="Times New Roman" w:hAnsi="Times New Roman" w:cs="Times New Roman"/>
          <w:sz w:val="24"/>
          <w:szCs w:val="24"/>
        </w:rPr>
        <w:t xml:space="preserve">correlated to precipitation </w:t>
      </w:r>
      <w:commentRangeStart w:id="28"/>
      <w:r w:rsidR="0E9E2ED7" w:rsidRPr="09EEB746">
        <w:rPr>
          <w:rFonts w:ascii="Times New Roman" w:eastAsia="Times New Roman" w:hAnsi="Times New Roman" w:cs="Times New Roman"/>
          <w:sz w:val="24"/>
          <w:szCs w:val="24"/>
        </w:rPr>
        <w:t>in Western Europe</w:t>
      </w:r>
      <w:r w:rsidR="1A1816F3" w:rsidRPr="09EEB746">
        <w:rPr>
          <w:rFonts w:ascii="Times New Roman" w:eastAsia="Times New Roman" w:hAnsi="Times New Roman" w:cs="Times New Roman"/>
          <w:sz w:val="24"/>
          <w:szCs w:val="24"/>
        </w:rPr>
        <w:t xml:space="preserve"> </w:t>
      </w:r>
      <w:r w:rsidR="1A1816F3" w:rsidRPr="21CC6CEF">
        <w:rPr>
          <w:rFonts w:ascii="Times New Roman" w:eastAsia="Times New Roman" w:hAnsi="Times New Roman" w:cs="Times New Roman"/>
          <w:sz w:val="24"/>
          <w:szCs w:val="24"/>
        </w:rPr>
        <w:t xml:space="preserve">is the Arctic Oscillation (AO) </w:t>
      </w:r>
      <w:r w:rsidR="1A1816F3" w:rsidRPr="1827C920">
        <w:rPr>
          <w:rFonts w:ascii="Times New Roman" w:eastAsia="Times New Roman" w:hAnsi="Times New Roman" w:cs="Times New Roman"/>
          <w:sz w:val="24"/>
          <w:szCs w:val="24"/>
        </w:rPr>
        <w:t>with a Pearson value of –0.</w:t>
      </w:r>
      <w:r w:rsidR="4D19D3E4" w:rsidRPr="1827C920">
        <w:rPr>
          <w:rFonts w:ascii="Times New Roman" w:eastAsia="Times New Roman" w:hAnsi="Times New Roman" w:cs="Times New Roman"/>
          <w:sz w:val="24"/>
          <w:szCs w:val="24"/>
        </w:rPr>
        <w:t>2906</w:t>
      </w:r>
      <w:r w:rsidR="1A1816F3" w:rsidRPr="1827C920">
        <w:rPr>
          <w:rFonts w:ascii="Times New Roman" w:eastAsia="Times New Roman" w:hAnsi="Times New Roman" w:cs="Times New Roman"/>
          <w:sz w:val="24"/>
          <w:szCs w:val="24"/>
        </w:rPr>
        <w:t xml:space="preserve">, </w:t>
      </w:r>
      <w:r w:rsidR="25AE1318" w:rsidRPr="1827C920">
        <w:rPr>
          <w:rFonts w:ascii="Times New Roman" w:eastAsia="Times New Roman" w:hAnsi="Times New Roman" w:cs="Times New Roman"/>
          <w:sz w:val="24"/>
          <w:szCs w:val="24"/>
        </w:rPr>
        <w:t xml:space="preserve">weak </w:t>
      </w:r>
      <w:commentRangeEnd w:id="28"/>
      <w:r w:rsidR="1A1816F3" w:rsidRPr="1A01D50C">
        <w:rPr>
          <w:rStyle w:val="CommentReference"/>
          <w:rFonts w:ascii="Times New Roman" w:eastAsia="Times New Roman" w:hAnsi="Times New Roman" w:cs="Times New Roman"/>
          <w:sz w:val="24"/>
          <w:szCs w:val="24"/>
        </w:rPr>
        <w:commentReference w:id="28"/>
      </w:r>
      <w:r w:rsidR="05020233" w:rsidRPr="1A01D50C">
        <w:rPr>
          <w:rFonts w:ascii="Times New Roman" w:eastAsia="Times New Roman" w:hAnsi="Times New Roman" w:cs="Times New Roman"/>
          <w:sz w:val="24"/>
          <w:szCs w:val="24"/>
        </w:rPr>
        <w:t>correlation strength, and is</w:t>
      </w:r>
      <w:r w:rsidR="5208FCC9" w:rsidRPr="1A01D50C">
        <w:rPr>
          <w:rFonts w:ascii="Times New Roman" w:eastAsia="Times New Roman" w:hAnsi="Times New Roman" w:cs="Times New Roman"/>
          <w:sz w:val="24"/>
          <w:szCs w:val="24"/>
        </w:rPr>
        <w:t xml:space="preserve"> </w:t>
      </w:r>
      <w:r w:rsidR="3783F824" w:rsidRPr="1A01D50C">
        <w:rPr>
          <w:rFonts w:ascii="Times New Roman" w:eastAsia="Times New Roman" w:hAnsi="Times New Roman" w:cs="Times New Roman"/>
          <w:sz w:val="24"/>
          <w:szCs w:val="24"/>
        </w:rPr>
        <w:t xml:space="preserve">very </w:t>
      </w:r>
      <w:r w:rsidR="5208FCC9" w:rsidRPr="3C9FE27D">
        <w:rPr>
          <w:rFonts w:ascii="Times New Roman" w:eastAsia="Times New Roman" w:hAnsi="Times New Roman" w:cs="Times New Roman"/>
          <w:sz w:val="24"/>
          <w:szCs w:val="24"/>
        </w:rPr>
        <w:t>sta</w:t>
      </w:r>
      <w:r w:rsidR="00B06B5B" w:rsidRPr="3C9FE27D">
        <w:rPr>
          <w:rFonts w:ascii="Times New Roman" w:eastAsia="Times New Roman" w:hAnsi="Times New Roman" w:cs="Times New Roman"/>
          <w:sz w:val="24"/>
          <w:szCs w:val="24"/>
        </w:rPr>
        <w:t>t</w:t>
      </w:r>
      <w:r w:rsidR="5208FCC9" w:rsidRPr="3C9FE27D">
        <w:rPr>
          <w:rFonts w:ascii="Times New Roman" w:eastAsia="Times New Roman" w:hAnsi="Times New Roman" w:cs="Times New Roman"/>
          <w:sz w:val="24"/>
          <w:szCs w:val="24"/>
        </w:rPr>
        <w:t>i</w:t>
      </w:r>
      <w:r w:rsidR="3ADACD4D" w:rsidRPr="3C9FE27D">
        <w:rPr>
          <w:rFonts w:ascii="Times New Roman" w:eastAsia="Times New Roman" w:hAnsi="Times New Roman" w:cs="Times New Roman"/>
          <w:sz w:val="24"/>
          <w:szCs w:val="24"/>
        </w:rPr>
        <w:t>sti</w:t>
      </w:r>
      <w:r w:rsidR="5208FCC9" w:rsidRPr="3C9FE27D">
        <w:rPr>
          <w:rFonts w:ascii="Times New Roman" w:eastAsia="Times New Roman" w:hAnsi="Times New Roman" w:cs="Times New Roman"/>
          <w:sz w:val="24"/>
          <w:szCs w:val="24"/>
        </w:rPr>
        <w:t>cally</w:t>
      </w:r>
      <w:r w:rsidR="5208FCC9" w:rsidRPr="1A01D50C">
        <w:rPr>
          <w:rFonts w:ascii="Times New Roman" w:eastAsia="Times New Roman" w:hAnsi="Times New Roman" w:cs="Times New Roman"/>
          <w:sz w:val="24"/>
          <w:szCs w:val="24"/>
        </w:rPr>
        <w:t xml:space="preserve"> </w:t>
      </w:r>
      <w:r w:rsidR="620C6949" w:rsidRPr="1A01D50C">
        <w:rPr>
          <w:rFonts w:ascii="Times New Roman" w:eastAsia="Times New Roman" w:hAnsi="Times New Roman" w:cs="Times New Roman"/>
          <w:sz w:val="24"/>
          <w:szCs w:val="24"/>
        </w:rPr>
        <w:t>significant</w:t>
      </w:r>
      <w:r w:rsidR="1A1816F3" w:rsidRPr="21CC6CEF">
        <w:rPr>
          <w:rFonts w:ascii="Times New Roman" w:eastAsia="Times New Roman" w:hAnsi="Times New Roman" w:cs="Times New Roman"/>
          <w:sz w:val="24"/>
          <w:szCs w:val="24"/>
        </w:rPr>
        <w:t xml:space="preserve">. </w:t>
      </w:r>
      <w:r w:rsidR="4624EA72" w:rsidRPr="4646B4B4">
        <w:rPr>
          <w:rFonts w:ascii="Times New Roman" w:eastAsia="Times New Roman" w:hAnsi="Times New Roman" w:cs="Times New Roman"/>
          <w:sz w:val="24"/>
          <w:szCs w:val="24"/>
        </w:rPr>
        <w:t>After the AO, the SCA, NAO,</w:t>
      </w:r>
      <w:r w:rsidR="4624EA72" w:rsidRPr="744DA8C3">
        <w:rPr>
          <w:rFonts w:ascii="Times New Roman" w:eastAsia="Times New Roman" w:hAnsi="Times New Roman" w:cs="Times New Roman"/>
          <w:sz w:val="24"/>
          <w:szCs w:val="24"/>
        </w:rPr>
        <w:t xml:space="preserve"> </w:t>
      </w:r>
      <w:r w:rsidR="6236EEA1" w:rsidRPr="744DA8C3">
        <w:rPr>
          <w:rFonts w:ascii="Times New Roman" w:eastAsia="Times New Roman" w:hAnsi="Times New Roman" w:cs="Times New Roman"/>
          <w:sz w:val="24"/>
          <w:szCs w:val="24"/>
        </w:rPr>
        <w:t>EA</w:t>
      </w:r>
      <w:r w:rsidR="4624EA72" w:rsidRPr="0205B93E">
        <w:rPr>
          <w:rFonts w:ascii="Times New Roman" w:eastAsia="Times New Roman" w:hAnsi="Times New Roman" w:cs="Times New Roman"/>
          <w:sz w:val="24"/>
          <w:szCs w:val="24"/>
        </w:rPr>
        <w:t>,</w:t>
      </w:r>
      <w:r w:rsidR="4624EA72" w:rsidRPr="4646B4B4">
        <w:rPr>
          <w:rFonts w:ascii="Times New Roman" w:eastAsia="Times New Roman" w:hAnsi="Times New Roman" w:cs="Times New Roman"/>
          <w:sz w:val="24"/>
          <w:szCs w:val="24"/>
        </w:rPr>
        <w:t xml:space="preserve"> and EAWR </w:t>
      </w:r>
      <w:r w:rsidR="0BA5722C" w:rsidRPr="65DAB832">
        <w:rPr>
          <w:rFonts w:ascii="Times New Roman" w:eastAsia="Times New Roman" w:hAnsi="Times New Roman" w:cs="Times New Roman"/>
          <w:sz w:val="24"/>
          <w:szCs w:val="24"/>
        </w:rPr>
        <w:t xml:space="preserve">complete the top five most influential teleconnections for </w:t>
      </w:r>
      <w:r w:rsidR="0BA5722C" w:rsidRPr="09EEB746">
        <w:rPr>
          <w:rFonts w:ascii="Times New Roman" w:eastAsia="Times New Roman" w:hAnsi="Times New Roman" w:cs="Times New Roman"/>
          <w:sz w:val="24"/>
          <w:szCs w:val="24"/>
        </w:rPr>
        <w:t>Western Europe</w:t>
      </w:r>
      <w:r w:rsidR="0BA5722C" w:rsidRPr="65DAB832">
        <w:rPr>
          <w:rFonts w:ascii="Times New Roman" w:eastAsia="Times New Roman" w:hAnsi="Times New Roman" w:cs="Times New Roman"/>
          <w:sz w:val="24"/>
          <w:szCs w:val="24"/>
        </w:rPr>
        <w:t xml:space="preserve"> and </w:t>
      </w:r>
      <w:r w:rsidR="4624EA72" w:rsidRPr="4646B4B4">
        <w:rPr>
          <w:rFonts w:ascii="Times New Roman" w:eastAsia="Times New Roman" w:hAnsi="Times New Roman" w:cs="Times New Roman"/>
          <w:sz w:val="24"/>
          <w:szCs w:val="24"/>
        </w:rPr>
        <w:t xml:space="preserve">are </w:t>
      </w:r>
      <w:r w:rsidR="1614777E" w:rsidRPr="4646B4B4">
        <w:rPr>
          <w:rFonts w:ascii="Times New Roman" w:eastAsia="Times New Roman" w:hAnsi="Times New Roman" w:cs="Times New Roman"/>
          <w:sz w:val="24"/>
          <w:szCs w:val="24"/>
        </w:rPr>
        <w:t xml:space="preserve">all </w:t>
      </w:r>
      <w:r w:rsidR="4624EA72" w:rsidRPr="4646B4B4">
        <w:rPr>
          <w:rFonts w:ascii="Times New Roman" w:eastAsia="Times New Roman" w:hAnsi="Times New Roman" w:cs="Times New Roman"/>
          <w:sz w:val="24"/>
          <w:szCs w:val="24"/>
        </w:rPr>
        <w:t xml:space="preserve">very statistically significant. </w:t>
      </w:r>
      <w:r w:rsidR="3C439578" w:rsidRPr="065B58C6">
        <w:rPr>
          <w:rFonts w:ascii="Times New Roman" w:eastAsia="Times New Roman" w:hAnsi="Times New Roman" w:cs="Times New Roman"/>
          <w:sz w:val="24"/>
          <w:szCs w:val="24"/>
        </w:rPr>
        <w:t>The most impactful global teleconnection is</w:t>
      </w:r>
      <w:r w:rsidR="5B003D9F" w:rsidRPr="7B52A289">
        <w:rPr>
          <w:rFonts w:ascii="Times New Roman" w:eastAsia="Times New Roman" w:hAnsi="Times New Roman" w:cs="Times New Roman"/>
          <w:sz w:val="24"/>
          <w:szCs w:val="24"/>
        </w:rPr>
        <w:t xml:space="preserve"> </w:t>
      </w:r>
      <w:r w:rsidR="1A140FFB" w:rsidRPr="7B52A289">
        <w:rPr>
          <w:rFonts w:ascii="Times New Roman" w:eastAsia="Times New Roman" w:hAnsi="Times New Roman" w:cs="Times New Roman"/>
          <w:sz w:val="24"/>
          <w:szCs w:val="24"/>
        </w:rPr>
        <w:t>th</w:t>
      </w:r>
      <w:r w:rsidR="62E66AF6" w:rsidRPr="7B52A289">
        <w:rPr>
          <w:rFonts w:ascii="Times New Roman" w:eastAsia="Times New Roman" w:hAnsi="Times New Roman" w:cs="Times New Roman"/>
          <w:sz w:val="24"/>
          <w:szCs w:val="24"/>
        </w:rPr>
        <w:t xml:space="preserve">e </w:t>
      </w:r>
      <w:r w:rsidR="4CFA0347" w:rsidRPr="065B58C6">
        <w:rPr>
          <w:rFonts w:ascii="Times New Roman" w:eastAsia="Times New Roman" w:hAnsi="Times New Roman" w:cs="Times New Roman"/>
          <w:sz w:val="24"/>
          <w:szCs w:val="24"/>
        </w:rPr>
        <w:t>IPO with a Pearson value of 0.12</w:t>
      </w:r>
      <w:r w:rsidR="5DD6DE03" w:rsidRPr="065B58C6">
        <w:rPr>
          <w:rFonts w:ascii="Times New Roman" w:eastAsia="Times New Roman" w:hAnsi="Times New Roman" w:cs="Times New Roman"/>
          <w:sz w:val="24"/>
          <w:szCs w:val="24"/>
        </w:rPr>
        <w:t>67</w:t>
      </w:r>
      <w:r w:rsidR="4B2A62D6" w:rsidRPr="588EA61B">
        <w:rPr>
          <w:rFonts w:ascii="Times New Roman" w:eastAsia="Times New Roman" w:hAnsi="Times New Roman" w:cs="Times New Roman"/>
          <w:sz w:val="24"/>
          <w:szCs w:val="24"/>
        </w:rPr>
        <w:t xml:space="preserve"> and is very statistically significant</w:t>
      </w:r>
      <w:r w:rsidR="40E8104E" w:rsidRPr="588EA61B">
        <w:rPr>
          <w:rFonts w:ascii="Times New Roman" w:eastAsia="Times New Roman" w:hAnsi="Times New Roman" w:cs="Times New Roman"/>
          <w:sz w:val="24"/>
          <w:szCs w:val="24"/>
        </w:rPr>
        <w:t>.</w:t>
      </w:r>
      <w:r w:rsidR="4CFA0347" w:rsidRPr="065B58C6">
        <w:rPr>
          <w:rFonts w:ascii="Times New Roman" w:eastAsia="Times New Roman" w:hAnsi="Times New Roman" w:cs="Times New Roman"/>
          <w:sz w:val="24"/>
          <w:szCs w:val="24"/>
        </w:rPr>
        <w:t xml:space="preserve"> </w:t>
      </w:r>
      <w:r w:rsidR="4CFA0347" w:rsidRPr="484C6528">
        <w:rPr>
          <w:rFonts w:ascii="Times New Roman" w:eastAsia="Times New Roman" w:hAnsi="Times New Roman" w:cs="Times New Roman"/>
          <w:sz w:val="24"/>
          <w:szCs w:val="24"/>
        </w:rPr>
        <w:t>In addition to the top five most impactful teleconnections, Western</w:t>
      </w:r>
      <w:r w:rsidR="00EA30C4">
        <w:rPr>
          <w:rFonts w:ascii="Times New Roman" w:eastAsia="Times New Roman" w:hAnsi="Times New Roman" w:cs="Times New Roman"/>
          <w:sz w:val="24"/>
          <w:szCs w:val="24"/>
        </w:rPr>
        <w:t xml:space="preserve"> </w:t>
      </w:r>
      <w:r w:rsidR="582EEB96" w:rsidRPr="7C48007B">
        <w:rPr>
          <w:rFonts w:ascii="Times New Roman" w:eastAsia="Times New Roman" w:hAnsi="Times New Roman" w:cs="Times New Roman"/>
          <w:sz w:val="24"/>
          <w:szCs w:val="24"/>
        </w:rPr>
        <w:t>Europe</w:t>
      </w:r>
      <w:r w:rsidR="4CFA0347" w:rsidRPr="484C6528">
        <w:rPr>
          <w:rFonts w:ascii="Times New Roman" w:eastAsia="Times New Roman" w:hAnsi="Times New Roman" w:cs="Times New Roman"/>
          <w:sz w:val="24"/>
          <w:szCs w:val="24"/>
        </w:rPr>
        <w:t xml:space="preserve"> is influenced by the PDO,</w:t>
      </w:r>
      <w:r w:rsidR="5922AF7A" w:rsidRPr="484C6528">
        <w:rPr>
          <w:rFonts w:ascii="Times New Roman" w:eastAsia="Times New Roman" w:hAnsi="Times New Roman" w:cs="Times New Roman"/>
          <w:sz w:val="24"/>
          <w:szCs w:val="24"/>
        </w:rPr>
        <w:t xml:space="preserve"> EPNP</w:t>
      </w:r>
      <w:r w:rsidR="4CFA0347" w:rsidRPr="484C6528">
        <w:rPr>
          <w:rFonts w:ascii="Times New Roman" w:eastAsia="Times New Roman" w:hAnsi="Times New Roman" w:cs="Times New Roman"/>
          <w:sz w:val="24"/>
          <w:szCs w:val="24"/>
        </w:rPr>
        <w:t xml:space="preserve"> ADI</w:t>
      </w:r>
      <w:r w:rsidR="4CFA0347" w:rsidRPr="477D85DE">
        <w:rPr>
          <w:rFonts w:ascii="Times New Roman" w:eastAsia="Times New Roman" w:hAnsi="Times New Roman" w:cs="Times New Roman"/>
          <w:sz w:val="24"/>
          <w:szCs w:val="24"/>
        </w:rPr>
        <w:t>,</w:t>
      </w:r>
      <w:r w:rsidR="4CFA0347" w:rsidRPr="484C6528">
        <w:rPr>
          <w:rFonts w:ascii="Times New Roman" w:eastAsia="Times New Roman" w:hAnsi="Times New Roman" w:cs="Times New Roman"/>
          <w:sz w:val="24"/>
          <w:szCs w:val="24"/>
        </w:rPr>
        <w:t xml:space="preserve"> NOI</w:t>
      </w:r>
      <w:r w:rsidR="7B251D6C" w:rsidRPr="69E34200">
        <w:rPr>
          <w:rFonts w:ascii="Times New Roman" w:eastAsia="Times New Roman" w:hAnsi="Times New Roman" w:cs="Times New Roman"/>
          <w:sz w:val="24"/>
          <w:szCs w:val="24"/>
        </w:rPr>
        <w:t>,</w:t>
      </w:r>
      <w:r w:rsidR="30A778E8" w:rsidRPr="7C48007B">
        <w:rPr>
          <w:rFonts w:ascii="Times New Roman" w:eastAsia="Times New Roman" w:hAnsi="Times New Roman" w:cs="Times New Roman"/>
          <w:sz w:val="24"/>
          <w:szCs w:val="24"/>
        </w:rPr>
        <w:t xml:space="preserve"> and</w:t>
      </w:r>
      <w:r w:rsidR="4CFA0347" w:rsidRPr="484C6528">
        <w:rPr>
          <w:rFonts w:ascii="Times New Roman" w:eastAsia="Times New Roman" w:hAnsi="Times New Roman" w:cs="Times New Roman"/>
          <w:sz w:val="24"/>
          <w:szCs w:val="24"/>
        </w:rPr>
        <w:t xml:space="preserve"> AMO</w:t>
      </w:r>
      <w:r w:rsidR="1AEEEF34" w:rsidRPr="1078E986">
        <w:rPr>
          <w:rFonts w:ascii="Times New Roman" w:eastAsia="Times New Roman" w:hAnsi="Times New Roman" w:cs="Times New Roman"/>
          <w:sz w:val="24"/>
          <w:szCs w:val="24"/>
        </w:rPr>
        <w:t>,</w:t>
      </w:r>
      <w:r w:rsidR="79CDDB95" w:rsidRPr="7C48007B">
        <w:rPr>
          <w:rFonts w:ascii="Times New Roman" w:eastAsia="Times New Roman" w:hAnsi="Times New Roman" w:cs="Times New Roman"/>
          <w:sz w:val="24"/>
          <w:szCs w:val="24"/>
        </w:rPr>
        <w:t xml:space="preserve"> which are all very statistically significant</w:t>
      </w:r>
      <w:r w:rsidR="4CFA0347" w:rsidRPr="7C48007B">
        <w:rPr>
          <w:rFonts w:ascii="Times New Roman" w:eastAsia="Times New Roman" w:hAnsi="Times New Roman" w:cs="Times New Roman"/>
          <w:sz w:val="24"/>
          <w:szCs w:val="24"/>
        </w:rPr>
        <w:t>,</w:t>
      </w:r>
      <w:r w:rsidR="79B66A7D" w:rsidRPr="7C48007B">
        <w:rPr>
          <w:rFonts w:ascii="Times New Roman" w:eastAsia="Times New Roman" w:hAnsi="Times New Roman" w:cs="Times New Roman"/>
          <w:sz w:val="24"/>
          <w:szCs w:val="24"/>
        </w:rPr>
        <w:t xml:space="preserve"> and</w:t>
      </w:r>
      <w:r w:rsidR="4CFA0347" w:rsidRPr="484C6528">
        <w:rPr>
          <w:rFonts w:ascii="Times New Roman" w:eastAsia="Times New Roman" w:hAnsi="Times New Roman" w:cs="Times New Roman"/>
          <w:sz w:val="24"/>
          <w:szCs w:val="24"/>
        </w:rPr>
        <w:t xml:space="preserve"> EPO</w:t>
      </w:r>
      <w:r w:rsidR="4CFA0347" w:rsidRPr="464506AE">
        <w:rPr>
          <w:rFonts w:ascii="Times New Roman" w:eastAsia="Times New Roman" w:hAnsi="Times New Roman" w:cs="Times New Roman"/>
          <w:sz w:val="24"/>
          <w:szCs w:val="24"/>
        </w:rPr>
        <w:t>,</w:t>
      </w:r>
      <w:r w:rsidR="4CFA0347" w:rsidRPr="484C6528">
        <w:rPr>
          <w:rFonts w:ascii="Times New Roman" w:eastAsia="Times New Roman" w:hAnsi="Times New Roman" w:cs="Times New Roman"/>
          <w:sz w:val="24"/>
          <w:szCs w:val="24"/>
        </w:rPr>
        <w:t xml:space="preserve"> and WPO</w:t>
      </w:r>
      <w:r w:rsidR="48755A8F" w:rsidRPr="7C48007B">
        <w:rPr>
          <w:rFonts w:ascii="Times New Roman" w:eastAsia="Times New Roman" w:hAnsi="Times New Roman" w:cs="Times New Roman"/>
          <w:sz w:val="24"/>
          <w:szCs w:val="24"/>
        </w:rPr>
        <w:t>, which are all statistically significant</w:t>
      </w:r>
      <w:r w:rsidR="1B153C97" w:rsidRPr="484C6528">
        <w:rPr>
          <w:rFonts w:ascii="Times New Roman" w:eastAsia="Times New Roman" w:hAnsi="Times New Roman" w:cs="Times New Roman"/>
          <w:sz w:val="24"/>
          <w:szCs w:val="24"/>
        </w:rPr>
        <w:t xml:space="preserve">. </w:t>
      </w:r>
      <w:r w:rsidR="00CB633B">
        <w:rPr>
          <w:rFonts w:ascii="Times New Roman" w:eastAsia="Times New Roman" w:hAnsi="Times New Roman" w:cs="Times New Roman"/>
          <w:sz w:val="24"/>
          <w:szCs w:val="24"/>
        </w:rPr>
        <w:t xml:space="preserve">When </w:t>
      </w:r>
      <w:r w:rsidR="0014173D">
        <w:rPr>
          <w:rFonts w:ascii="Times New Roman" w:eastAsia="Times New Roman" w:hAnsi="Times New Roman" w:cs="Times New Roman"/>
          <w:sz w:val="24"/>
          <w:szCs w:val="24"/>
        </w:rPr>
        <w:t xml:space="preserve">combining two </w:t>
      </w:r>
      <w:r w:rsidR="00B91C81">
        <w:rPr>
          <w:rFonts w:ascii="Times New Roman" w:eastAsia="Times New Roman" w:hAnsi="Times New Roman" w:cs="Times New Roman"/>
          <w:sz w:val="24"/>
          <w:szCs w:val="24"/>
        </w:rPr>
        <w:t xml:space="preserve">teleconnections with </w:t>
      </w:r>
      <w:r w:rsidR="00385CA6">
        <w:rPr>
          <w:rFonts w:ascii="Times New Roman" w:eastAsia="Times New Roman" w:hAnsi="Times New Roman" w:cs="Times New Roman"/>
          <w:sz w:val="24"/>
          <w:szCs w:val="24"/>
        </w:rPr>
        <w:t>at least moderately strong correlation</w:t>
      </w:r>
      <w:r w:rsidR="00B7158B">
        <w:rPr>
          <w:rFonts w:ascii="Times New Roman" w:eastAsia="Times New Roman" w:hAnsi="Times New Roman" w:cs="Times New Roman"/>
          <w:sz w:val="24"/>
          <w:szCs w:val="24"/>
        </w:rPr>
        <w:t xml:space="preserve"> in a region</w:t>
      </w:r>
      <w:r w:rsidR="00F97442">
        <w:rPr>
          <w:rFonts w:ascii="Times New Roman" w:eastAsia="Times New Roman" w:hAnsi="Times New Roman" w:cs="Times New Roman"/>
          <w:sz w:val="24"/>
          <w:szCs w:val="24"/>
        </w:rPr>
        <w:t xml:space="preserve">, </w:t>
      </w:r>
      <w:r w:rsidR="002104DF">
        <w:rPr>
          <w:rFonts w:ascii="Times New Roman" w:eastAsia="Times New Roman" w:hAnsi="Times New Roman" w:cs="Times New Roman"/>
          <w:sz w:val="24"/>
          <w:szCs w:val="24"/>
        </w:rPr>
        <w:t xml:space="preserve">additional conclusions can be made. For example, </w:t>
      </w:r>
      <w:r w:rsidR="0078276F">
        <w:rPr>
          <w:rFonts w:ascii="Times New Roman" w:eastAsia="Times New Roman" w:hAnsi="Times New Roman" w:cs="Times New Roman"/>
          <w:sz w:val="24"/>
          <w:szCs w:val="24"/>
        </w:rPr>
        <w:t>examining both the</w:t>
      </w:r>
      <w:r w:rsidR="004A5FE5">
        <w:rPr>
          <w:rFonts w:ascii="Times New Roman" w:eastAsia="Times New Roman" w:hAnsi="Times New Roman" w:cs="Times New Roman"/>
          <w:sz w:val="24"/>
          <w:szCs w:val="24"/>
        </w:rPr>
        <w:t xml:space="preserve"> </w:t>
      </w:r>
      <w:r w:rsidR="0078276F">
        <w:rPr>
          <w:rFonts w:ascii="Times New Roman" w:eastAsia="Times New Roman" w:hAnsi="Times New Roman" w:cs="Times New Roman"/>
          <w:sz w:val="24"/>
          <w:szCs w:val="24"/>
        </w:rPr>
        <w:t>AO and EA</w:t>
      </w:r>
      <w:r w:rsidR="004A5FE5">
        <w:rPr>
          <w:rFonts w:ascii="Times New Roman" w:eastAsia="Times New Roman" w:hAnsi="Times New Roman" w:cs="Times New Roman"/>
          <w:sz w:val="24"/>
          <w:szCs w:val="24"/>
        </w:rPr>
        <w:t xml:space="preserve"> in Western Europe shows that when both are negative</w:t>
      </w:r>
      <w:r w:rsidR="00C41DDD">
        <w:rPr>
          <w:rFonts w:ascii="Times New Roman" w:eastAsia="Times New Roman" w:hAnsi="Times New Roman" w:cs="Times New Roman"/>
          <w:sz w:val="24"/>
          <w:szCs w:val="24"/>
        </w:rPr>
        <w:t xml:space="preserve"> (positive), below (above) average temperatures are favored in the region (</w:t>
      </w:r>
      <w:r w:rsidR="00517933">
        <w:rPr>
          <w:rFonts w:ascii="Times New Roman" w:eastAsia="Times New Roman" w:hAnsi="Times New Roman" w:cs="Times New Roman"/>
          <w:sz w:val="24"/>
          <w:szCs w:val="24"/>
        </w:rPr>
        <w:t xml:space="preserve">Fig. </w:t>
      </w:r>
      <w:r w:rsidR="00C71CC6">
        <w:rPr>
          <w:rFonts w:ascii="Times New Roman" w:eastAsia="Times New Roman" w:hAnsi="Times New Roman" w:cs="Times New Roman"/>
          <w:sz w:val="24"/>
          <w:szCs w:val="24"/>
        </w:rPr>
        <w:t>7</w:t>
      </w:r>
      <w:r w:rsidR="00C41DDD">
        <w:rPr>
          <w:rFonts w:ascii="Times New Roman" w:eastAsia="Times New Roman" w:hAnsi="Times New Roman" w:cs="Times New Roman"/>
          <w:sz w:val="24"/>
          <w:szCs w:val="24"/>
        </w:rPr>
        <w:t>).</w:t>
      </w:r>
    </w:p>
    <w:p w14:paraId="5073EE10" w14:textId="6A86692B" w:rsidR="001F7CE9" w:rsidRDefault="65F6045F" w:rsidP="00461892">
      <w:pPr>
        <w:spacing w:line="480" w:lineRule="auto"/>
        <w:ind w:firstLine="720"/>
        <w:rPr>
          <w:rFonts w:ascii="Times New Roman" w:eastAsia="Times New Roman" w:hAnsi="Times New Roman" w:cs="Times New Roman"/>
          <w:sz w:val="24"/>
          <w:szCs w:val="24"/>
        </w:rPr>
      </w:pPr>
      <w:commentRangeStart w:id="29"/>
      <w:r w:rsidRPr="7FC9B0D6">
        <w:rPr>
          <w:rFonts w:ascii="Times New Roman" w:eastAsia="Times New Roman" w:hAnsi="Times New Roman" w:cs="Times New Roman"/>
          <w:sz w:val="24"/>
          <w:szCs w:val="24"/>
        </w:rPr>
        <w:t xml:space="preserve">Looking at precipitation, </w:t>
      </w:r>
      <w:r w:rsidR="7C84B362" w:rsidRPr="7FC9B0D6">
        <w:rPr>
          <w:rFonts w:ascii="Times New Roman" w:eastAsia="Times New Roman" w:hAnsi="Times New Roman" w:cs="Times New Roman"/>
          <w:sz w:val="24"/>
          <w:szCs w:val="24"/>
        </w:rPr>
        <w:t xml:space="preserve">Eastern Europe is most influenced by </w:t>
      </w:r>
      <w:r w:rsidR="0D432123" w:rsidRPr="7FC9B0D6">
        <w:rPr>
          <w:rFonts w:ascii="Times New Roman" w:eastAsia="Times New Roman" w:hAnsi="Times New Roman" w:cs="Times New Roman"/>
          <w:sz w:val="24"/>
          <w:szCs w:val="24"/>
        </w:rPr>
        <w:t>the AO with a Pearson value of –0.3</w:t>
      </w:r>
      <w:r w:rsidR="4B61D43A" w:rsidRPr="7FC9B0D6">
        <w:rPr>
          <w:rFonts w:ascii="Times New Roman" w:eastAsia="Times New Roman" w:hAnsi="Times New Roman" w:cs="Times New Roman"/>
          <w:sz w:val="24"/>
          <w:szCs w:val="24"/>
        </w:rPr>
        <w:t xml:space="preserve">663 </w:t>
      </w:r>
      <w:r w:rsidR="0D432123" w:rsidRPr="7FC9B0D6">
        <w:rPr>
          <w:rFonts w:ascii="Times New Roman" w:eastAsia="Times New Roman" w:hAnsi="Times New Roman" w:cs="Times New Roman"/>
          <w:sz w:val="24"/>
          <w:szCs w:val="24"/>
        </w:rPr>
        <w:t>and the EAWR</w:t>
      </w:r>
      <w:r w:rsidR="696FEB03" w:rsidRPr="7FC9B0D6">
        <w:rPr>
          <w:rFonts w:ascii="Times New Roman" w:eastAsia="Times New Roman" w:hAnsi="Times New Roman" w:cs="Times New Roman"/>
          <w:sz w:val="24"/>
          <w:szCs w:val="24"/>
        </w:rPr>
        <w:t>,</w:t>
      </w:r>
      <w:r w:rsidR="0D432123" w:rsidRPr="7FC9B0D6">
        <w:rPr>
          <w:rFonts w:ascii="Times New Roman" w:eastAsia="Times New Roman" w:hAnsi="Times New Roman" w:cs="Times New Roman"/>
          <w:sz w:val="24"/>
          <w:szCs w:val="24"/>
        </w:rPr>
        <w:t xml:space="preserve"> </w:t>
      </w:r>
      <w:r w:rsidR="59DEFB7D" w:rsidRPr="7FC9B0D6">
        <w:rPr>
          <w:rFonts w:ascii="Times New Roman" w:eastAsia="Times New Roman" w:hAnsi="Times New Roman" w:cs="Times New Roman"/>
          <w:sz w:val="24"/>
          <w:szCs w:val="24"/>
        </w:rPr>
        <w:t>which both have</w:t>
      </w:r>
      <w:r w:rsidR="0D432123" w:rsidRPr="7FC9B0D6">
        <w:rPr>
          <w:rFonts w:ascii="Times New Roman" w:eastAsia="Times New Roman" w:hAnsi="Times New Roman" w:cs="Times New Roman"/>
          <w:sz w:val="24"/>
          <w:szCs w:val="24"/>
        </w:rPr>
        <w:t xml:space="preserve"> moderate correlation strength and </w:t>
      </w:r>
      <w:r w:rsidR="0471E18D" w:rsidRPr="7FC9B0D6">
        <w:rPr>
          <w:rFonts w:ascii="Times New Roman" w:eastAsia="Times New Roman" w:hAnsi="Times New Roman" w:cs="Times New Roman"/>
          <w:sz w:val="24"/>
          <w:szCs w:val="24"/>
        </w:rPr>
        <w:t>are</w:t>
      </w:r>
      <w:r w:rsidR="0D432123" w:rsidRPr="7FC9B0D6">
        <w:rPr>
          <w:rFonts w:ascii="Times New Roman" w:eastAsia="Times New Roman" w:hAnsi="Times New Roman" w:cs="Times New Roman"/>
          <w:sz w:val="24"/>
          <w:szCs w:val="24"/>
        </w:rPr>
        <w:t xml:space="preserve"> very statistically significant. </w:t>
      </w:r>
      <w:r w:rsidR="5EEB111F" w:rsidRPr="7FC9B0D6">
        <w:rPr>
          <w:rFonts w:ascii="Times New Roman" w:eastAsia="Times New Roman" w:hAnsi="Times New Roman" w:cs="Times New Roman"/>
          <w:sz w:val="24"/>
          <w:szCs w:val="24"/>
        </w:rPr>
        <w:t>Following those two, Eastern Europe is impacted by the EA, NAO, and PDO</w:t>
      </w:r>
      <w:r w:rsidR="31C2EF6F" w:rsidRPr="7FC9B0D6">
        <w:rPr>
          <w:rFonts w:ascii="Times New Roman" w:eastAsia="Times New Roman" w:hAnsi="Times New Roman" w:cs="Times New Roman"/>
          <w:sz w:val="24"/>
          <w:szCs w:val="24"/>
        </w:rPr>
        <w:t>,</w:t>
      </w:r>
      <w:r w:rsidR="5EEB111F" w:rsidRPr="7FC9B0D6">
        <w:rPr>
          <w:rFonts w:ascii="Times New Roman" w:eastAsia="Times New Roman" w:hAnsi="Times New Roman" w:cs="Times New Roman"/>
          <w:sz w:val="24"/>
          <w:szCs w:val="24"/>
        </w:rPr>
        <w:t xml:space="preserve"> which are all </w:t>
      </w:r>
      <w:r w:rsidR="76DD6AFA" w:rsidRPr="7FC9B0D6">
        <w:rPr>
          <w:rFonts w:ascii="Times New Roman" w:eastAsia="Times New Roman" w:hAnsi="Times New Roman" w:cs="Times New Roman"/>
          <w:sz w:val="24"/>
          <w:szCs w:val="24"/>
        </w:rPr>
        <w:t xml:space="preserve">very </w:t>
      </w:r>
      <w:r w:rsidR="5EEB111F" w:rsidRPr="7FC9B0D6">
        <w:rPr>
          <w:rFonts w:ascii="Times New Roman" w:eastAsia="Times New Roman" w:hAnsi="Times New Roman" w:cs="Times New Roman"/>
          <w:sz w:val="24"/>
          <w:szCs w:val="24"/>
        </w:rPr>
        <w:t>statistically significant</w:t>
      </w:r>
      <w:r w:rsidR="5B66A61B" w:rsidRPr="7FC9B0D6">
        <w:rPr>
          <w:rFonts w:ascii="Times New Roman" w:eastAsia="Times New Roman" w:hAnsi="Times New Roman" w:cs="Times New Roman"/>
          <w:sz w:val="24"/>
          <w:szCs w:val="24"/>
        </w:rPr>
        <w:t xml:space="preserve"> as well</w:t>
      </w:r>
      <w:r w:rsidR="5EEB111F" w:rsidRPr="7FC9B0D6">
        <w:rPr>
          <w:rFonts w:ascii="Times New Roman" w:eastAsia="Times New Roman" w:hAnsi="Times New Roman" w:cs="Times New Roman"/>
          <w:sz w:val="24"/>
          <w:szCs w:val="24"/>
        </w:rPr>
        <w:t xml:space="preserve">. </w:t>
      </w:r>
      <w:r w:rsidR="140FDB59" w:rsidRPr="7FC9B0D6">
        <w:rPr>
          <w:rFonts w:ascii="Times New Roman" w:eastAsia="Times New Roman" w:hAnsi="Times New Roman" w:cs="Times New Roman"/>
          <w:sz w:val="24"/>
          <w:szCs w:val="24"/>
        </w:rPr>
        <w:t>The most influential global teleconnection that impacts Eastern Europe is the IPO with a Pearson value of 0.04</w:t>
      </w:r>
      <w:r w:rsidR="0CC40B08" w:rsidRPr="7FC9B0D6">
        <w:rPr>
          <w:rFonts w:ascii="Times New Roman" w:eastAsia="Times New Roman" w:hAnsi="Times New Roman" w:cs="Times New Roman"/>
          <w:sz w:val="24"/>
          <w:szCs w:val="24"/>
        </w:rPr>
        <w:t>81</w:t>
      </w:r>
      <w:r w:rsidR="140FDB59" w:rsidRPr="7FC9B0D6">
        <w:rPr>
          <w:rFonts w:ascii="Times New Roman" w:eastAsia="Times New Roman" w:hAnsi="Times New Roman" w:cs="Times New Roman"/>
          <w:sz w:val="24"/>
          <w:szCs w:val="24"/>
        </w:rPr>
        <w:t>. In addition to the top five teleconnec</w:t>
      </w:r>
      <w:r w:rsidR="5C19B50A" w:rsidRPr="7FC9B0D6">
        <w:rPr>
          <w:rFonts w:ascii="Times New Roman" w:eastAsia="Times New Roman" w:hAnsi="Times New Roman" w:cs="Times New Roman"/>
          <w:sz w:val="24"/>
          <w:szCs w:val="24"/>
        </w:rPr>
        <w:t>tions</w:t>
      </w:r>
      <w:r w:rsidR="140FDB59" w:rsidRPr="7FC9B0D6">
        <w:rPr>
          <w:rFonts w:ascii="Times New Roman" w:eastAsia="Times New Roman" w:hAnsi="Times New Roman" w:cs="Times New Roman"/>
          <w:sz w:val="24"/>
          <w:szCs w:val="24"/>
        </w:rPr>
        <w:t xml:space="preserve">, </w:t>
      </w:r>
      <w:r w:rsidR="798B84DD" w:rsidRPr="7FC9B0D6">
        <w:rPr>
          <w:rFonts w:ascii="Times New Roman" w:eastAsia="Times New Roman" w:hAnsi="Times New Roman" w:cs="Times New Roman"/>
          <w:sz w:val="24"/>
          <w:szCs w:val="24"/>
        </w:rPr>
        <w:t xml:space="preserve">Eastern Europe is influenced by ADI, </w:t>
      </w:r>
      <w:r w:rsidR="26D03C12" w:rsidRPr="7FC9B0D6">
        <w:rPr>
          <w:rFonts w:ascii="Times New Roman" w:eastAsia="Times New Roman" w:hAnsi="Times New Roman" w:cs="Times New Roman"/>
          <w:sz w:val="24"/>
          <w:szCs w:val="24"/>
        </w:rPr>
        <w:t>POL</w:t>
      </w:r>
      <w:r w:rsidR="798B84DD" w:rsidRPr="7FC9B0D6">
        <w:rPr>
          <w:rFonts w:ascii="Times New Roman" w:eastAsia="Times New Roman" w:hAnsi="Times New Roman" w:cs="Times New Roman"/>
          <w:sz w:val="24"/>
          <w:szCs w:val="24"/>
        </w:rPr>
        <w:t>,</w:t>
      </w:r>
      <w:r w:rsidR="2FD18D3D" w:rsidRPr="7FC9B0D6">
        <w:rPr>
          <w:rFonts w:ascii="Times New Roman" w:eastAsia="Times New Roman" w:hAnsi="Times New Roman" w:cs="Times New Roman"/>
          <w:sz w:val="24"/>
          <w:szCs w:val="24"/>
        </w:rPr>
        <w:t xml:space="preserve"> and SCA</w:t>
      </w:r>
      <w:r w:rsidR="798B84DD" w:rsidRPr="7FC9B0D6">
        <w:rPr>
          <w:rFonts w:ascii="Times New Roman" w:eastAsia="Times New Roman" w:hAnsi="Times New Roman" w:cs="Times New Roman"/>
          <w:sz w:val="24"/>
          <w:szCs w:val="24"/>
        </w:rPr>
        <w:t xml:space="preserve"> which are all very statistically significant, and the WPO,</w:t>
      </w:r>
      <w:r w:rsidR="34734431" w:rsidRPr="7FC9B0D6">
        <w:rPr>
          <w:rFonts w:ascii="Times New Roman" w:eastAsia="Times New Roman" w:hAnsi="Times New Roman" w:cs="Times New Roman"/>
          <w:sz w:val="24"/>
          <w:szCs w:val="24"/>
        </w:rPr>
        <w:t xml:space="preserve"> AMO,</w:t>
      </w:r>
      <w:r w:rsidR="798B84DD" w:rsidRPr="7FC9B0D6">
        <w:rPr>
          <w:rFonts w:ascii="Times New Roman" w:eastAsia="Times New Roman" w:hAnsi="Times New Roman" w:cs="Times New Roman"/>
          <w:sz w:val="24"/>
          <w:szCs w:val="24"/>
        </w:rPr>
        <w:t xml:space="preserve"> and EPO which are all statistically significant. </w:t>
      </w:r>
      <w:commentRangeEnd w:id="29"/>
      <w:r>
        <w:rPr>
          <w:rStyle w:val="CommentReference"/>
          <w:rFonts w:ascii="Times New Roman" w:eastAsia="Times New Roman" w:hAnsi="Times New Roman" w:cs="Times New Roman"/>
          <w:sz w:val="24"/>
          <w:szCs w:val="24"/>
        </w:rPr>
        <w:commentReference w:id="29"/>
      </w:r>
    </w:p>
    <w:p w14:paraId="5242B32F" w14:textId="15A9B193" w:rsidR="30BA1CFB" w:rsidRDefault="00BE5A85" w:rsidP="588EA61B">
      <w:pPr>
        <w:spacing w:line="480" w:lineRule="auto"/>
        <w:ind w:firstLine="720"/>
        <w:rPr>
          <w:rFonts w:ascii="Times New Roman" w:eastAsia="Times New Roman" w:hAnsi="Times New Roman" w:cs="Times New Roman"/>
          <w:sz w:val="24"/>
          <w:szCs w:val="24"/>
        </w:rPr>
      </w:pPr>
      <w:ins w:id="30" w:author="Microsoft Word" w:date="2026-04-27T05:31:00Z" w16du:dateUtc="2026-04-27T10:31:00Z">
        <w:r w:rsidRPr="00577485">
          <w:rPr>
            <w:rFonts w:ascii="Times New Roman" w:hAnsi="Times New Roman" w:cs="Times New Roman"/>
            <w:i/>
            <w:sz w:val="24"/>
            <w:szCs w:val="24"/>
          </w:rPr>
          <mc:AlternateContent>
            <mc:Choice Requires="wps">
              <w:drawing>
                <wp:anchor distT="0" distB="0" distL="114300" distR="114300" simplePos="0" relativeHeight="251658243" behindDoc="1" locked="0" layoutInCell="1" allowOverlap="1" wp14:anchorId="225B9CF7" wp14:editId="404A7EED">
                  <wp:simplePos x="0" y="0"/>
                  <wp:positionH relativeFrom="margin">
                    <wp:align>center</wp:align>
                  </wp:positionH>
                  <wp:positionV relativeFrom="paragraph">
                    <wp:posOffset>6146800</wp:posOffset>
                  </wp:positionV>
                  <wp:extent cx="6494145" cy="635"/>
                  <wp:effectExtent l="0" t="0" r="1905" b="2540"/>
                  <wp:wrapTight wrapText="bothSides">
                    <wp:wrapPolygon edited="0">
                      <wp:start x="0" y="0"/>
                      <wp:lineTo x="0" y="20420"/>
                      <wp:lineTo x="21543" y="20420"/>
                      <wp:lineTo x="21543" y="0"/>
                      <wp:lineTo x="0" y="0"/>
                    </wp:wrapPolygon>
                  </wp:wrapTight>
                  <wp:docPr id="1251296565" name="Text Box 1"/>
                  <wp:cNvGraphicFramePr/>
                  <a:graphic xmlns:a="http://schemas.openxmlformats.org/drawingml/2006/main">
                    <a:graphicData uri="http://schemas.microsoft.com/office/word/2010/wordprocessingShape">
                      <wps:wsp>
                        <wps:cNvSpPr txBox="1"/>
                        <wps:spPr>
                          <a:xfrm>
                            <a:off x="0" y="0"/>
                            <a:ext cx="6494145" cy="635"/>
                          </a:xfrm>
                          <a:prstGeom prst="rect">
                            <a:avLst/>
                          </a:prstGeom>
                          <a:solidFill>
                            <a:prstClr val="white"/>
                          </a:solidFill>
                          <a:ln>
                            <a:noFill/>
                          </a:ln>
                        </wps:spPr>
                        <wps:txbx>
                          <w:txbxContent>
                            <w:p w14:paraId="0EE6E347" w14:textId="70D0AB27" w:rsidR="00FD1749" w:rsidRPr="00FD1749" w:rsidRDefault="00FD1749" w:rsidP="00517933">
                              <w:pPr>
                                <w:pStyle w:val="Caption"/>
                                <w:jc w:val="center"/>
                                <w:rPr>
                                  <w:rFonts w:ascii="Times New Roman" w:eastAsia="Times New Roman" w:hAnsi="Times New Roman" w:cs="Times New Roman"/>
                                  <w:color w:val="auto"/>
                                  <w:sz w:val="24"/>
                                  <w:szCs w:val="24"/>
                                </w:rPr>
                              </w:pPr>
                              <w:r w:rsidRPr="00FD1749">
                                <w:rPr>
                                  <w:rFonts w:ascii="Times New Roman" w:hAnsi="Times New Roman" w:cs="Times New Roman"/>
                                  <w:color w:val="auto"/>
                                  <w:sz w:val="24"/>
                                  <w:szCs w:val="24"/>
                                </w:rPr>
                                <w:t xml:space="preserve">Figure </w:t>
                              </w:r>
                              <w:r w:rsidR="009C4353">
                                <w:rPr>
                                  <w:rFonts w:ascii="Times New Roman" w:hAnsi="Times New Roman" w:cs="Times New Roman"/>
                                  <w:color w:val="auto"/>
                                  <w:sz w:val="24"/>
                                  <w:szCs w:val="24"/>
                                </w:rPr>
                                <w:t>7</w:t>
                              </w:r>
                              <w:r w:rsidRPr="00FD1749">
                                <w:rPr>
                                  <w:rFonts w:ascii="Times New Roman" w:hAnsi="Times New Roman" w:cs="Times New Roman"/>
                                  <w:color w:val="auto"/>
                                  <w:sz w:val="24"/>
                                  <w:szCs w:val="24"/>
                                </w:rPr>
                                <w:t xml:space="preserve">. The strongest index </w:t>
                              </w:r>
                              <w:r w:rsidR="00482E1E">
                                <w:rPr>
                                  <w:rFonts w:ascii="Times New Roman" w:hAnsi="Times New Roman" w:cs="Times New Roman"/>
                                  <w:color w:val="auto"/>
                                  <w:sz w:val="24"/>
                                  <w:szCs w:val="24"/>
                                </w:rPr>
                                <w:t xml:space="preserve">by </w:t>
                              </w:r>
                              <w:r w:rsidRPr="00FD1749">
                                <w:rPr>
                                  <w:rFonts w:ascii="Times New Roman" w:hAnsi="Times New Roman" w:cs="Times New Roman"/>
                                  <w:color w:val="auto"/>
                                  <w:sz w:val="24"/>
                                  <w:szCs w:val="24"/>
                                </w:rPr>
                                <w:t xml:space="preserve">Pearson correlation across all months for </w:t>
                              </w:r>
                              <w:r w:rsidR="007C2DC4">
                                <w:rPr>
                                  <w:rFonts w:ascii="Times New Roman" w:hAnsi="Times New Roman" w:cs="Times New Roman"/>
                                  <w:color w:val="auto"/>
                                  <w:sz w:val="24"/>
                                  <w:szCs w:val="24"/>
                                </w:rPr>
                                <w:t>TP</w:t>
                              </w:r>
                              <w:r w:rsidR="00C71B6E">
                                <w:rPr>
                                  <w:rFonts w:ascii="Times New Roman" w:hAnsi="Times New Roman" w:cs="Times New Roman"/>
                                  <w:color w:val="auto"/>
                                  <w:sz w:val="24"/>
                                  <w:szCs w:val="24"/>
                                </w:rPr>
                                <w:t>_Std</w:t>
                              </w:r>
                              <w:r w:rsidRPr="00FD1749">
                                <w:rPr>
                                  <w:rFonts w:ascii="Times New Roman" w:hAnsi="Times New Roman" w:cs="Times New Roman"/>
                                  <w:color w:val="auto"/>
                                  <w:sz w:val="24"/>
                                  <w:szCs w:val="24"/>
                                </w:rPr>
                                <w:t xml:space="preserve"> by region.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25B9CF7" id="_x0000_s1030" type="#_x0000_t202" style="position:absolute;left:0;text-align:left;margin-left:0;margin-top:484pt;width:511.35pt;height:.05pt;z-index:-251658237;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" stroked="f">
                  <v:textbox style="mso-fit-shape-to-text:t" inset="0,0,0,0">
                    <w:txbxContent>
                      <w:p w14:paraId="0EE6E347" w14:textId="70D0AB27" w:rsidR="00FD1749" w:rsidRPr="00FD1749" w:rsidRDefault="00FD1749" w:rsidP="00517933">
                        <w:pPr>
                          <w:pStyle w:val="Caption"/>
                          <w:jc w:val="center"/>
                          <w:rPr>
                            <w:rFonts w:ascii="Times New Roman" w:eastAsia="Times New Roman" w:hAnsi="Times New Roman" w:cs="Times New Roman"/>
                            <w:color w:val="auto"/>
                            <w:sz w:val="24"/>
                            <w:szCs w:val="24"/>
                          </w:rPr>
                        </w:pPr>
                        <w:r w:rsidRPr="00FD1749">
                          <w:rPr>
                            <w:rFonts w:ascii="Times New Roman" w:hAnsi="Times New Roman" w:cs="Times New Roman"/>
                            <w:color w:val="auto"/>
                            <w:sz w:val="24"/>
                            <w:szCs w:val="24"/>
                          </w:rPr>
                          <w:t xml:space="preserve">Figure </w:t>
                        </w:r>
                        <w:r w:rsidR="009C4353">
                          <w:rPr>
                            <w:rFonts w:ascii="Times New Roman" w:hAnsi="Times New Roman" w:cs="Times New Roman"/>
                            <w:color w:val="auto"/>
                            <w:sz w:val="24"/>
                            <w:szCs w:val="24"/>
                          </w:rPr>
                          <w:t>7</w:t>
                        </w:r>
                        <w:r w:rsidRPr="00FD1749">
                          <w:rPr>
                            <w:rFonts w:ascii="Times New Roman" w:hAnsi="Times New Roman" w:cs="Times New Roman"/>
                            <w:color w:val="auto"/>
                            <w:sz w:val="24"/>
                            <w:szCs w:val="24"/>
                          </w:rPr>
                          <w:t xml:space="preserve">. The strongest index </w:t>
                        </w:r>
                        <w:r w:rsidR="00482E1E">
                          <w:rPr>
                            <w:rFonts w:ascii="Times New Roman" w:hAnsi="Times New Roman" w:cs="Times New Roman"/>
                            <w:color w:val="auto"/>
                            <w:sz w:val="24"/>
                            <w:szCs w:val="24"/>
                          </w:rPr>
                          <w:t xml:space="preserve">by </w:t>
                        </w:r>
                        <w:r w:rsidRPr="00FD1749">
                          <w:rPr>
                            <w:rFonts w:ascii="Times New Roman" w:hAnsi="Times New Roman" w:cs="Times New Roman"/>
                            <w:color w:val="auto"/>
                            <w:sz w:val="24"/>
                            <w:szCs w:val="24"/>
                          </w:rPr>
                          <w:t xml:space="preserve">Pearson correlation across all months for </w:t>
                        </w:r>
                        <w:r w:rsidR="007C2DC4">
                          <w:rPr>
                            <w:rFonts w:ascii="Times New Roman" w:hAnsi="Times New Roman" w:cs="Times New Roman"/>
                            <w:color w:val="auto"/>
                            <w:sz w:val="24"/>
                            <w:szCs w:val="24"/>
                          </w:rPr>
                          <w:t>TP</w:t>
                        </w:r>
                        <w:r w:rsidR="00C71B6E">
                          <w:rPr>
                            <w:rFonts w:ascii="Times New Roman" w:hAnsi="Times New Roman" w:cs="Times New Roman"/>
                            <w:color w:val="auto"/>
                            <w:sz w:val="24"/>
                            <w:szCs w:val="24"/>
                          </w:rPr>
                          <w:t>_Std</w:t>
                        </w:r>
                        <w:r w:rsidRPr="00FD1749">
                          <w:rPr>
                            <w:rFonts w:ascii="Times New Roman" w:hAnsi="Times New Roman" w:cs="Times New Roman"/>
                            <w:color w:val="auto"/>
                            <w:sz w:val="24"/>
                            <w:szCs w:val="24"/>
                          </w:rPr>
                          <w:t xml:space="preserve"> by region.</w:t>
                        </w:r>
                      </w:p>
                    </w:txbxContent>
                  </v:textbox>
                  <w10:wrap type="tight" anchorx="margin"/>
                </v:shape>
              </w:pict>
            </mc:Fallback>
          </mc:AlternateContent>
        </w:r>
      </w:ins>
      <w:commentRangeStart w:id="31"/>
      <w:r w:rsidR="30BA1CFB" w:rsidRPr="588EA61B">
        <w:rPr>
          <w:rFonts w:ascii="Times New Roman" w:eastAsia="Times New Roman" w:hAnsi="Times New Roman" w:cs="Times New Roman"/>
          <w:sz w:val="24"/>
          <w:szCs w:val="24"/>
        </w:rPr>
        <w:t xml:space="preserve">Within the Black Sea </w:t>
      </w:r>
      <w:r w:rsidR="008E5B82">
        <w:rPr>
          <w:rFonts w:ascii="Times New Roman" w:eastAsia="Times New Roman" w:hAnsi="Times New Roman" w:cs="Times New Roman"/>
          <w:sz w:val="24"/>
          <w:szCs w:val="24"/>
        </w:rPr>
        <w:t>R</w:t>
      </w:r>
      <w:r w:rsidR="30BA1CFB" w:rsidRPr="588EA61B">
        <w:rPr>
          <w:rFonts w:ascii="Times New Roman" w:eastAsia="Times New Roman" w:hAnsi="Times New Roman" w:cs="Times New Roman"/>
          <w:sz w:val="24"/>
          <w:szCs w:val="24"/>
        </w:rPr>
        <w:t>egion, EAWR is the most impactful teleconnection with a Pearson v</w:t>
      </w:r>
      <w:commentRangeStart w:id="32"/>
      <w:r w:rsidR="30BA1CFB" w:rsidRPr="588EA61B">
        <w:rPr>
          <w:rFonts w:ascii="Times New Roman" w:eastAsia="Times New Roman" w:hAnsi="Times New Roman" w:cs="Times New Roman"/>
          <w:sz w:val="24"/>
          <w:szCs w:val="24"/>
        </w:rPr>
        <w:t>alue of 0.2</w:t>
      </w:r>
      <w:r w:rsidR="6D96414C" w:rsidRPr="588EA61B">
        <w:rPr>
          <w:rFonts w:ascii="Times New Roman" w:eastAsia="Times New Roman" w:hAnsi="Times New Roman" w:cs="Times New Roman"/>
          <w:sz w:val="24"/>
          <w:szCs w:val="24"/>
        </w:rPr>
        <w:t>634</w:t>
      </w:r>
      <w:r w:rsidR="30BA1CFB" w:rsidRPr="588EA61B">
        <w:rPr>
          <w:rFonts w:ascii="Times New Roman" w:eastAsia="Times New Roman" w:hAnsi="Times New Roman" w:cs="Times New Roman"/>
          <w:sz w:val="24"/>
          <w:szCs w:val="24"/>
        </w:rPr>
        <w:t xml:space="preserve"> and is very statistically significant</w:t>
      </w:r>
      <w:r w:rsidR="6ACA79AC" w:rsidRPr="588EA61B">
        <w:rPr>
          <w:rFonts w:ascii="Times New Roman" w:eastAsia="Times New Roman" w:hAnsi="Times New Roman" w:cs="Times New Roman"/>
          <w:sz w:val="24"/>
          <w:szCs w:val="24"/>
        </w:rPr>
        <w:t xml:space="preserve"> for precipitation</w:t>
      </w:r>
      <w:r w:rsidR="30BA1CFB" w:rsidRPr="588EA61B">
        <w:rPr>
          <w:rFonts w:ascii="Times New Roman" w:eastAsia="Times New Roman" w:hAnsi="Times New Roman" w:cs="Times New Roman"/>
          <w:sz w:val="24"/>
          <w:szCs w:val="24"/>
        </w:rPr>
        <w:t>. Following</w:t>
      </w:r>
      <w:r w:rsidR="40208352" w:rsidRPr="641A7552">
        <w:rPr>
          <w:rFonts w:ascii="Times New Roman" w:eastAsia="Times New Roman" w:hAnsi="Times New Roman" w:cs="Times New Roman"/>
          <w:sz w:val="24"/>
          <w:szCs w:val="24"/>
        </w:rPr>
        <w:t xml:space="preserve"> this,</w:t>
      </w:r>
      <w:r w:rsidR="7A77E6B8" w:rsidRPr="641A7552">
        <w:rPr>
          <w:rFonts w:ascii="Times New Roman" w:eastAsia="Times New Roman" w:hAnsi="Times New Roman" w:cs="Times New Roman"/>
          <w:sz w:val="24"/>
          <w:szCs w:val="24"/>
        </w:rPr>
        <w:t xml:space="preserve"> the</w:t>
      </w:r>
      <w:r w:rsidR="30BA1CFB" w:rsidRPr="588EA61B">
        <w:rPr>
          <w:rFonts w:ascii="Times New Roman" w:eastAsia="Times New Roman" w:hAnsi="Times New Roman" w:cs="Times New Roman"/>
          <w:sz w:val="24"/>
          <w:szCs w:val="24"/>
        </w:rPr>
        <w:t xml:space="preserve"> PDO, </w:t>
      </w:r>
      <w:r w:rsidR="30BA1CFB" w:rsidRPr="588EA61B">
        <w:rPr>
          <w:rFonts w:ascii="Times New Roman" w:eastAsia="Times New Roman" w:hAnsi="Times New Roman" w:cs="Times New Roman"/>
          <w:sz w:val="24"/>
          <w:szCs w:val="24"/>
        </w:rPr>
        <w:lastRenderedPageBreak/>
        <w:t xml:space="preserve">AMO, EA, and </w:t>
      </w:r>
      <w:r w:rsidR="7171E942" w:rsidRPr="588EA61B">
        <w:rPr>
          <w:rFonts w:ascii="Times New Roman" w:eastAsia="Times New Roman" w:hAnsi="Times New Roman" w:cs="Times New Roman"/>
          <w:sz w:val="24"/>
          <w:szCs w:val="24"/>
        </w:rPr>
        <w:t xml:space="preserve">POL </w:t>
      </w:r>
      <w:r w:rsidR="30BA1CFB" w:rsidRPr="588EA61B">
        <w:rPr>
          <w:rFonts w:ascii="Times New Roman" w:eastAsia="Times New Roman" w:hAnsi="Times New Roman" w:cs="Times New Roman"/>
          <w:sz w:val="24"/>
          <w:szCs w:val="24"/>
        </w:rPr>
        <w:t xml:space="preserve">are the most influential and are all very statistically significant. </w:t>
      </w:r>
      <w:r w:rsidR="1EA073F9" w:rsidRPr="588EA61B">
        <w:rPr>
          <w:rFonts w:ascii="Times New Roman" w:eastAsia="Times New Roman" w:hAnsi="Times New Roman" w:cs="Times New Roman"/>
          <w:sz w:val="24"/>
          <w:szCs w:val="24"/>
        </w:rPr>
        <w:t xml:space="preserve">On the global scale, </w:t>
      </w:r>
      <w:r w:rsidR="4FB795E0" w:rsidRPr="588EA61B">
        <w:rPr>
          <w:rFonts w:ascii="Times New Roman" w:eastAsia="Times New Roman" w:hAnsi="Times New Roman" w:cs="Times New Roman"/>
          <w:sz w:val="24"/>
          <w:szCs w:val="24"/>
        </w:rPr>
        <w:t xml:space="preserve">the </w:t>
      </w:r>
      <w:r w:rsidR="68BEBD54" w:rsidRPr="588EA61B">
        <w:rPr>
          <w:rFonts w:ascii="Times New Roman" w:eastAsia="Times New Roman" w:hAnsi="Times New Roman" w:cs="Times New Roman"/>
          <w:sz w:val="24"/>
          <w:szCs w:val="24"/>
        </w:rPr>
        <w:t>MEI</w:t>
      </w:r>
      <w:r w:rsidR="4FB795E0" w:rsidRPr="588EA61B">
        <w:rPr>
          <w:rFonts w:ascii="Times New Roman" w:eastAsia="Times New Roman" w:hAnsi="Times New Roman" w:cs="Times New Roman"/>
          <w:sz w:val="24"/>
          <w:szCs w:val="24"/>
        </w:rPr>
        <w:t xml:space="preserve"> is the most impactful</w:t>
      </w:r>
      <w:r w:rsidR="10E14E03" w:rsidRPr="588EA61B">
        <w:rPr>
          <w:rFonts w:ascii="Times New Roman" w:eastAsia="Times New Roman" w:hAnsi="Times New Roman" w:cs="Times New Roman"/>
          <w:sz w:val="24"/>
          <w:szCs w:val="24"/>
        </w:rPr>
        <w:t xml:space="preserve"> </w:t>
      </w:r>
      <w:r w:rsidR="4FB795E0" w:rsidRPr="588EA61B">
        <w:rPr>
          <w:rFonts w:ascii="Times New Roman" w:eastAsia="Times New Roman" w:hAnsi="Times New Roman" w:cs="Times New Roman"/>
          <w:sz w:val="24"/>
          <w:szCs w:val="24"/>
        </w:rPr>
        <w:t>with a Pearson value of 0.19</w:t>
      </w:r>
      <w:r w:rsidR="3A89A017" w:rsidRPr="588EA61B">
        <w:rPr>
          <w:rFonts w:ascii="Times New Roman" w:eastAsia="Times New Roman" w:hAnsi="Times New Roman" w:cs="Times New Roman"/>
          <w:sz w:val="24"/>
          <w:szCs w:val="24"/>
        </w:rPr>
        <w:t xml:space="preserve">38 </w:t>
      </w:r>
      <w:r w:rsidR="24950CF2" w:rsidRPr="588EA61B">
        <w:rPr>
          <w:rFonts w:ascii="Times New Roman" w:eastAsia="Times New Roman" w:hAnsi="Times New Roman" w:cs="Times New Roman"/>
          <w:sz w:val="24"/>
          <w:szCs w:val="24"/>
        </w:rPr>
        <w:t>and is very statistically significant</w:t>
      </w:r>
      <w:r w:rsidR="4FB795E0" w:rsidRPr="588EA61B">
        <w:rPr>
          <w:rFonts w:ascii="Times New Roman" w:eastAsia="Times New Roman" w:hAnsi="Times New Roman" w:cs="Times New Roman"/>
          <w:sz w:val="24"/>
          <w:szCs w:val="24"/>
        </w:rPr>
        <w:t xml:space="preserve">. </w:t>
      </w:r>
      <w:r w:rsidR="03AB7267" w:rsidRPr="588EA61B">
        <w:rPr>
          <w:rFonts w:ascii="Times New Roman" w:eastAsia="Times New Roman" w:hAnsi="Times New Roman" w:cs="Times New Roman"/>
          <w:sz w:val="24"/>
          <w:szCs w:val="24"/>
        </w:rPr>
        <w:t xml:space="preserve">Along with the top five, other impactful </w:t>
      </w:r>
      <w:r w:rsidR="50D15E9A" w:rsidRPr="588EA61B">
        <w:rPr>
          <w:rFonts w:ascii="Times New Roman" w:eastAsia="Times New Roman" w:hAnsi="Times New Roman" w:cs="Times New Roman"/>
          <w:sz w:val="24"/>
          <w:szCs w:val="24"/>
        </w:rPr>
        <w:t xml:space="preserve">hemisphere </w:t>
      </w:r>
      <w:r w:rsidR="03AB7267" w:rsidRPr="588EA61B">
        <w:rPr>
          <w:rFonts w:ascii="Times New Roman" w:eastAsia="Times New Roman" w:hAnsi="Times New Roman" w:cs="Times New Roman"/>
          <w:sz w:val="24"/>
          <w:szCs w:val="24"/>
        </w:rPr>
        <w:t xml:space="preserve">teleconnections are </w:t>
      </w:r>
      <w:r w:rsidR="78144BD5" w:rsidRPr="588EA61B">
        <w:rPr>
          <w:rFonts w:ascii="Times New Roman" w:eastAsia="Times New Roman" w:hAnsi="Times New Roman" w:cs="Times New Roman"/>
          <w:sz w:val="24"/>
          <w:szCs w:val="24"/>
        </w:rPr>
        <w:t>SCA,</w:t>
      </w:r>
      <w:r w:rsidR="03AB7267" w:rsidRPr="588EA61B">
        <w:rPr>
          <w:rFonts w:ascii="Times New Roman" w:eastAsia="Times New Roman" w:hAnsi="Times New Roman" w:cs="Times New Roman"/>
          <w:sz w:val="24"/>
          <w:szCs w:val="24"/>
        </w:rPr>
        <w:t xml:space="preserve"> </w:t>
      </w:r>
      <w:r w:rsidR="6E0D5ABD" w:rsidRPr="588EA61B">
        <w:rPr>
          <w:rFonts w:ascii="Times New Roman" w:eastAsia="Times New Roman" w:hAnsi="Times New Roman" w:cs="Times New Roman"/>
          <w:sz w:val="24"/>
          <w:szCs w:val="24"/>
        </w:rPr>
        <w:t>AO,</w:t>
      </w:r>
      <w:r w:rsidR="03AB7267" w:rsidRPr="588EA61B">
        <w:rPr>
          <w:rFonts w:ascii="Times New Roman" w:eastAsia="Times New Roman" w:hAnsi="Times New Roman" w:cs="Times New Roman"/>
          <w:sz w:val="24"/>
          <w:szCs w:val="24"/>
        </w:rPr>
        <w:t xml:space="preserve"> </w:t>
      </w:r>
      <w:r w:rsidR="1FC11185" w:rsidRPr="588EA61B">
        <w:rPr>
          <w:rFonts w:ascii="Times New Roman" w:eastAsia="Times New Roman" w:hAnsi="Times New Roman" w:cs="Times New Roman"/>
          <w:sz w:val="24"/>
          <w:szCs w:val="24"/>
        </w:rPr>
        <w:t xml:space="preserve">and </w:t>
      </w:r>
      <w:r w:rsidR="1B43F660" w:rsidRPr="588EA61B">
        <w:rPr>
          <w:rFonts w:ascii="Times New Roman" w:eastAsia="Times New Roman" w:hAnsi="Times New Roman" w:cs="Times New Roman"/>
          <w:sz w:val="24"/>
          <w:szCs w:val="24"/>
        </w:rPr>
        <w:t>NOI,</w:t>
      </w:r>
      <w:r w:rsidR="1FC11185" w:rsidRPr="588EA61B">
        <w:rPr>
          <w:rFonts w:ascii="Times New Roman" w:eastAsia="Times New Roman" w:hAnsi="Times New Roman" w:cs="Times New Roman"/>
          <w:sz w:val="24"/>
          <w:szCs w:val="24"/>
        </w:rPr>
        <w:t xml:space="preserve"> </w:t>
      </w:r>
      <w:r w:rsidR="03AB7267" w:rsidRPr="588EA61B">
        <w:rPr>
          <w:rFonts w:ascii="Times New Roman" w:eastAsia="Times New Roman" w:hAnsi="Times New Roman" w:cs="Times New Roman"/>
          <w:sz w:val="24"/>
          <w:szCs w:val="24"/>
        </w:rPr>
        <w:t xml:space="preserve">which are </w:t>
      </w:r>
      <w:r w:rsidR="5DF13819" w:rsidRPr="588EA61B">
        <w:rPr>
          <w:rFonts w:ascii="Times New Roman" w:eastAsia="Times New Roman" w:hAnsi="Times New Roman" w:cs="Times New Roman"/>
          <w:sz w:val="24"/>
          <w:szCs w:val="24"/>
        </w:rPr>
        <w:t>all</w:t>
      </w:r>
      <w:r w:rsidR="03AB7267" w:rsidRPr="588EA61B">
        <w:rPr>
          <w:rFonts w:ascii="Times New Roman" w:eastAsia="Times New Roman" w:hAnsi="Times New Roman" w:cs="Times New Roman"/>
          <w:sz w:val="24"/>
          <w:szCs w:val="24"/>
        </w:rPr>
        <w:t xml:space="preserve"> very statistically significant. </w:t>
      </w:r>
      <w:r w:rsidR="002078B8">
        <w:rPr>
          <w:rFonts w:ascii="Times New Roman" w:eastAsia="Times New Roman" w:hAnsi="Times New Roman" w:cs="Times New Roman"/>
          <w:sz w:val="24"/>
          <w:szCs w:val="24"/>
        </w:rPr>
        <w:t>Of interesting note,</w:t>
      </w:r>
      <w:r w:rsidR="004B6216">
        <w:rPr>
          <w:rFonts w:ascii="Times New Roman" w:eastAsia="Times New Roman" w:hAnsi="Times New Roman" w:cs="Times New Roman"/>
          <w:sz w:val="24"/>
          <w:szCs w:val="24"/>
        </w:rPr>
        <w:t xml:space="preserve"> in</w:t>
      </w:r>
      <w:r w:rsidR="0012233F">
        <w:rPr>
          <w:rFonts w:ascii="Times New Roman" w:eastAsia="Times New Roman" w:hAnsi="Times New Roman" w:cs="Times New Roman"/>
          <w:sz w:val="24"/>
          <w:szCs w:val="24"/>
        </w:rPr>
        <w:t xml:space="preserve"> Western</w:t>
      </w:r>
      <w:r w:rsidR="004B6216">
        <w:rPr>
          <w:rFonts w:ascii="Times New Roman" w:eastAsia="Times New Roman" w:hAnsi="Times New Roman" w:cs="Times New Roman"/>
          <w:sz w:val="24"/>
          <w:szCs w:val="24"/>
        </w:rPr>
        <w:t xml:space="preserve"> Europe</w:t>
      </w:r>
      <w:r w:rsidR="0012233F">
        <w:rPr>
          <w:rFonts w:ascii="Times New Roman" w:eastAsia="Times New Roman" w:hAnsi="Times New Roman" w:cs="Times New Roman"/>
          <w:sz w:val="24"/>
          <w:szCs w:val="24"/>
        </w:rPr>
        <w:t xml:space="preserve"> and Eastern Europe, the strongest correlation (AO)</w:t>
      </w:r>
      <w:r w:rsidR="00174FCF">
        <w:rPr>
          <w:rFonts w:ascii="Times New Roman" w:eastAsia="Times New Roman" w:hAnsi="Times New Roman" w:cs="Times New Roman"/>
          <w:sz w:val="24"/>
          <w:szCs w:val="24"/>
        </w:rPr>
        <w:t xml:space="preserve"> is negative while the </w:t>
      </w:r>
      <w:r w:rsidR="008E5B82">
        <w:rPr>
          <w:rFonts w:ascii="Times New Roman" w:eastAsia="Times New Roman" w:hAnsi="Times New Roman" w:cs="Times New Roman"/>
          <w:sz w:val="24"/>
          <w:szCs w:val="24"/>
        </w:rPr>
        <w:t>strongest correlation in the Black Sea Region (EAWR) is positive (</w:t>
      </w:r>
      <w:r w:rsidR="00517933">
        <w:rPr>
          <w:rFonts w:ascii="Times New Roman" w:eastAsia="Times New Roman" w:hAnsi="Times New Roman" w:cs="Times New Roman"/>
          <w:sz w:val="24"/>
          <w:szCs w:val="24"/>
        </w:rPr>
        <w:t xml:space="preserve">Fig. </w:t>
      </w:r>
      <w:r w:rsidR="00B747BB">
        <w:rPr>
          <w:rFonts w:ascii="Times New Roman" w:eastAsia="Times New Roman" w:hAnsi="Times New Roman" w:cs="Times New Roman"/>
          <w:sz w:val="24"/>
          <w:szCs w:val="24"/>
        </w:rPr>
        <w:t>8</w:t>
      </w:r>
      <w:r w:rsidR="008E5B82">
        <w:rPr>
          <w:rFonts w:ascii="Times New Roman" w:eastAsia="Times New Roman" w:hAnsi="Times New Roman" w:cs="Times New Roman"/>
          <w:sz w:val="24"/>
          <w:szCs w:val="24"/>
        </w:rPr>
        <w:t>)</w:t>
      </w:r>
      <w:r w:rsidR="00FF50AA">
        <w:rPr>
          <w:rFonts w:ascii="Times New Roman" w:eastAsia="Times New Roman" w:hAnsi="Times New Roman" w:cs="Times New Roman"/>
          <w:sz w:val="24"/>
          <w:szCs w:val="24"/>
        </w:rPr>
        <w:t>.</w:t>
      </w:r>
      <w:r w:rsidR="5A288D1D">
        <w:rPr>
          <w:rFonts w:ascii="Times New Roman" w:eastAsia="Times New Roman" w:hAnsi="Times New Roman" w:cs="Times New Roman"/>
          <w:sz w:val="24"/>
          <w:szCs w:val="24"/>
        </w:rPr>
        <w:t xml:space="preserve"> Other impactful global teleconnections are the AAM, IPO, EMI, and ENSO 3.4 which are all very statistically significant</w:t>
      </w:r>
      <w:commentRangeEnd w:id="31"/>
      <w:r>
        <w:rPr>
          <w:rStyle w:val="CommentReference"/>
          <w:rFonts w:ascii="Times New Roman" w:eastAsia="Times New Roman" w:hAnsi="Times New Roman" w:cs="Times New Roman"/>
          <w:sz w:val="24"/>
          <w:szCs w:val="24"/>
        </w:rPr>
        <w:commentReference w:id="31"/>
      </w:r>
      <w:commentRangeEnd w:id="32"/>
      <w:r>
        <w:rPr>
          <w:rStyle w:val="CommentReference"/>
          <w:rFonts w:ascii="Times New Roman" w:eastAsia="Times New Roman" w:hAnsi="Times New Roman" w:cs="Times New Roman"/>
          <w:sz w:val="24"/>
          <w:szCs w:val="24"/>
        </w:rPr>
        <w:commentReference w:id="32"/>
      </w:r>
      <w:r w:rsidR="00E90AE6">
        <w:rPr>
          <w:rFonts w:ascii="Times New Roman" w:eastAsia="Times New Roman" w:hAnsi="Times New Roman" w:cs="Times New Roman"/>
          <w:sz w:val="24"/>
          <w:szCs w:val="24"/>
        </w:rPr>
        <w:t>.</w:t>
      </w:r>
    </w:p>
    <w:p w14:paraId="0EC9A887" w14:textId="1818277A" w:rsidR="6AFD9BF4" w:rsidRDefault="00C71CC6" w:rsidP="20C31AC4">
      <w:pPr>
        <w:spacing w:line="480" w:lineRule="auto"/>
        <w:ind w:firstLine="720"/>
        <w:rPr>
          <w:rFonts w:ascii="Times New Roman" w:eastAsia="Times New Roman" w:hAnsi="Times New Roman" w:cs="Times New Roman"/>
          <w:sz w:val="24"/>
          <w:szCs w:val="24"/>
        </w:rPr>
      </w:pPr>
      <w:r w:rsidRPr="00577485">
        <w:rPr>
          <w:rFonts w:ascii="Times New Roman" w:hAnsi="Times New Roman" w:cs="Times New Roman"/>
          <w:i/>
          <w:noProof/>
          <w:sz w:val="24"/>
          <w:szCs w:val="24"/>
        </w:rPr>
        <mc:AlternateContent>
          <mc:Choice Requires="wps">
            <w:drawing>
              <wp:anchor distT="0" distB="0" distL="114300" distR="114300" simplePos="0" relativeHeight="251658242" behindDoc="1" locked="0" layoutInCell="1" allowOverlap="1" wp14:anchorId="225B9CF7" wp14:editId="71AF3794">
                <wp:simplePos x="0" y="0"/>
                <wp:positionH relativeFrom="margin">
                  <wp:align>center</wp:align>
                </wp:positionH>
                <wp:positionV relativeFrom="paragraph">
                  <wp:posOffset>4817110</wp:posOffset>
                </wp:positionV>
                <wp:extent cx="6494145" cy="635"/>
                <wp:effectExtent l="0" t="0" r="1905" b="2540"/>
                <wp:wrapTight wrapText="bothSides">
                  <wp:wrapPolygon edited="0">
                    <wp:start x="0" y="0"/>
                    <wp:lineTo x="0" y="20420"/>
                    <wp:lineTo x="21543" y="20420"/>
                    <wp:lineTo x="21543" y="0"/>
                    <wp:lineTo x="0" y="0"/>
                  </wp:wrapPolygon>
                </wp:wrapTight>
                <wp:docPr id="294263420" name="Text Box 1"/>
                <wp:cNvGraphicFramePr/>
                <a:graphic xmlns:a="http://schemas.openxmlformats.org/drawingml/2006/main">
                  <a:graphicData uri="http://schemas.microsoft.com/office/word/2010/wordprocessingShape">
                    <wps:wsp>
                      <wps:cNvSpPr txBox="1"/>
                      <wps:spPr>
                        <a:xfrm>
                          <a:off x="0" y="0"/>
                          <a:ext cx="6494145" cy="635"/>
                        </a:xfrm>
                        <a:prstGeom prst="rect">
                          <a:avLst/>
                        </a:prstGeom>
                        <a:solidFill>
                          <a:prstClr val="white"/>
                        </a:solidFill>
                        <a:ln>
                          <a:noFill/>
                        </a:ln>
                      </wps:spPr>
                      <wps:txbx>
                        <w:txbxContent>
                          <w:p w14:paraId="2A0E1B10" w14:textId="77777777" w:rsidR="00FD1749" w:rsidRPr="00FD1749" w:rsidRDefault="00FD1749" w:rsidP="00517933">
                            <w:pPr>
                              <w:pStyle w:val="Caption"/>
                              <w:jc w:val="center"/>
                              <w:rPr>
                                <w:rFonts w:ascii="Times New Roman" w:eastAsia="Times New Roman" w:hAnsi="Times New Roman" w:cs="Times New Roman"/>
                                <w:color w:val="auto"/>
                                <w:sz w:val="24"/>
                                <w:szCs w:val="24"/>
                              </w:rPr>
                            </w:pPr>
                            <w:r w:rsidRPr="00FD1749">
                              <w:rPr>
                                <w:rFonts w:ascii="Times New Roman" w:hAnsi="Times New Roman" w:cs="Times New Roman"/>
                                <w:color w:val="auto"/>
                                <w:sz w:val="24"/>
                                <w:szCs w:val="24"/>
                              </w:rPr>
                              <w:t xml:space="preserve">Figure </w:t>
                            </w:r>
                            <w:r w:rsidR="00C71CC6">
                              <w:rPr>
                                <w:rFonts w:ascii="Times New Roman" w:hAnsi="Times New Roman" w:cs="Times New Roman"/>
                                <w:color w:val="auto"/>
                                <w:sz w:val="24"/>
                                <w:szCs w:val="24"/>
                              </w:rPr>
                              <w:t>8</w:t>
                            </w:r>
                            <w:r w:rsidRPr="00FD1749">
                              <w:rPr>
                                <w:rFonts w:ascii="Times New Roman" w:hAnsi="Times New Roman" w:cs="Times New Roman"/>
                                <w:color w:val="auto"/>
                                <w:sz w:val="24"/>
                                <w:szCs w:val="24"/>
                              </w:rPr>
                              <w:t xml:space="preserve">. The strongest index </w:t>
                            </w:r>
                            <w:r w:rsidR="00482E1E">
                              <w:rPr>
                                <w:rFonts w:ascii="Times New Roman" w:hAnsi="Times New Roman" w:cs="Times New Roman"/>
                                <w:color w:val="auto"/>
                                <w:sz w:val="24"/>
                                <w:szCs w:val="24"/>
                              </w:rPr>
                              <w:t xml:space="preserve">by </w:t>
                            </w:r>
                            <w:r w:rsidRPr="00FD1749">
                              <w:rPr>
                                <w:rFonts w:ascii="Times New Roman" w:hAnsi="Times New Roman" w:cs="Times New Roman"/>
                                <w:color w:val="auto"/>
                                <w:sz w:val="24"/>
                                <w:szCs w:val="24"/>
                              </w:rPr>
                              <w:t xml:space="preserve">Pearson correlation across all months for </w:t>
                            </w:r>
                            <w:r w:rsidR="007C2DC4">
                              <w:rPr>
                                <w:rFonts w:ascii="Times New Roman" w:hAnsi="Times New Roman" w:cs="Times New Roman"/>
                                <w:color w:val="auto"/>
                                <w:sz w:val="24"/>
                                <w:szCs w:val="24"/>
                              </w:rPr>
                              <w:t>TP</w:t>
                            </w:r>
                            <w:r w:rsidR="00C71B6E">
                              <w:rPr>
                                <w:rFonts w:ascii="Times New Roman" w:hAnsi="Times New Roman" w:cs="Times New Roman"/>
                                <w:color w:val="auto"/>
                                <w:sz w:val="24"/>
                                <w:szCs w:val="24"/>
                              </w:rPr>
                              <w:t>_Std</w:t>
                            </w:r>
                            <w:r w:rsidRPr="00FD1749">
                              <w:rPr>
                                <w:rFonts w:ascii="Times New Roman" w:hAnsi="Times New Roman" w:cs="Times New Roman"/>
                                <w:color w:val="auto"/>
                                <w:sz w:val="24"/>
                                <w:szCs w:val="24"/>
                              </w:rPr>
                              <w:t xml:space="preserve"> by region.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25B9CF7" id="_x0000_s1031" type="#_x0000_t202" style="position:absolute;left:0;text-align:left;margin-left:0;margin-top:379.3pt;width:511.35pt;height:.05pt;z-index:-25165823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" stroked="f">
                <v:textbox style="mso-fit-shape-to-text:t" inset="0,0,0,0">
                  <w:txbxContent>
                    <w:p w14:paraId="2A0E1B10" w14:textId="77777777" w:rsidR="00FD1749" w:rsidRPr="00FD1749" w:rsidRDefault="00FD1749" w:rsidP="00517933">
                      <w:pPr>
                        <w:pStyle w:val="Caption"/>
                        <w:jc w:val="center"/>
                        <w:rPr>
                          <w:rFonts w:ascii="Times New Roman" w:eastAsia="Times New Roman" w:hAnsi="Times New Roman" w:cs="Times New Roman"/>
                          <w:color w:val="auto"/>
                          <w:sz w:val="24"/>
                          <w:szCs w:val="24"/>
                        </w:rPr>
                      </w:pPr>
                      <w:r w:rsidRPr="00FD1749">
                        <w:rPr>
                          <w:rFonts w:ascii="Times New Roman" w:hAnsi="Times New Roman" w:cs="Times New Roman"/>
                          <w:color w:val="auto"/>
                          <w:sz w:val="24"/>
                          <w:szCs w:val="24"/>
                        </w:rPr>
                        <w:t xml:space="preserve">Figure </w:t>
                      </w:r>
                      <w:r w:rsidR="00C71CC6">
                        <w:rPr>
                          <w:rFonts w:ascii="Times New Roman" w:hAnsi="Times New Roman" w:cs="Times New Roman"/>
                          <w:color w:val="auto"/>
                          <w:sz w:val="24"/>
                          <w:szCs w:val="24"/>
                        </w:rPr>
                        <w:t>8</w:t>
                      </w:r>
                      <w:r w:rsidRPr="00FD1749">
                        <w:rPr>
                          <w:rFonts w:ascii="Times New Roman" w:hAnsi="Times New Roman" w:cs="Times New Roman"/>
                          <w:color w:val="auto"/>
                          <w:sz w:val="24"/>
                          <w:szCs w:val="24"/>
                        </w:rPr>
                        <w:t xml:space="preserve">. The strongest index </w:t>
                      </w:r>
                      <w:r w:rsidR="00482E1E">
                        <w:rPr>
                          <w:rFonts w:ascii="Times New Roman" w:hAnsi="Times New Roman" w:cs="Times New Roman"/>
                          <w:color w:val="auto"/>
                          <w:sz w:val="24"/>
                          <w:szCs w:val="24"/>
                        </w:rPr>
                        <w:t xml:space="preserve">by </w:t>
                      </w:r>
                      <w:r w:rsidRPr="00FD1749">
                        <w:rPr>
                          <w:rFonts w:ascii="Times New Roman" w:hAnsi="Times New Roman" w:cs="Times New Roman"/>
                          <w:color w:val="auto"/>
                          <w:sz w:val="24"/>
                          <w:szCs w:val="24"/>
                        </w:rPr>
                        <w:t xml:space="preserve">Pearson correlation across all months for </w:t>
                      </w:r>
                      <w:r w:rsidR="007C2DC4">
                        <w:rPr>
                          <w:rFonts w:ascii="Times New Roman" w:hAnsi="Times New Roman" w:cs="Times New Roman"/>
                          <w:color w:val="auto"/>
                          <w:sz w:val="24"/>
                          <w:szCs w:val="24"/>
                        </w:rPr>
                        <w:t>TP</w:t>
                      </w:r>
                      <w:r w:rsidR="00C71B6E">
                        <w:rPr>
                          <w:rFonts w:ascii="Times New Roman" w:hAnsi="Times New Roman" w:cs="Times New Roman"/>
                          <w:color w:val="auto"/>
                          <w:sz w:val="24"/>
                          <w:szCs w:val="24"/>
                        </w:rPr>
                        <w:t>_Std</w:t>
                      </w:r>
                      <w:r w:rsidRPr="00FD1749">
                        <w:rPr>
                          <w:rFonts w:ascii="Times New Roman" w:hAnsi="Times New Roman" w:cs="Times New Roman"/>
                          <w:color w:val="auto"/>
                          <w:sz w:val="24"/>
                          <w:szCs w:val="24"/>
                        </w:rPr>
                        <w:t xml:space="preserve"> by region.</w:t>
                      </w:r>
                    </w:p>
                  </w:txbxContent>
                </v:textbox>
                <w10:wrap type="tight" anchorx="margin"/>
              </v:shape>
            </w:pict>
          </mc:Fallback>
        </mc:AlternateContent>
      </w:r>
      <w:r w:rsidRPr="00577485">
        <w:rPr>
          <w:rFonts w:ascii="Times New Roman" w:eastAsia="Times New Roman" w:hAnsi="Times New Roman" w:cs="Times New Roman"/>
          <w:i/>
          <w:noProof/>
          <w:sz w:val="28"/>
          <w:szCs w:val="28"/>
        </w:rPr>
        <w:drawing>
          <wp:anchor distT="0" distB="0" distL="114300" distR="114300" simplePos="0" relativeHeight="251658250" behindDoc="1" locked="0" layoutInCell="1" allowOverlap="1" wp14:anchorId="1385A22A" wp14:editId="06EA1842">
            <wp:simplePos x="0" y="0"/>
            <wp:positionH relativeFrom="margin">
              <wp:posOffset>180975</wp:posOffset>
            </wp:positionH>
            <wp:positionV relativeFrom="paragraph">
              <wp:posOffset>2000250</wp:posOffset>
            </wp:positionV>
            <wp:extent cx="5573395" cy="2700655"/>
            <wp:effectExtent l="0" t="0" r="8255" b="4445"/>
            <wp:wrapTight wrapText="bothSides">
              <wp:wrapPolygon edited="0">
                <wp:start x="0" y="0"/>
                <wp:lineTo x="0" y="21483"/>
                <wp:lineTo x="21558" y="21483"/>
                <wp:lineTo x="21558" y="0"/>
                <wp:lineTo x="0" y="0"/>
              </wp:wrapPolygon>
            </wp:wrapTight>
            <wp:docPr id="9277850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785017" name="Picture 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573395" cy="2700655"/>
                    </a:xfrm>
                    <a:prstGeom prst="rect">
                      <a:avLst/>
                    </a:prstGeom>
                  </pic:spPr>
                </pic:pic>
              </a:graphicData>
            </a:graphic>
            <wp14:sizeRelH relativeFrom="margin">
              <wp14:pctWidth>0</wp14:pctWidth>
            </wp14:sizeRelH>
            <wp14:sizeRelV relativeFrom="margin">
              <wp14:pctHeight>0</wp14:pctHeight>
            </wp14:sizeRelV>
          </wp:anchor>
        </w:drawing>
      </w:r>
      <w:commentRangeStart w:id="33"/>
      <w:r w:rsidR="37C2E1B9" w:rsidRPr="641A7552">
        <w:rPr>
          <w:rFonts w:ascii="Times New Roman" w:eastAsia="Times New Roman" w:hAnsi="Times New Roman" w:cs="Times New Roman"/>
          <w:sz w:val="24"/>
          <w:szCs w:val="24"/>
        </w:rPr>
        <w:t xml:space="preserve">The regions of focus are India and East Asia. </w:t>
      </w:r>
      <w:r w:rsidR="1EA8442E" w:rsidRPr="641A7552">
        <w:rPr>
          <w:rFonts w:ascii="Times New Roman" w:eastAsia="Times New Roman" w:hAnsi="Times New Roman" w:cs="Times New Roman"/>
          <w:sz w:val="24"/>
          <w:szCs w:val="24"/>
        </w:rPr>
        <w:t xml:space="preserve">Starting with India, the top teleconnection regarding </w:t>
      </w:r>
      <w:r w:rsidR="23382DB2" w:rsidRPr="641A7552">
        <w:rPr>
          <w:rFonts w:ascii="Times New Roman" w:eastAsia="Times New Roman" w:hAnsi="Times New Roman" w:cs="Times New Roman"/>
          <w:sz w:val="24"/>
          <w:szCs w:val="24"/>
        </w:rPr>
        <w:t xml:space="preserve">temperature anomalies is the PDO with a Pearson value of </w:t>
      </w:r>
      <w:r w:rsidR="589197B3" w:rsidRPr="641A7552">
        <w:rPr>
          <w:rFonts w:ascii="Times New Roman" w:eastAsia="Times New Roman" w:hAnsi="Times New Roman" w:cs="Times New Roman"/>
          <w:sz w:val="24"/>
          <w:szCs w:val="24"/>
        </w:rPr>
        <w:t>0.</w:t>
      </w:r>
      <w:r w:rsidR="0A512340" w:rsidRPr="58D9C202">
        <w:rPr>
          <w:rFonts w:ascii="Times New Roman" w:eastAsia="Times New Roman" w:hAnsi="Times New Roman" w:cs="Times New Roman"/>
          <w:sz w:val="24"/>
          <w:szCs w:val="24"/>
        </w:rPr>
        <w:t>2116</w:t>
      </w:r>
      <w:r w:rsidR="589197B3" w:rsidRPr="58D9C202">
        <w:rPr>
          <w:rFonts w:ascii="Times New Roman" w:eastAsia="Times New Roman" w:hAnsi="Times New Roman" w:cs="Times New Roman"/>
          <w:sz w:val="24"/>
          <w:szCs w:val="24"/>
        </w:rPr>
        <w:t>.</w:t>
      </w:r>
      <w:r w:rsidR="589197B3" w:rsidRPr="641A7552">
        <w:rPr>
          <w:rFonts w:ascii="Times New Roman" w:eastAsia="Times New Roman" w:hAnsi="Times New Roman" w:cs="Times New Roman"/>
          <w:sz w:val="24"/>
          <w:szCs w:val="24"/>
        </w:rPr>
        <w:t xml:space="preserve"> Following the PDO are the </w:t>
      </w:r>
      <w:r w:rsidR="0BC36FF6" w:rsidRPr="58D9C202">
        <w:rPr>
          <w:rFonts w:ascii="Times New Roman" w:eastAsia="Times New Roman" w:hAnsi="Times New Roman" w:cs="Times New Roman"/>
          <w:sz w:val="24"/>
          <w:szCs w:val="24"/>
        </w:rPr>
        <w:t>ADI</w:t>
      </w:r>
      <w:r w:rsidR="589197B3" w:rsidRPr="641A7552">
        <w:rPr>
          <w:rFonts w:ascii="Times New Roman" w:eastAsia="Times New Roman" w:hAnsi="Times New Roman" w:cs="Times New Roman"/>
          <w:sz w:val="24"/>
          <w:szCs w:val="24"/>
        </w:rPr>
        <w:t xml:space="preserve">, WPO, </w:t>
      </w:r>
      <w:r w:rsidR="5DBE8F15" w:rsidRPr="58D9C202">
        <w:rPr>
          <w:rFonts w:ascii="Times New Roman" w:eastAsia="Times New Roman" w:hAnsi="Times New Roman" w:cs="Times New Roman"/>
          <w:sz w:val="24"/>
          <w:szCs w:val="24"/>
        </w:rPr>
        <w:t>WP</w:t>
      </w:r>
      <w:r w:rsidR="589197B3" w:rsidRPr="641A7552">
        <w:rPr>
          <w:rFonts w:ascii="Times New Roman" w:eastAsia="Times New Roman" w:hAnsi="Times New Roman" w:cs="Times New Roman"/>
          <w:sz w:val="24"/>
          <w:szCs w:val="24"/>
        </w:rPr>
        <w:t xml:space="preserve">, and </w:t>
      </w:r>
      <w:r w:rsidR="3B38F8D9" w:rsidRPr="3B09BF73">
        <w:rPr>
          <w:rFonts w:ascii="Times New Roman" w:eastAsia="Times New Roman" w:hAnsi="Times New Roman" w:cs="Times New Roman"/>
          <w:sz w:val="24"/>
          <w:szCs w:val="24"/>
        </w:rPr>
        <w:t>PNA</w:t>
      </w:r>
      <w:r w:rsidR="5E0F0CB2" w:rsidRPr="641A7552">
        <w:rPr>
          <w:rFonts w:ascii="Times New Roman" w:eastAsia="Times New Roman" w:hAnsi="Times New Roman" w:cs="Times New Roman"/>
          <w:sz w:val="24"/>
          <w:szCs w:val="24"/>
        </w:rPr>
        <w:t xml:space="preserve"> teleconnections. All these teleconnections show statistical significance. The most </w:t>
      </w:r>
      <w:r w:rsidR="26E5D824" w:rsidRPr="1DD71A0D">
        <w:rPr>
          <w:rFonts w:ascii="Times New Roman" w:eastAsia="Times New Roman" w:hAnsi="Times New Roman" w:cs="Times New Roman"/>
          <w:sz w:val="24"/>
          <w:szCs w:val="24"/>
        </w:rPr>
        <w:t>significant</w:t>
      </w:r>
      <w:r w:rsidR="5E0F0CB2" w:rsidRPr="641A7552">
        <w:rPr>
          <w:rFonts w:ascii="Times New Roman" w:eastAsia="Times New Roman" w:hAnsi="Times New Roman" w:cs="Times New Roman"/>
          <w:sz w:val="24"/>
          <w:szCs w:val="24"/>
        </w:rPr>
        <w:t xml:space="preserve"> global teleconnection for India is the </w:t>
      </w:r>
      <w:r w:rsidR="4AB68C20" w:rsidRPr="3B09BF73">
        <w:rPr>
          <w:rFonts w:ascii="Times New Roman" w:eastAsia="Times New Roman" w:hAnsi="Times New Roman" w:cs="Times New Roman"/>
          <w:sz w:val="24"/>
          <w:szCs w:val="24"/>
        </w:rPr>
        <w:t>IPO</w:t>
      </w:r>
      <w:r w:rsidR="17EBD379" w:rsidRPr="641A7552">
        <w:rPr>
          <w:rFonts w:ascii="Times New Roman" w:eastAsia="Times New Roman" w:hAnsi="Times New Roman" w:cs="Times New Roman"/>
          <w:sz w:val="24"/>
          <w:szCs w:val="24"/>
        </w:rPr>
        <w:t xml:space="preserve"> with a </w:t>
      </w:r>
      <w:r w:rsidR="3E45E406" w:rsidRPr="1DD71A0D">
        <w:rPr>
          <w:rFonts w:ascii="Times New Roman" w:eastAsia="Times New Roman" w:hAnsi="Times New Roman" w:cs="Times New Roman"/>
          <w:sz w:val="24"/>
          <w:szCs w:val="24"/>
        </w:rPr>
        <w:t>p</w:t>
      </w:r>
      <w:r w:rsidR="17EBD379" w:rsidRPr="641A7552">
        <w:rPr>
          <w:rFonts w:ascii="Times New Roman" w:eastAsia="Times New Roman" w:hAnsi="Times New Roman" w:cs="Times New Roman"/>
          <w:sz w:val="24"/>
          <w:szCs w:val="24"/>
        </w:rPr>
        <w:t xml:space="preserve"> value of 0.</w:t>
      </w:r>
      <w:r w:rsidR="6F1A72C7" w:rsidRPr="3B09BF73">
        <w:rPr>
          <w:rFonts w:ascii="Times New Roman" w:eastAsia="Times New Roman" w:hAnsi="Times New Roman" w:cs="Times New Roman"/>
          <w:sz w:val="24"/>
          <w:szCs w:val="24"/>
        </w:rPr>
        <w:t>2028</w:t>
      </w:r>
      <w:r w:rsidR="17EBD379" w:rsidRPr="641A7552">
        <w:rPr>
          <w:rFonts w:ascii="Times New Roman" w:eastAsia="Times New Roman" w:hAnsi="Times New Roman" w:cs="Times New Roman"/>
          <w:sz w:val="24"/>
          <w:szCs w:val="24"/>
        </w:rPr>
        <w:t xml:space="preserve"> and holds statistical significance.</w:t>
      </w:r>
      <w:commentRangeEnd w:id="33"/>
      <w:r w:rsidR="37C2E1B9">
        <w:rPr>
          <w:rStyle w:val="CommentReference"/>
          <w:rFonts w:ascii="Times New Roman" w:eastAsia="Times New Roman" w:hAnsi="Times New Roman" w:cs="Times New Roman"/>
          <w:sz w:val="24"/>
          <w:szCs w:val="24"/>
        </w:rPr>
        <w:commentReference w:id="33"/>
      </w:r>
    </w:p>
    <w:p w14:paraId="40C7BB37" w14:textId="719FD74A" w:rsidR="6AFD9BF4" w:rsidRDefault="148AE069" w:rsidP="00EA30C4">
      <w:pPr>
        <w:spacing w:line="480" w:lineRule="auto"/>
        <w:ind w:firstLine="720"/>
        <w:rPr>
          <w:rFonts w:ascii="Times New Roman" w:eastAsia="Times New Roman" w:hAnsi="Times New Roman" w:cs="Times New Roman"/>
          <w:sz w:val="24"/>
          <w:szCs w:val="24"/>
        </w:rPr>
      </w:pPr>
      <w:commentRangeStart w:id="34"/>
      <w:r w:rsidRPr="1DD71A0D">
        <w:rPr>
          <w:rFonts w:ascii="Times New Roman" w:eastAsia="Times New Roman" w:hAnsi="Times New Roman" w:cs="Times New Roman"/>
          <w:sz w:val="24"/>
          <w:szCs w:val="24"/>
        </w:rPr>
        <w:lastRenderedPageBreak/>
        <w:t>Getting into detail about</w:t>
      </w:r>
      <w:r w:rsidR="37B0ED91" w:rsidRPr="641A7552">
        <w:rPr>
          <w:rFonts w:ascii="Times New Roman" w:eastAsia="Times New Roman" w:hAnsi="Times New Roman" w:cs="Times New Roman"/>
          <w:sz w:val="24"/>
          <w:szCs w:val="24"/>
        </w:rPr>
        <w:t xml:space="preserve"> temperature anomaly teleconnections for East Asia, the </w:t>
      </w:r>
      <w:r w:rsidR="37B0ED91" w:rsidRPr="1DD71A0D">
        <w:rPr>
          <w:rFonts w:ascii="Times New Roman" w:eastAsia="Times New Roman" w:hAnsi="Times New Roman" w:cs="Times New Roman"/>
          <w:sz w:val="24"/>
          <w:szCs w:val="24"/>
        </w:rPr>
        <w:t>top</w:t>
      </w:r>
      <w:r w:rsidR="0E417A41" w:rsidRPr="1DD71A0D">
        <w:rPr>
          <w:rFonts w:ascii="Times New Roman" w:eastAsia="Times New Roman" w:hAnsi="Times New Roman" w:cs="Times New Roman"/>
          <w:sz w:val="24"/>
          <w:szCs w:val="24"/>
        </w:rPr>
        <w:t>most</w:t>
      </w:r>
      <w:r w:rsidR="37B0ED91" w:rsidRPr="641A7552">
        <w:rPr>
          <w:rFonts w:ascii="Times New Roman" w:eastAsia="Times New Roman" w:hAnsi="Times New Roman" w:cs="Times New Roman"/>
          <w:sz w:val="24"/>
          <w:szCs w:val="24"/>
        </w:rPr>
        <w:t xml:space="preserve"> teleconnection for this region is </w:t>
      </w:r>
      <w:r w:rsidR="33A3FF5F" w:rsidRPr="641A7552">
        <w:rPr>
          <w:rFonts w:ascii="Times New Roman" w:eastAsia="Times New Roman" w:hAnsi="Times New Roman" w:cs="Times New Roman"/>
          <w:sz w:val="24"/>
          <w:szCs w:val="24"/>
        </w:rPr>
        <w:t xml:space="preserve">the EA with a </w:t>
      </w:r>
      <w:r w:rsidR="00BE3083" w:rsidRPr="1DD71A0D">
        <w:rPr>
          <w:rFonts w:ascii="Times New Roman" w:eastAsia="Times New Roman" w:hAnsi="Times New Roman" w:cs="Times New Roman"/>
          <w:sz w:val="24"/>
          <w:szCs w:val="24"/>
        </w:rPr>
        <w:t>p</w:t>
      </w:r>
      <w:r w:rsidR="33A3FF5F" w:rsidRPr="641A7552">
        <w:rPr>
          <w:rFonts w:ascii="Times New Roman" w:eastAsia="Times New Roman" w:hAnsi="Times New Roman" w:cs="Times New Roman"/>
          <w:sz w:val="24"/>
          <w:szCs w:val="24"/>
        </w:rPr>
        <w:t xml:space="preserve"> value of 0.</w:t>
      </w:r>
      <w:r w:rsidR="62F607E2" w:rsidRPr="247B69EC">
        <w:rPr>
          <w:rFonts w:ascii="Times New Roman" w:eastAsia="Times New Roman" w:hAnsi="Times New Roman" w:cs="Times New Roman"/>
          <w:sz w:val="24"/>
          <w:szCs w:val="24"/>
        </w:rPr>
        <w:t>2363</w:t>
      </w:r>
      <w:r w:rsidR="120958D9" w:rsidRPr="247B69EC">
        <w:rPr>
          <w:rFonts w:ascii="Times New Roman" w:eastAsia="Times New Roman" w:hAnsi="Times New Roman" w:cs="Times New Roman"/>
          <w:sz w:val="24"/>
          <w:szCs w:val="24"/>
        </w:rPr>
        <w:t xml:space="preserve">. </w:t>
      </w:r>
      <w:r w:rsidR="0C0C241F" w:rsidRPr="641A7552">
        <w:rPr>
          <w:rFonts w:ascii="Times New Roman" w:eastAsia="Times New Roman" w:hAnsi="Times New Roman" w:cs="Times New Roman"/>
          <w:sz w:val="24"/>
          <w:szCs w:val="24"/>
        </w:rPr>
        <w:t xml:space="preserve">The next </w:t>
      </w:r>
      <w:r w:rsidR="5CE825DD" w:rsidRPr="1DD71A0D">
        <w:rPr>
          <w:rFonts w:ascii="Times New Roman" w:eastAsia="Times New Roman" w:hAnsi="Times New Roman" w:cs="Times New Roman"/>
          <w:sz w:val="24"/>
          <w:szCs w:val="24"/>
        </w:rPr>
        <w:t xml:space="preserve">most </w:t>
      </w:r>
      <w:r w:rsidR="0C0C241F" w:rsidRPr="641A7552">
        <w:rPr>
          <w:rFonts w:ascii="Times New Roman" w:eastAsia="Times New Roman" w:hAnsi="Times New Roman" w:cs="Times New Roman"/>
          <w:sz w:val="24"/>
          <w:szCs w:val="24"/>
        </w:rPr>
        <w:t xml:space="preserve">relevant teleconnection for </w:t>
      </w:r>
      <w:r w:rsidR="6BEB5E6B" w:rsidRPr="641A7552">
        <w:rPr>
          <w:rFonts w:ascii="Times New Roman" w:eastAsia="Times New Roman" w:hAnsi="Times New Roman" w:cs="Times New Roman"/>
          <w:sz w:val="24"/>
          <w:szCs w:val="24"/>
        </w:rPr>
        <w:t>East Asia</w:t>
      </w:r>
      <w:r w:rsidR="0C0C241F" w:rsidRPr="641A7552">
        <w:rPr>
          <w:rFonts w:ascii="Times New Roman" w:eastAsia="Times New Roman" w:hAnsi="Times New Roman" w:cs="Times New Roman"/>
          <w:sz w:val="24"/>
          <w:szCs w:val="24"/>
        </w:rPr>
        <w:t xml:space="preserve"> regarding temperature anomalies is the AMO with a </w:t>
      </w:r>
      <w:r w:rsidR="31E4A849" w:rsidRPr="1DD71A0D">
        <w:rPr>
          <w:rFonts w:ascii="Times New Roman" w:eastAsia="Times New Roman" w:hAnsi="Times New Roman" w:cs="Times New Roman"/>
          <w:sz w:val="24"/>
          <w:szCs w:val="24"/>
        </w:rPr>
        <w:t>p</w:t>
      </w:r>
      <w:r w:rsidR="0C0C241F" w:rsidRPr="641A7552">
        <w:rPr>
          <w:rFonts w:ascii="Times New Roman" w:eastAsia="Times New Roman" w:hAnsi="Times New Roman" w:cs="Times New Roman"/>
          <w:sz w:val="24"/>
          <w:szCs w:val="24"/>
        </w:rPr>
        <w:t xml:space="preserve"> value of </w:t>
      </w:r>
      <w:r w:rsidR="7E960934" w:rsidRPr="641A7552">
        <w:rPr>
          <w:rFonts w:ascii="Times New Roman" w:eastAsia="Times New Roman" w:hAnsi="Times New Roman" w:cs="Times New Roman"/>
          <w:sz w:val="24"/>
          <w:szCs w:val="24"/>
        </w:rPr>
        <w:t>0.</w:t>
      </w:r>
      <w:r w:rsidR="09EB815F" w:rsidRPr="247B69EC">
        <w:rPr>
          <w:rFonts w:ascii="Times New Roman" w:eastAsia="Times New Roman" w:hAnsi="Times New Roman" w:cs="Times New Roman"/>
          <w:sz w:val="24"/>
          <w:szCs w:val="24"/>
        </w:rPr>
        <w:t>1784</w:t>
      </w:r>
      <w:r w:rsidR="5E5DE7D5" w:rsidRPr="1DD71A0D">
        <w:rPr>
          <w:rFonts w:ascii="Times New Roman" w:eastAsia="Times New Roman" w:hAnsi="Times New Roman" w:cs="Times New Roman"/>
          <w:sz w:val="24"/>
          <w:szCs w:val="24"/>
        </w:rPr>
        <w:t xml:space="preserve"> and </w:t>
      </w:r>
      <w:r w:rsidR="06E9AD32" w:rsidRPr="641A7552">
        <w:rPr>
          <w:rFonts w:ascii="Times New Roman" w:eastAsia="Times New Roman" w:hAnsi="Times New Roman" w:cs="Times New Roman"/>
          <w:sz w:val="24"/>
          <w:szCs w:val="24"/>
        </w:rPr>
        <w:t>als</w:t>
      </w:r>
      <w:r w:rsidR="06E9AD32" w:rsidRPr="641A7552">
        <w:rPr>
          <w:rFonts w:ascii="Times New Roman" w:eastAsia="Times New Roman" w:hAnsi="Times New Roman" w:cs="Times New Roman"/>
          <w:sz w:val="24"/>
          <w:szCs w:val="24"/>
        </w:rPr>
        <w:t xml:space="preserve">o </w:t>
      </w:r>
      <w:r w:rsidR="043825F7" w:rsidRPr="247B69EC">
        <w:rPr>
          <w:rFonts w:ascii="Times New Roman" w:eastAsia="Times New Roman" w:hAnsi="Times New Roman" w:cs="Times New Roman"/>
          <w:sz w:val="24"/>
          <w:szCs w:val="24"/>
        </w:rPr>
        <w:t>is</w:t>
      </w:r>
      <w:r w:rsidR="06E9AD32" w:rsidRPr="247B69EC">
        <w:rPr>
          <w:rFonts w:ascii="Times New Roman" w:eastAsia="Times New Roman" w:hAnsi="Times New Roman" w:cs="Times New Roman"/>
          <w:sz w:val="24"/>
          <w:szCs w:val="24"/>
        </w:rPr>
        <w:t xml:space="preserve"> statistically significant. </w:t>
      </w:r>
      <w:r w:rsidR="06E9AD32" w:rsidRPr="641A7552">
        <w:rPr>
          <w:rFonts w:ascii="Times New Roman" w:eastAsia="Times New Roman" w:hAnsi="Times New Roman" w:cs="Times New Roman"/>
          <w:sz w:val="24"/>
          <w:szCs w:val="24"/>
        </w:rPr>
        <w:t xml:space="preserve">The next three </w:t>
      </w:r>
      <w:r w:rsidR="37003D32" w:rsidRPr="1DD71A0D">
        <w:rPr>
          <w:rFonts w:ascii="Times New Roman" w:eastAsia="Times New Roman" w:hAnsi="Times New Roman" w:cs="Times New Roman"/>
          <w:sz w:val="24"/>
          <w:szCs w:val="24"/>
        </w:rPr>
        <w:t xml:space="preserve">dominant </w:t>
      </w:r>
      <w:r w:rsidR="06E9AD32" w:rsidRPr="641A7552">
        <w:rPr>
          <w:rFonts w:ascii="Times New Roman" w:eastAsia="Times New Roman" w:hAnsi="Times New Roman" w:cs="Times New Roman"/>
          <w:sz w:val="24"/>
          <w:szCs w:val="24"/>
        </w:rPr>
        <w:t xml:space="preserve">teleconnections for India are the </w:t>
      </w:r>
      <w:r w:rsidR="690B0DB3" w:rsidRPr="247B69EC">
        <w:rPr>
          <w:rFonts w:ascii="Times New Roman" w:eastAsia="Times New Roman" w:hAnsi="Times New Roman" w:cs="Times New Roman"/>
          <w:sz w:val="24"/>
          <w:szCs w:val="24"/>
        </w:rPr>
        <w:t>PDO</w:t>
      </w:r>
      <w:r w:rsidR="06E9AD32" w:rsidRPr="247B69EC">
        <w:rPr>
          <w:rFonts w:ascii="Times New Roman" w:eastAsia="Times New Roman" w:hAnsi="Times New Roman" w:cs="Times New Roman"/>
          <w:sz w:val="24"/>
          <w:szCs w:val="24"/>
        </w:rPr>
        <w:t xml:space="preserve">, </w:t>
      </w:r>
      <w:r w:rsidR="52082DEC" w:rsidRPr="247B69EC">
        <w:rPr>
          <w:rFonts w:ascii="Times New Roman" w:eastAsia="Times New Roman" w:hAnsi="Times New Roman" w:cs="Times New Roman"/>
          <w:sz w:val="24"/>
          <w:szCs w:val="24"/>
        </w:rPr>
        <w:t>EAWR</w:t>
      </w:r>
      <w:r w:rsidR="06E9AD32" w:rsidRPr="641A7552">
        <w:rPr>
          <w:rFonts w:ascii="Times New Roman" w:eastAsia="Times New Roman" w:hAnsi="Times New Roman" w:cs="Times New Roman"/>
          <w:sz w:val="24"/>
          <w:szCs w:val="24"/>
        </w:rPr>
        <w:t xml:space="preserve">, </w:t>
      </w:r>
      <w:r w:rsidR="61702F38" w:rsidRPr="641A7552">
        <w:rPr>
          <w:rFonts w:ascii="Times New Roman" w:eastAsia="Times New Roman" w:hAnsi="Times New Roman" w:cs="Times New Roman"/>
          <w:sz w:val="24"/>
          <w:szCs w:val="24"/>
        </w:rPr>
        <w:t xml:space="preserve">and the </w:t>
      </w:r>
      <w:r w:rsidR="39E5F443" w:rsidRPr="247B69EC">
        <w:rPr>
          <w:rFonts w:ascii="Times New Roman" w:eastAsia="Times New Roman" w:hAnsi="Times New Roman" w:cs="Times New Roman"/>
          <w:sz w:val="24"/>
          <w:szCs w:val="24"/>
        </w:rPr>
        <w:t>NOI</w:t>
      </w:r>
      <w:r w:rsidR="5FDEE7FF" w:rsidRPr="1DD71A0D">
        <w:rPr>
          <w:rFonts w:ascii="Times New Roman" w:eastAsia="Times New Roman" w:hAnsi="Times New Roman" w:cs="Times New Roman"/>
          <w:sz w:val="24"/>
          <w:szCs w:val="24"/>
        </w:rPr>
        <w:t>.</w:t>
      </w:r>
      <w:r w:rsidR="61702F38" w:rsidRPr="641A7552">
        <w:rPr>
          <w:rFonts w:ascii="Times New Roman" w:eastAsia="Times New Roman" w:hAnsi="Times New Roman" w:cs="Times New Roman"/>
          <w:sz w:val="24"/>
          <w:szCs w:val="24"/>
        </w:rPr>
        <w:t xml:space="preserve"> The most influential global teleconnection for East Asia regarding temperature anomalies is the </w:t>
      </w:r>
      <w:r w:rsidR="19C3EE9D" w:rsidRPr="171E3103">
        <w:rPr>
          <w:rFonts w:ascii="Times New Roman" w:eastAsia="Times New Roman" w:hAnsi="Times New Roman" w:cs="Times New Roman"/>
          <w:sz w:val="24"/>
          <w:szCs w:val="24"/>
        </w:rPr>
        <w:t>IPO</w:t>
      </w:r>
      <w:r w:rsidR="50B03D0B" w:rsidRPr="641A7552">
        <w:rPr>
          <w:rFonts w:ascii="Times New Roman" w:eastAsia="Times New Roman" w:hAnsi="Times New Roman" w:cs="Times New Roman"/>
          <w:sz w:val="24"/>
          <w:szCs w:val="24"/>
        </w:rPr>
        <w:t xml:space="preserve"> with a Pearson value of –0.</w:t>
      </w:r>
      <w:r w:rsidR="50B03D0B" w:rsidRPr="171E3103">
        <w:rPr>
          <w:rFonts w:ascii="Times New Roman" w:eastAsia="Times New Roman" w:hAnsi="Times New Roman" w:cs="Times New Roman"/>
          <w:sz w:val="24"/>
          <w:szCs w:val="24"/>
        </w:rPr>
        <w:t>1</w:t>
      </w:r>
      <w:r w:rsidR="7D8268C4" w:rsidRPr="171E3103">
        <w:rPr>
          <w:rFonts w:ascii="Times New Roman" w:eastAsia="Times New Roman" w:hAnsi="Times New Roman" w:cs="Times New Roman"/>
          <w:sz w:val="24"/>
          <w:szCs w:val="24"/>
        </w:rPr>
        <w:t>033</w:t>
      </w:r>
      <w:r w:rsidR="50B03D0B" w:rsidRPr="641A7552">
        <w:rPr>
          <w:rFonts w:ascii="Times New Roman" w:eastAsia="Times New Roman" w:hAnsi="Times New Roman" w:cs="Times New Roman"/>
          <w:sz w:val="24"/>
          <w:szCs w:val="24"/>
        </w:rPr>
        <w:t xml:space="preserve">. </w:t>
      </w:r>
      <w:commentRangeEnd w:id="34"/>
      <w:del w:id="35" w:author="{193b9d75-932a-6a69-3299-c196eab709e4}" w:date="2026-04-20T10:09:00Z" w16du:dateUtc="2026-04-20T15:09:00Z">
        <w:r w:rsidR="37B0ED91" w:rsidDel="00EA64F1">
          <w:rPr>
            <w:rStyle w:val="CommentReference"/>
            <w:rFonts w:ascii="Times New Roman" w:eastAsia="Times New Roman" w:hAnsi="Times New Roman" w:cs="Times New Roman"/>
            <w:sz w:val="24"/>
            <w:szCs w:val="24"/>
          </w:rPr>
          <w:commentReference w:id="34"/>
        </w:r>
      </w:del>
    </w:p>
    <w:p w14:paraId="38A48DD1" w14:textId="74C70CA0" w:rsidR="6AFD9BF4" w:rsidRDefault="79A96C30" w:rsidP="588EA61B">
      <w:pPr>
        <w:spacing w:line="480" w:lineRule="auto"/>
        <w:ind w:firstLine="720"/>
        <w:rPr>
          <w:rFonts w:ascii="Times New Roman" w:eastAsia="Times New Roman" w:hAnsi="Times New Roman" w:cs="Times New Roman"/>
          <w:sz w:val="24"/>
          <w:szCs w:val="24"/>
        </w:rPr>
      </w:pPr>
      <w:r w:rsidRPr="7FC9B0D6">
        <w:rPr>
          <w:rFonts w:ascii="Times New Roman" w:eastAsia="Times New Roman" w:hAnsi="Times New Roman" w:cs="Times New Roman"/>
          <w:sz w:val="24"/>
          <w:szCs w:val="24"/>
        </w:rPr>
        <w:t xml:space="preserve">For Precipitation, </w:t>
      </w:r>
      <w:commentRangeStart w:id="36"/>
      <w:commentRangeStart w:id="37"/>
      <w:r w:rsidR="23C53549" w:rsidRPr="7FC9B0D6">
        <w:rPr>
          <w:rFonts w:ascii="Times New Roman" w:eastAsia="Times New Roman" w:hAnsi="Times New Roman" w:cs="Times New Roman"/>
          <w:sz w:val="24"/>
          <w:szCs w:val="24"/>
        </w:rPr>
        <w:t xml:space="preserve">In India, the most influential teleconnection is PDO with a </w:t>
      </w:r>
      <w:r w:rsidR="5D808025" w:rsidRPr="7FC9B0D6">
        <w:rPr>
          <w:rFonts w:ascii="Times New Roman" w:eastAsia="Times New Roman" w:hAnsi="Times New Roman" w:cs="Times New Roman"/>
          <w:sz w:val="24"/>
          <w:szCs w:val="24"/>
        </w:rPr>
        <w:t>Pearson value of –0.131</w:t>
      </w:r>
      <w:r w:rsidR="5DAD562F" w:rsidRPr="7FC9B0D6">
        <w:rPr>
          <w:rFonts w:ascii="Times New Roman" w:eastAsia="Times New Roman" w:hAnsi="Times New Roman" w:cs="Times New Roman"/>
          <w:sz w:val="24"/>
          <w:szCs w:val="24"/>
        </w:rPr>
        <w:t>1</w:t>
      </w:r>
      <w:r w:rsidR="5D808025" w:rsidRPr="7FC9B0D6">
        <w:rPr>
          <w:rFonts w:ascii="Times New Roman" w:eastAsia="Times New Roman" w:hAnsi="Times New Roman" w:cs="Times New Roman"/>
          <w:sz w:val="24"/>
          <w:szCs w:val="24"/>
        </w:rPr>
        <w:t xml:space="preserve"> and is very statistically significant. Following</w:t>
      </w:r>
      <w:r w:rsidR="4B206F62" w:rsidRPr="7FC9B0D6">
        <w:rPr>
          <w:rFonts w:ascii="Times New Roman" w:eastAsia="Times New Roman" w:hAnsi="Times New Roman" w:cs="Times New Roman"/>
          <w:sz w:val="24"/>
          <w:szCs w:val="24"/>
        </w:rPr>
        <w:t xml:space="preserve"> </w:t>
      </w:r>
      <w:r w:rsidR="1EF4BC8B" w:rsidRPr="7FC9B0D6">
        <w:rPr>
          <w:rFonts w:ascii="Times New Roman" w:eastAsia="Times New Roman" w:hAnsi="Times New Roman" w:cs="Times New Roman"/>
          <w:sz w:val="24"/>
          <w:szCs w:val="24"/>
        </w:rPr>
        <w:t>the</w:t>
      </w:r>
      <w:r w:rsidR="5D808025" w:rsidRPr="7FC9B0D6">
        <w:rPr>
          <w:rFonts w:ascii="Times New Roman" w:eastAsia="Times New Roman" w:hAnsi="Times New Roman" w:cs="Times New Roman"/>
          <w:sz w:val="24"/>
          <w:szCs w:val="24"/>
        </w:rPr>
        <w:t xml:space="preserve"> PDO </w:t>
      </w:r>
      <w:r w:rsidR="43F0B912" w:rsidRPr="7FC9B0D6">
        <w:rPr>
          <w:rFonts w:ascii="Times New Roman" w:eastAsia="Times New Roman" w:hAnsi="Times New Roman" w:cs="Times New Roman"/>
          <w:sz w:val="24"/>
          <w:szCs w:val="24"/>
        </w:rPr>
        <w:t>are the</w:t>
      </w:r>
      <w:r w:rsidR="5D808025" w:rsidRPr="7FC9B0D6">
        <w:rPr>
          <w:rFonts w:ascii="Times New Roman" w:eastAsia="Times New Roman" w:hAnsi="Times New Roman" w:cs="Times New Roman"/>
          <w:sz w:val="24"/>
          <w:szCs w:val="24"/>
        </w:rPr>
        <w:t xml:space="preserve"> AMO,</w:t>
      </w:r>
      <w:r w:rsidR="12A67458" w:rsidRPr="7FC9B0D6">
        <w:rPr>
          <w:rFonts w:ascii="Times New Roman" w:eastAsia="Times New Roman" w:hAnsi="Times New Roman" w:cs="Times New Roman"/>
          <w:sz w:val="24"/>
          <w:szCs w:val="24"/>
        </w:rPr>
        <w:t xml:space="preserve"> NOI</w:t>
      </w:r>
      <w:r w:rsidR="5D808025" w:rsidRPr="7FC9B0D6">
        <w:rPr>
          <w:rFonts w:ascii="Times New Roman" w:eastAsia="Times New Roman" w:hAnsi="Times New Roman" w:cs="Times New Roman"/>
          <w:sz w:val="24"/>
          <w:szCs w:val="24"/>
        </w:rPr>
        <w:t xml:space="preserve"> and AO which are all statistically very significant. The </w:t>
      </w:r>
      <w:r w:rsidR="6B794E8B" w:rsidRPr="7FC9B0D6">
        <w:rPr>
          <w:rFonts w:ascii="Times New Roman" w:eastAsia="Times New Roman" w:hAnsi="Times New Roman" w:cs="Times New Roman"/>
          <w:sz w:val="24"/>
          <w:szCs w:val="24"/>
        </w:rPr>
        <w:t>fifth</w:t>
      </w:r>
      <w:r w:rsidR="5D808025" w:rsidRPr="7FC9B0D6">
        <w:rPr>
          <w:rFonts w:ascii="Times New Roman" w:eastAsia="Times New Roman" w:hAnsi="Times New Roman" w:cs="Times New Roman"/>
          <w:sz w:val="24"/>
          <w:szCs w:val="24"/>
        </w:rPr>
        <w:t xml:space="preserve"> and final most influential teleconnection is EPO</w:t>
      </w:r>
      <w:r w:rsidR="23D0F591" w:rsidRPr="7FC9B0D6">
        <w:rPr>
          <w:rFonts w:ascii="Times New Roman" w:eastAsia="Times New Roman" w:hAnsi="Times New Roman" w:cs="Times New Roman"/>
          <w:sz w:val="24"/>
          <w:szCs w:val="24"/>
        </w:rPr>
        <w:t xml:space="preserve"> which is statistically significant</w:t>
      </w:r>
      <w:r w:rsidR="5D808025" w:rsidRPr="7FC9B0D6">
        <w:rPr>
          <w:rFonts w:ascii="Times New Roman" w:eastAsia="Times New Roman" w:hAnsi="Times New Roman" w:cs="Times New Roman"/>
          <w:sz w:val="24"/>
          <w:szCs w:val="24"/>
        </w:rPr>
        <w:t xml:space="preserve">. The most influential global teleconnection is </w:t>
      </w:r>
      <w:r w:rsidR="55490BC3" w:rsidRPr="7FC9B0D6">
        <w:rPr>
          <w:rFonts w:ascii="Times New Roman" w:eastAsia="Times New Roman" w:hAnsi="Times New Roman" w:cs="Times New Roman"/>
          <w:sz w:val="24"/>
          <w:szCs w:val="24"/>
        </w:rPr>
        <w:t xml:space="preserve">IPO </w:t>
      </w:r>
      <w:r w:rsidR="5D808025" w:rsidRPr="7FC9B0D6">
        <w:rPr>
          <w:rFonts w:ascii="Times New Roman" w:eastAsia="Times New Roman" w:hAnsi="Times New Roman" w:cs="Times New Roman"/>
          <w:sz w:val="24"/>
          <w:szCs w:val="24"/>
        </w:rPr>
        <w:t>with a Pearson val</w:t>
      </w:r>
      <w:r w:rsidR="7D4BF8DD" w:rsidRPr="7FC9B0D6">
        <w:rPr>
          <w:rFonts w:ascii="Times New Roman" w:eastAsia="Times New Roman" w:hAnsi="Times New Roman" w:cs="Times New Roman"/>
          <w:sz w:val="24"/>
          <w:szCs w:val="24"/>
        </w:rPr>
        <w:t>ue of –0.12</w:t>
      </w:r>
      <w:r w:rsidR="3F71ADD2" w:rsidRPr="7FC9B0D6">
        <w:rPr>
          <w:rFonts w:ascii="Times New Roman" w:eastAsia="Times New Roman" w:hAnsi="Times New Roman" w:cs="Times New Roman"/>
          <w:sz w:val="24"/>
          <w:szCs w:val="24"/>
        </w:rPr>
        <w:t>86</w:t>
      </w:r>
      <w:r w:rsidR="7D4BF8DD" w:rsidRPr="7FC9B0D6">
        <w:rPr>
          <w:rFonts w:ascii="Times New Roman" w:eastAsia="Times New Roman" w:hAnsi="Times New Roman" w:cs="Times New Roman"/>
          <w:sz w:val="24"/>
          <w:szCs w:val="24"/>
        </w:rPr>
        <w:t xml:space="preserve"> and is very statistically significant. </w:t>
      </w:r>
      <w:r w:rsidR="74FE084A" w:rsidRPr="7FC9B0D6">
        <w:rPr>
          <w:rFonts w:ascii="Times New Roman" w:eastAsia="Times New Roman" w:hAnsi="Times New Roman" w:cs="Times New Roman"/>
          <w:sz w:val="24"/>
          <w:szCs w:val="24"/>
        </w:rPr>
        <w:t>MEI</w:t>
      </w:r>
      <w:r w:rsidR="78C415AE" w:rsidRPr="7FC9B0D6">
        <w:rPr>
          <w:rFonts w:ascii="Times New Roman" w:eastAsia="Times New Roman" w:hAnsi="Times New Roman" w:cs="Times New Roman"/>
          <w:sz w:val="24"/>
          <w:szCs w:val="24"/>
        </w:rPr>
        <w:t xml:space="preserve"> and AAM are also very statistically significant and ENSO 3.4 is statistically significant. </w:t>
      </w:r>
      <w:commentRangeEnd w:id="37"/>
      <w:r>
        <w:rPr>
          <w:rStyle w:val="CommentReference"/>
          <w:rFonts w:ascii="Times New Roman" w:eastAsia="Times New Roman" w:hAnsi="Times New Roman" w:cs="Times New Roman"/>
          <w:sz w:val="24"/>
          <w:szCs w:val="24"/>
        </w:rPr>
        <w:commentReference w:id="37"/>
      </w:r>
      <w:commentRangeEnd w:id="36"/>
      <w:r>
        <w:rPr>
          <w:rStyle w:val="CommentReference"/>
          <w:rFonts w:ascii="Times New Roman" w:eastAsia="Times New Roman" w:hAnsi="Times New Roman" w:cs="Times New Roman"/>
          <w:sz w:val="24"/>
          <w:szCs w:val="24"/>
        </w:rPr>
        <w:commentReference w:id="36"/>
      </w:r>
    </w:p>
    <w:p w14:paraId="6E93907A" w14:textId="0C14A78B" w:rsidR="7D4BF8DD" w:rsidRDefault="7D4BF8DD" w:rsidP="482EDBB0">
      <w:pPr>
        <w:spacing w:line="480" w:lineRule="auto"/>
        <w:ind w:firstLine="720"/>
        <w:rPr>
          <w:rFonts w:ascii="Times New Roman" w:eastAsia="Times New Roman" w:hAnsi="Times New Roman" w:cs="Times New Roman"/>
          <w:sz w:val="24"/>
          <w:szCs w:val="24"/>
        </w:rPr>
      </w:pPr>
      <w:commentRangeStart w:id="38"/>
      <w:commentRangeStart w:id="39"/>
      <w:r w:rsidRPr="7FC9B0D6">
        <w:rPr>
          <w:rFonts w:ascii="Times New Roman" w:eastAsia="Times New Roman" w:hAnsi="Times New Roman" w:cs="Times New Roman"/>
          <w:sz w:val="24"/>
          <w:szCs w:val="24"/>
        </w:rPr>
        <w:t xml:space="preserve">East Asia is most impacted by the AMO </w:t>
      </w:r>
      <w:r w:rsidR="7F02685C" w:rsidRPr="7FC9B0D6">
        <w:rPr>
          <w:rFonts w:ascii="Times New Roman" w:eastAsia="Times New Roman" w:hAnsi="Times New Roman" w:cs="Times New Roman"/>
          <w:sz w:val="24"/>
          <w:szCs w:val="24"/>
        </w:rPr>
        <w:t xml:space="preserve">for precipitation, </w:t>
      </w:r>
      <w:r w:rsidRPr="7FC9B0D6">
        <w:rPr>
          <w:rFonts w:ascii="Times New Roman" w:eastAsia="Times New Roman" w:hAnsi="Times New Roman" w:cs="Times New Roman"/>
          <w:sz w:val="24"/>
          <w:szCs w:val="24"/>
        </w:rPr>
        <w:t xml:space="preserve">with a Pearson value of </w:t>
      </w:r>
      <w:r w:rsidR="54CFB112" w:rsidRPr="7FC9B0D6">
        <w:rPr>
          <w:rFonts w:ascii="Times New Roman" w:eastAsia="Times New Roman" w:hAnsi="Times New Roman" w:cs="Times New Roman"/>
          <w:sz w:val="24"/>
          <w:szCs w:val="24"/>
        </w:rPr>
        <w:t>-0.1756</w:t>
      </w:r>
      <w:r w:rsidRPr="7FC9B0D6">
        <w:rPr>
          <w:rFonts w:ascii="Times New Roman" w:eastAsia="Times New Roman" w:hAnsi="Times New Roman" w:cs="Times New Roman"/>
          <w:sz w:val="24"/>
          <w:szCs w:val="24"/>
        </w:rPr>
        <w:t xml:space="preserve"> and is very statistically significant. After AMO, NAO, PDO</w:t>
      </w:r>
      <w:r w:rsidR="006CC45D" w:rsidRPr="7FC9B0D6">
        <w:rPr>
          <w:rFonts w:ascii="Times New Roman" w:eastAsia="Times New Roman" w:hAnsi="Times New Roman" w:cs="Times New Roman"/>
          <w:sz w:val="24"/>
          <w:szCs w:val="24"/>
        </w:rPr>
        <w:t>. TNA, and ADI</w:t>
      </w:r>
      <w:r w:rsidRPr="7FC9B0D6">
        <w:rPr>
          <w:rFonts w:ascii="Times New Roman" w:eastAsia="Times New Roman" w:hAnsi="Times New Roman" w:cs="Times New Roman"/>
          <w:sz w:val="24"/>
          <w:szCs w:val="24"/>
        </w:rPr>
        <w:t xml:space="preserve"> have the most influence and are </w:t>
      </w:r>
      <w:r w:rsidR="5FEBE9C9" w:rsidRPr="7FC9B0D6">
        <w:rPr>
          <w:rFonts w:ascii="Times New Roman" w:eastAsia="Times New Roman" w:hAnsi="Times New Roman" w:cs="Times New Roman"/>
          <w:sz w:val="24"/>
          <w:szCs w:val="24"/>
        </w:rPr>
        <w:t xml:space="preserve">all </w:t>
      </w:r>
      <w:r w:rsidRPr="7FC9B0D6">
        <w:rPr>
          <w:rFonts w:ascii="Times New Roman" w:eastAsia="Times New Roman" w:hAnsi="Times New Roman" w:cs="Times New Roman"/>
          <w:sz w:val="24"/>
          <w:szCs w:val="24"/>
        </w:rPr>
        <w:t>very statistically significant. The next mo</w:t>
      </w:r>
      <w:r w:rsidR="1F5F5641" w:rsidRPr="7FC9B0D6">
        <w:rPr>
          <w:rFonts w:ascii="Times New Roman" w:eastAsia="Times New Roman" w:hAnsi="Times New Roman" w:cs="Times New Roman"/>
          <w:sz w:val="24"/>
          <w:szCs w:val="24"/>
        </w:rPr>
        <w:t xml:space="preserve">st impactful is the SCA and </w:t>
      </w:r>
      <w:r w:rsidR="78A2DFEF" w:rsidRPr="7FC9B0D6">
        <w:rPr>
          <w:rFonts w:ascii="Times New Roman" w:eastAsia="Times New Roman" w:hAnsi="Times New Roman" w:cs="Times New Roman"/>
          <w:sz w:val="24"/>
          <w:szCs w:val="24"/>
        </w:rPr>
        <w:t>A</w:t>
      </w:r>
      <w:r w:rsidR="5366EB1E" w:rsidRPr="7FC9B0D6">
        <w:rPr>
          <w:rFonts w:ascii="Times New Roman" w:eastAsia="Times New Roman" w:hAnsi="Times New Roman" w:cs="Times New Roman"/>
          <w:sz w:val="24"/>
          <w:szCs w:val="24"/>
        </w:rPr>
        <w:t>O</w:t>
      </w:r>
      <w:r w:rsidR="78A2DFEF" w:rsidRPr="7FC9B0D6">
        <w:rPr>
          <w:rFonts w:ascii="Times New Roman" w:eastAsia="Times New Roman" w:hAnsi="Times New Roman" w:cs="Times New Roman"/>
          <w:sz w:val="24"/>
          <w:szCs w:val="24"/>
        </w:rPr>
        <w:t>,</w:t>
      </w:r>
      <w:r w:rsidR="1F5F5641" w:rsidRPr="7FC9B0D6">
        <w:rPr>
          <w:rFonts w:ascii="Times New Roman" w:eastAsia="Times New Roman" w:hAnsi="Times New Roman" w:cs="Times New Roman"/>
          <w:sz w:val="24"/>
          <w:szCs w:val="24"/>
        </w:rPr>
        <w:t xml:space="preserve"> which are both statistically significant. The most influential global teleconnection is MEI with a Pearson value of 0.1</w:t>
      </w:r>
      <w:r w:rsidR="3AD79B0C" w:rsidRPr="7FC9B0D6">
        <w:rPr>
          <w:rFonts w:ascii="Times New Roman" w:eastAsia="Times New Roman" w:hAnsi="Times New Roman" w:cs="Times New Roman"/>
          <w:sz w:val="24"/>
          <w:szCs w:val="24"/>
        </w:rPr>
        <w:t xml:space="preserve">560 </w:t>
      </w:r>
      <w:r w:rsidR="1F5F5641" w:rsidRPr="7FC9B0D6">
        <w:rPr>
          <w:rFonts w:ascii="Times New Roman" w:eastAsia="Times New Roman" w:hAnsi="Times New Roman" w:cs="Times New Roman"/>
          <w:sz w:val="24"/>
          <w:szCs w:val="24"/>
        </w:rPr>
        <w:t xml:space="preserve">and is very statistically significant. </w:t>
      </w:r>
      <w:r w:rsidR="0B201388" w:rsidRPr="7FC9B0D6">
        <w:rPr>
          <w:rFonts w:ascii="Times New Roman" w:eastAsia="Times New Roman" w:hAnsi="Times New Roman" w:cs="Times New Roman"/>
          <w:sz w:val="24"/>
          <w:szCs w:val="24"/>
        </w:rPr>
        <w:t xml:space="preserve">Other teleconnections include IPO and ENSO 3.4, both very statistically significant and EMI, which is statistically significant. </w:t>
      </w:r>
      <w:commentRangeEnd w:id="39"/>
      <w:r>
        <w:rPr>
          <w:rStyle w:val="CommentReference"/>
          <w:rFonts w:ascii="Times New Roman" w:eastAsia="Times New Roman" w:hAnsi="Times New Roman" w:cs="Times New Roman"/>
          <w:sz w:val="24"/>
          <w:szCs w:val="24"/>
        </w:rPr>
        <w:commentReference w:id="39"/>
      </w:r>
      <w:commentRangeEnd w:id="38"/>
      <w:r>
        <w:rPr>
          <w:rStyle w:val="CommentReference"/>
          <w:rFonts w:ascii="Times New Roman" w:eastAsia="Times New Roman" w:hAnsi="Times New Roman" w:cs="Times New Roman"/>
          <w:sz w:val="24"/>
          <w:szCs w:val="24"/>
        </w:rPr>
        <w:commentReference w:id="38"/>
      </w:r>
    </w:p>
    <w:p w14:paraId="3C94A132" w14:textId="28ABB8DA" w:rsidR="6AFD9BF4" w:rsidRDefault="0D67E494" w:rsidP="482EDBB0">
      <w:pPr>
        <w:spacing w:line="480" w:lineRule="auto"/>
        <w:ind w:firstLine="720"/>
        <w:rPr>
          <w:rFonts w:ascii="Times New Roman" w:eastAsia="Times New Roman" w:hAnsi="Times New Roman" w:cs="Times New Roman"/>
          <w:sz w:val="24"/>
          <w:szCs w:val="24"/>
        </w:rPr>
      </w:pPr>
      <w:r w:rsidRPr="641A7552">
        <w:rPr>
          <w:rFonts w:ascii="Times New Roman" w:eastAsia="Times New Roman" w:hAnsi="Times New Roman" w:cs="Times New Roman"/>
          <w:sz w:val="24"/>
          <w:szCs w:val="24"/>
        </w:rPr>
        <w:t xml:space="preserve">Australia is </w:t>
      </w:r>
      <w:r w:rsidR="00EA30C4">
        <w:rPr>
          <w:rFonts w:ascii="Times New Roman" w:eastAsia="Times New Roman" w:hAnsi="Times New Roman" w:cs="Times New Roman"/>
          <w:sz w:val="24"/>
          <w:szCs w:val="24"/>
        </w:rPr>
        <w:t>divided</w:t>
      </w:r>
      <w:r w:rsidRPr="641A7552">
        <w:rPr>
          <w:rFonts w:ascii="Times New Roman" w:eastAsia="Times New Roman" w:hAnsi="Times New Roman" w:cs="Times New Roman"/>
          <w:sz w:val="24"/>
          <w:szCs w:val="24"/>
        </w:rPr>
        <w:t xml:space="preserve"> into two regions, Eastern and Western Australia. </w:t>
      </w:r>
      <w:r w:rsidR="0DDBF2AF" w:rsidRPr="641A7552">
        <w:rPr>
          <w:rFonts w:ascii="Times New Roman" w:eastAsia="Times New Roman" w:hAnsi="Times New Roman" w:cs="Times New Roman"/>
          <w:sz w:val="24"/>
          <w:szCs w:val="24"/>
        </w:rPr>
        <w:t>Starting with western Australia</w:t>
      </w:r>
      <w:r w:rsidR="69930896" w:rsidRPr="641A7552">
        <w:rPr>
          <w:rFonts w:ascii="Times New Roman" w:eastAsia="Times New Roman" w:hAnsi="Times New Roman" w:cs="Times New Roman"/>
          <w:sz w:val="24"/>
          <w:szCs w:val="24"/>
        </w:rPr>
        <w:t xml:space="preserve"> concerning temperature anomalies, the dominant teleconnection is the </w:t>
      </w:r>
      <w:r w:rsidR="14BCFD1F" w:rsidRPr="0EBD1348">
        <w:rPr>
          <w:rFonts w:ascii="Times New Roman" w:eastAsia="Times New Roman" w:hAnsi="Times New Roman" w:cs="Times New Roman"/>
          <w:sz w:val="24"/>
          <w:szCs w:val="24"/>
        </w:rPr>
        <w:t>AAO</w:t>
      </w:r>
      <w:r w:rsidR="69930896" w:rsidRPr="641A7552">
        <w:rPr>
          <w:rFonts w:ascii="Times New Roman" w:eastAsia="Times New Roman" w:hAnsi="Times New Roman" w:cs="Times New Roman"/>
          <w:sz w:val="24"/>
          <w:szCs w:val="24"/>
        </w:rPr>
        <w:t xml:space="preserve"> with a </w:t>
      </w:r>
      <w:r w:rsidR="49D67865" w:rsidRPr="641A7552">
        <w:rPr>
          <w:rFonts w:ascii="Times New Roman" w:eastAsia="Times New Roman" w:hAnsi="Times New Roman" w:cs="Times New Roman"/>
          <w:sz w:val="24"/>
          <w:szCs w:val="24"/>
        </w:rPr>
        <w:t>Pearson number of –0.</w:t>
      </w:r>
      <w:r w:rsidR="056D4032" w:rsidRPr="0EBD1348">
        <w:rPr>
          <w:rFonts w:ascii="Times New Roman" w:eastAsia="Times New Roman" w:hAnsi="Times New Roman" w:cs="Times New Roman"/>
          <w:sz w:val="24"/>
          <w:szCs w:val="24"/>
        </w:rPr>
        <w:t>2145</w:t>
      </w:r>
      <w:r w:rsidR="49D67865" w:rsidRPr="0EBD1348">
        <w:rPr>
          <w:rFonts w:ascii="Times New Roman" w:eastAsia="Times New Roman" w:hAnsi="Times New Roman" w:cs="Times New Roman"/>
          <w:sz w:val="24"/>
          <w:szCs w:val="24"/>
        </w:rPr>
        <w:t>.</w:t>
      </w:r>
      <w:r w:rsidR="49D67865" w:rsidRPr="641A7552">
        <w:rPr>
          <w:rFonts w:ascii="Times New Roman" w:eastAsia="Times New Roman" w:hAnsi="Times New Roman" w:cs="Times New Roman"/>
          <w:sz w:val="24"/>
          <w:szCs w:val="24"/>
        </w:rPr>
        <w:t xml:space="preserve"> The next top teleconnections </w:t>
      </w:r>
      <w:r w:rsidR="3546A219" w:rsidRPr="641A7552">
        <w:rPr>
          <w:rFonts w:ascii="Times New Roman" w:eastAsia="Times New Roman" w:hAnsi="Times New Roman" w:cs="Times New Roman"/>
          <w:sz w:val="24"/>
          <w:szCs w:val="24"/>
        </w:rPr>
        <w:t xml:space="preserve">for western Australia are the </w:t>
      </w:r>
      <w:r w:rsidR="46D77476" w:rsidRPr="0EBD1348">
        <w:rPr>
          <w:rFonts w:ascii="Times New Roman" w:eastAsia="Times New Roman" w:hAnsi="Times New Roman" w:cs="Times New Roman"/>
          <w:sz w:val="24"/>
          <w:szCs w:val="24"/>
        </w:rPr>
        <w:t>SOI</w:t>
      </w:r>
      <w:r w:rsidR="3546A219" w:rsidRPr="641A7552">
        <w:rPr>
          <w:rFonts w:ascii="Times New Roman" w:eastAsia="Times New Roman" w:hAnsi="Times New Roman" w:cs="Times New Roman"/>
          <w:sz w:val="24"/>
          <w:szCs w:val="24"/>
        </w:rPr>
        <w:t xml:space="preserve">, TSA, </w:t>
      </w:r>
      <w:r w:rsidR="3546A219" w:rsidRPr="0EBD1348">
        <w:rPr>
          <w:rFonts w:ascii="Times New Roman" w:eastAsia="Times New Roman" w:hAnsi="Times New Roman" w:cs="Times New Roman"/>
          <w:sz w:val="24"/>
          <w:szCs w:val="24"/>
        </w:rPr>
        <w:t>S</w:t>
      </w:r>
      <w:r w:rsidR="55E78D3B" w:rsidRPr="0EBD1348">
        <w:rPr>
          <w:rFonts w:ascii="Times New Roman" w:eastAsia="Times New Roman" w:hAnsi="Times New Roman" w:cs="Times New Roman"/>
          <w:sz w:val="24"/>
          <w:szCs w:val="24"/>
        </w:rPr>
        <w:t>POD</w:t>
      </w:r>
      <w:r w:rsidR="3546A219" w:rsidRPr="641A7552">
        <w:rPr>
          <w:rFonts w:ascii="Times New Roman" w:eastAsia="Times New Roman" w:hAnsi="Times New Roman" w:cs="Times New Roman"/>
          <w:sz w:val="24"/>
          <w:szCs w:val="24"/>
        </w:rPr>
        <w:t xml:space="preserve">, and the </w:t>
      </w:r>
      <w:r w:rsidR="3546A219" w:rsidRPr="0EBD1348">
        <w:rPr>
          <w:rFonts w:ascii="Times New Roman" w:eastAsia="Times New Roman" w:hAnsi="Times New Roman" w:cs="Times New Roman"/>
          <w:sz w:val="24"/>
          <w:szCs w:val="24"/>
        </w:rPr>
        <w:t>S</w:t>
      </w:r>
      <w:r w:rsidR="5961F874" w:rsidRPr="0EBD1348">
        <w:rPr>
          <w:rFonts w:ascii="Times New Roman" w:eastAsia="Times New Roman" w:hAnsi="Times New Roman" w:cs="Times New Roman"/>
          <w:sz w:val="24"/>
          <w:szCs w:val="24"/>
        </w:rPr>
        <w:t>A</w:t>
      </w:r>
      <w:r w:rsidR="3546A219" w:rsidRPr="0EBD1348">
        <w:rPr>
          <w:rFonts w:ascii="Times New Roman" w:eastAsia="Times New Roman" w:hAnsi="Times New Roman" w:cs="Times New Roman"/>
          <w:sz w:val="24"/>
          <w:szCs w:val="24"/>
        </w:rPr>
        <w:t>OD.</w:t>
      </w:r>
      <w:r w:rsidR="3546A219" w:rsidRPr="641A7552">
        <w:rPr>
          <w:rFonts w:ascii="Times New Roman" w:eastAsia="Times New Roman" w:hAnsi="Times New Roman" w:cs="Times New Roman"/>
          <w:sz w:val="24"/>
          <w:szCs w:val="24"/>
        </w:rPr>
        <w:t xml:space="preserve"> </w:t>
      </w:r>
      <w:r w:rsidR="1D4512AD" w:rsidRPr="641A7552">
        <w:rPr>
          <w:rFonts w:ascii="Times New Roman" w:eastAsia="Times New Roman" w:hAnsi="Times New Roman" w:cs="Times New Roman"/>
          <w:sz w:val="24"/>
          <w:szCs w:val="24"/>
        </w:rPr>
        <w:t>All</w:t>
      </w:r>
      <w:r w:rsidR="3546A219" w:rsidRPr="641A7552">
        <w:rPr>
          <w:rFonts w:ascii="Times New Roman" w:eastAsia="Times New Roman" w:hAnsi="Times New Roman" w:cs="Times New Roman"/>
          <w:sz w:val="24"/>
          <w:szCs w:val="24"/>
        </w:rPr>
        <w:t xml:space="preserve"> these teleconnections show </w:t>
      </w:r>
      <w:r w:rsidR="74C31B0A" w:rsidRPr="641A7552">
        <w:rPr>
          <w:rFonts w:ascii="Times New Roman" w:eastAsia="Times New Roman" w:hAnsi="Times New Roman" w:cs="Times New Roman"/>
          <w:sz w:val="24"/>
          <w:szCs w:val="24"/>
        </w:rPr>
        <w:t>statistical</w:t>
      </w:r>
      <w:r w:rsidR="3546A219" w:rsidRPr="641A7552">
        <w:rPr>
          <w:rFonts w:ascii="Times New Roman" w:eastAsia="Times New Roman" w:hAnsi="Times New Roman" w:cs="Times New Roman"/>
          <w:sz w:val="24"/>
          <w:szCs w:val="24"/>
        </w:rPr>
        <w:t xml:space="preserve"> </w:t>
      </w:r>
      <w:r w:rsidR="6BAE4368" w:rsidRPr="641A7552">
        <w:rPr>
          <w:rFonts w:ascii="Times New Roman" w:eastAsia="Times New Roman" w:hAnsi="Times New Roman" w:cs="Times New Roman"/>
          <w:sz w:val="24"/>
          <w:szCs w:val="24"/>
        </w:rPr>
        <w:t>significance but</w:t>
      </w:r>
      <w:r w:rsidR="3546A219" w:rsidRPr="641A7552">
        <w:rPr>
          <w:rFonts w:ascii="Times New Roman" w:eastAsia="Times New Roman" w:hAnsi="Times New Roman" w:cs="Times New Roman"/>
          <w:sz w:val="24"/>
          <w:szCs w:val="24"/>
        </w:rPr>
        <w:t xml:space="preserve"> are </w:t>
      </w:r>
      <w:r w:rsidR="3546A219" w:rsidRPr="641A7552">
        <w:rPr>
          <w:rFonts w:ascii="Times New Roman" w:eastAsia="Times New Roman" w:hAnsi="Times New Roman" w:cs="Times New Roman"/>
          <w:sz w:val="24"/>
          <w:szCs w:val="24"/>
        </w:rPr>
        <w:lastRenderedPageBreak/>
        <w:t xml:space="preserve">not highly statistically significant. </w:t>
      </w:r>
      <w:r w:rsidR="4FDC0A26" w:rsidRPr="641A7552">
        <w:rPr>
          <w:rFonts w:ascii="Times New Roman" w:eastAsia="Times New Roman" w:hAnsi="Times New Roman" w:cs="Times New Roman"/>
          <w:sz w:val="24"/>
          <w:szCs w:val="24"/>
        </w:rPr>
        <w:t>The dominant global teleconnection for western Australia is the ENSO 34</w:t>
      </w:r>
      <w:r w:rsidR="2A790D25" w:rsidRPr="641A7552">
        <w:rPr>
          <w:rFonts w:ascii="Times New Roman" w:eastAsia="Times New Roman" w:hAnsi="Times New Roman" w:cs="Times New Roman"/>
          <w:sz w:val="24"/>
          <w:szCs w:val="24"/>
        </w:rPr>
        <w:t xml:space="preserve"> with a Pearson number of 0.</w:t>
      </w:r>
      <w:r w:rsidR="2A790D25" w:rsidRPr="78B3FB50">
        <w:rPr>
          <w:rFonts w:ascii="Times New Roman" w:eastAsia="Times New Roman" w:hAnsi="Times New Roman" w:cs="Times New Roman"/>
          <w:sz w:val="24"/>
          <w:szCs w:val="24"/>
        </w:rPr>
        <w:t>2</w:t>
      </w:r>
      <w:r w:rsidR="4898ED9C" w:rsidRPr="78B3FB50">
        <w:rPr>
          <w:rFonts w:ascii="Times New Roman" w:eastAsia="Times New Roman" w:hAnsi="Times New Roman" w:cs="Times New Roman"/>
          <w:sz w:val="24"/>
          <w:szCs w:val="24"/>
        </w:rPr>
        <w:t xml:space="preserve">163 </w:t>
      </w:r>
      <w:r w:rsidR="2A790D25" w:rsidRPr="78B3FB50">
        <w:rPr>
          <w:rFonts w:ascii="Times New Roman" w:eastAsia="Times New Roman" w:hAnsi="Times New Roman" w:cs="Times New Roman"/>
          <w:sz w:val="24"/>
          <w:szCs w:val="24"/>
        </w:rPr>
        <w:t>being</w:t>
      </w:r>
      <w:r w:rsidR="2A790D25" w:rsidRPr="641A7552">
        <w:rPr>
          <w:rFonts w:ascii="Times New Roman" w:eastAsia="Times New Roman" w:hAnsi="Times New Roman" w:cs="Times New Roman"/>
          <w:sz w:val="24"/>
          <w:szCs w:val="24"/>
        </w:rPr>
        <w:t xml:space="preserve"> statistically significant. </w:t>
      </w:r>
    </w:p>
    <w:p w14:paraId="0759905A" w14:textId="3EBD1567" w:rsidR="6AFD9BF4" w:rsidRDefault="2A790D25" w:rsidP="00EA30C4">
      <w:pPr>
        <w:spacing w:line="480" w:lineRule="auto"/>
        <w:ind w:firstLine="720"/>
        <w:rPr>
          <w:rFonts w:ascii="Times New Roman" w:eastAsia="Times New Roman" w:hAnsi="Times New Roman" w:cs="Times New Roman"/>
          <w:sz w:val="24"/>
          <w:szCs w:val="24"/>
        </w:rPr>
      </w:pPr>
      <w:commentRangeStart w:id="40"/>
      <w:r w:rsidRPr="641A7552">
        <w:rPr>
          <w:rFonts w:ascii="Times New Roman" w:eastAsia="Times New Roman" w:hAnsi="Times New Roman" w:cs="Times New Roman"/>
          <w:sz w:val="24"/>
          <w:szCs w:val="24"/>
        </w:rPr>
        <w:t xml:space="preserve">Eastern Australia’s top teleconnection concerning temperature anomalies is the </w:t>
      </w:r>
      <w:r w:rsidR="4A91963D" w:rsidRPr="78B3FB50">
        <w:rPr>
          <w:rFonts w:ascii="Times New Roman" w:eastAsia="Times New Roman" w:hAnsi="Times New Roman" w:cs="Times New Roman"/>
          <w:sz w:val="24"/>
          <w:szCs w:val="24"/>
        </w:rPr>
        <w:t>AAO</w:t>
      </w:r>
      <w:r w:rsidR="0BD01F8D" w:rsidRPr="641A7552">
        <w:rPr>
          <w:rFonts w:ascii="Times New Roman" w:eastAsia="Times New Roman" w:hAnsi="Times New Roman" w:cs="Times New Roman"/>
          <w:sz w:val="24"/>
          <w:szCs w:val="24"/>
        </w:rPr>
        <w:t xml:space="preserve"> with a Pearson value of</w:t>
      </w:r>
      <w:r w:rsidR="0BD01F8D" w:rsidRPr="641A7552">
        <w:rPr>
          <w:rFonts w:ascii="Times New Roman" w:eastAsia="Times New Roman" w:hAnsi="Times New Roman" w:cs="Times New Roman"/>
          <w:sz w:val="24"/>
          <w:szCs w:val="24"/>
        </w:rPr>
        <w:t xml:space="preserve"> </w:t>
      </w:r>
      <w:r w:rsidR="569BCD91" w:rsidRPr="78B3FB50">
        <w:rPr>
          <w:rFonts w:ascii="Times New Roman" w:eastAsia="Times New Roman" w:hAnsi="Times New Roman" w:cs="Times New Roman"/>
          <w:sz w:val="24"/>
          <w:szCs w:val="24"/>
        </w:rPr>
        <w:t>–</w:t>
      </w:r>
      <w:r w:rsidR="0BD01F8D" w:rsidRPr="641A7552">
        <w:rPr>
          <w:rFonts w:ascii="Times New Roman" w:eastAsia="Times New Roman" w:hAnsi="Times New Roman" w:cs="Times New Roman"/>
          <w:sz w:val="24"/>
          <w:szCs w:val="24"/>
        </w:rPr>
        <w:t>0.</w:t>
      </w:r>
      <w:r w:rsidR="569BCD91" w:rsidRPr="78B3FB50">
        <w:rPr>
          <w:rFonts w:ascii="Times New Roman" w:eastAsia="Times New Roman" w:hAnsi="Times New Roman" w:cs="Times New Roman"/>
          <w:sz w:val="24"/>
          <w:szCs w:val="24"/>
        </w:rPr>
        <w:t>2085</w:t>
      </w:r>
      <w:r w:rsidR="0BD01F8D" w:rsidRPr="78B3FB50">
        <w:rPr>
          <w:rFonts w:ascii="Times New Roman" w:eastAsia="Times New Roman" w:hAnsi="Times New Roman" w:cs="Times New Roman"/>
          <w:sz w:val="24"/>
          <w:szCs w:val="24"/>
        </w:rPr>
        <w:t>.</w:t>
      </w:r>
      <w:r w:rsidR="0BD01F8D" w:rsidRPr="641A7552">
        <w:rPr>
          <w:rFonts w:ascii="Times New Roman" w:eastAsia="Times New Roman" w:hAnsi="Times New Roman" w:cs="Times New Roman"/>
          <w:sz w:val="24"/>
          <w:szCs w:val="24"/>
        </w:rPr>
        <w:t xml:space="preserve"> </w:t>
      </w:r>
      <w:r w:rsidR="0BD01F8D" w:rsidRPr="28E428EA">
        <w:rPr>
          <w:rFonts w:ascii="Times New Roman" w:eastAsia="Times New Roman" w:hAnsi="Times New Roman" w:cs="Times New Roman"/>
          <w:sz w:val="24"/>
          <w:szCs w:val="24"/>
        </w:rPr>
        <w:t xml:space="preserve">The next most influential teleconnections for Eastern Australia </w:t>
      </w:r>
      <w:r w:rsidR="46C66D34" w:rsidRPr="28E428EA">
        <w:rPr>
          <w:rFonts w:ascii="Times New Roman" w:eastAsia="Times New Roman" w:hAnsi="Times New Roman" w:cs="Times New Roman"/>
          <w:sz w:val="24"/>
          <w:szCs w:val="24"/>
        </w:rPr>
        <w:t xml:space="preserve">are the SOI, </w:t>
      </w:r>
      <w:r w:rsidR="46C66D34" w:rsidRPr="28E428EA">
        <w:rPr>
          <w:rFonts w:ascii="Times New Roman" w:eastAsia="Times New Roman" w:hAnsi="Times New Roman" w:cs="Times New Roman"/>
          <w:sz w:val="24"/>
          <w:szCs w:val="24"/>
        </w:rPr>
        <w:t>TPI</w:t>
      </w:r>
      <w:r w:rsidR="46C66D34" w:rsidRPr="28E428EA">
        <w:rPr>
          <w:rFonts w:ascii="Times New Roman" w:eastAsia="Times New Roman" w:hAnsi="Times New Roman" w:cs="Times New Roman"/>
          <w:sz w:val="24"/>
          <w:szCs w:val="24"/>
        </w:rPr>
        <w:t xml:space="preserve">, </w:t>
      </w:r>
      <w:r w:rsidR="5B2B8F04" w:rsidRPr="78B3FB50">
        <w:rPr>
          <w:rFonts w:ascii="Times New Roman" w:eastAsia="Times New Roman" w:hAnsi="Times New Roman" w:cs="Times New Roman"/>
          <w:sz w:val="24"/>
          <w:szCs w:val="24"/>
        </w:rPr>
        <w:t>SPOD</w:t>
      </w:r>
      <w:r w:rsidR="46C66D34" w:rsidRPr="78B3FB50">
        <w:rPr>
          <w:rFonts w:ascii="Times New Roman" w:eastAsia="Times New Roman" w:hAnsi="Times New Roman" w:cs="Times New Roman"/>
          <w:sz w:val="24"/>
          <w:szCs w:val="24"/>
        </w:rPr>
        <w:t xml:space="preserve">, </w:t>
      </w:r>
      <w:r w:rsidR="46C66D34" w:rsidRPr="28E428EA">
        <w:rPr>
          <w:rFonts w:ascii="Times New Roman" w:eastAsia="Times New Roman" w:hAnsi="Times New Roman" w:cs="Times New Roman"/>
          <w:sz w:val="24"/>
          <w:szCs w:val="24"/>
        </w:rPr>
        <w:t xml:space="preserve">and the </w:t>
      </w:r>
      <w:r w:rsidR="167585D1" w:rsidRPr="78B3FB50">
        <w:rPr>
          <w:rFonts w:ascii="Times New Roman" w:eastAsia="Times New Roman" w:hAnsi="Times New Roman" w:cs="Times New Roman"/>
          <w:sz w:val="24"/>
          <w:szCs w:val="24"/>
        </w:rPr>
        <w:t>TSA</w:t>
      </w:r>
      <w:r w:rsidR="46C66D34" w:rsidRPr="78B3FB50">
        <w:rPr>
          <w:rFonts w:ascii="Times New Roman" w:eastAsia="Times New Roman" w:hAnsi="Times New Roman" w:cs="Times New Roman"/>
          <w:sz w:val="24"/>
          <w:szCs w:val="24"/>
        </w:rPr>
        <w:t xml:space="preserve">, </w:t>
      </w:r>
      <w:r w:rsidR="10E4ACAD" w:rsidRPr="624B185B">
        <w:rPr>
          <w:rFonts w:ascii="Times New Roman" w:eastAsia="Times New Roman" w:hAnsi="Times New Roman" w:cs="Times New Roman"/>
          <w:sz w:val="24"/>
          <w:szCs w:val="24"/>
        </w:rPr>
        <w:t>with most</w:t>
      </w:r>
      <w:r w:rsidR="46C66D34" w:rsidRPr="28E428EA">
        <w:rPr>
          <w:rFonts w:ascii="Times New Roman" w:eastAsia="Times New Roman" w:hAnsi="Times New Roman" w:cs="Times New Roman"/>
          <w:sz w:val="24"/>
          <w:szCs w:val="24"/>
        </w:rPr>
        <w:t xml:space="preserve"> </w:t>
      </w:r>
      <w:r w:rsidR="46C66D34" w:rsidRPr="28E428EA">
        <w:rPr>
          <w:rFonts w:ascii="Times New Roman" w:eastAsia="Times New Roman" w:hAnsi="Times New Roman" w:cs="Times New Roman"/>
          <w:sz w:val="24"/>
          <w:szCs w:val="24"/>
        </w:rPr>
        <w:t xml:space="preserve">being statistically significant. The </w:t>
      </w:r>
      <w:r w:rsidR="268A9001" w:rsidRPr="7D5D58A1">
        <w:rPr>
          <w:rFonts w:ascii="Times New Roman" w:eastAsia="Times New Roman" w:hAnsi="Times New Roman" w:cs="Times New Roman"/>
          <w:sz w:val="24"/>
          <w:szCs w:val="24"/>
        </w:rPr>
        <w:t>topmost</w:t>
      </w:r>
      <w:r w:rsidR="46C66D34" w:rsidRPr="28E428EA">
        <w:rPr>
          <w:rFonts w:ascii="Times New Roman" w:eastAsia="Times New Roman" w:hAnsi="Times New Roman" w:cs="Times New Roman"/>
          <w:sz w:val="24"/>
          <w:szCs w:val="24"/>
        </w:rPr>
        <w:t xml:space="preserve"> global teleconnection for </w:t>
      </w:r>
      <w:r w:rsidR="47A43C43" w:rsidRPr="7D5D58A1">
        <w:rPr>
          <w:rFonts w:ascii="Times New Roman" w:eastAsia="Times New Roman" w:hAnsi="Times New Roman" w:cs="Times New Roman"/>
          <w:sz w:val="24"/>
          <w:szCs w:val="24"/>
        </w:rPr>
        <w:t>E</w:t>
      </w:r>
      <w:r w:rsidR="04E3A828" w:rsidRPr="7D5D58A1">
        <w:rPr>
          <w:rFonts w:ascii="Times New Roman" w:eastAsia="Times New Roman" w:hAnsi="Times New Roman" w:cs="Times New Roman"/>
          <w:sz w:val="24"/>
          <w:szCs w:val="24"/>
        </w:rPr>
        <w:t xml:space="preserve">astern </w:t>
      </w:r>
      <w:r w:rsidR="1713EC0F" w:rsidRPr="7D5D58A1">
        <w:rPr>
          <w:rFonts w:ascii="Times New Roman" w:eastAsia="Times New Roman" w:hAnsi="Times New Roman" w:cs="Times New Roman"/>
          <w:sz w:val="24"/>
          <w:szCs w:val="24"/>
        </w:rPr>
        <w:t>Australia</w:t>
      </w:r>
      <w:r w:rsidR="46C66D34" w:rsidRPr="28E428EA">
        <w:rPr>
          <w:rFonts w:ascii="Times New Roman" w:eastAsia="Times New Roman" w:hAnsi="Times New Roman" w:cs="Times New Roman"/>
          <w:sz w:val="24"/>
          <w:szCs w:val="24"/>
        </w:rPr>
        <w:t xml:space="preserve"> is </w:t>
      </w:r>
      <w:r w:rsidR="163D4D94" w:rsidRPr="28E428EA">
        <w:rPr>
          <w:rFonts w:ascii="Times New Roman" w:eastAsia="Times New Roman" w:hAnsi="Times New Roman" w:cs="Times New Roman"/>
          <w:sz w:val="24"/>
          <w:szCs w:val="24"/>
        </w:rPr>
        <w:t xml:space="preserve">the ENSO 34 with a </w:t>
      </w:r>
      <w:r w:rsidR="533A1C54" w:rsidRPr="7D5D58A1">
        <w:rPr>
          <w:rFonts w:ascii="Times New Roman" w:eastAsia="Times New Roman" w:hAnsi="Times New Roman" w:cs="Times New Roman"/>
          <w:sz w:val="24"/>
          <w:szCs w:val="24"/>
        </w:rPr>
        <w:t>p</w:t>
      </w:r>
      <w:r w:rsidR="163D4D94" w:rsidRPr="28E428EA">
        <w:rPr>
          <w:rFonts w:ascii="Times New Roman" w:eastAsia="Times New Roman" w:hAnsi="Times New Roman" w:cs="Times New Roman"/>
          <w:sz w:val="24"/>
          <w:szCs w:val="24"/>
        </w:rPr>
        <w:t xml:space="preserve"> number of 0.</w:t>
      </w:r>
      <w:r w:rsidR="5DB7951B" w:rsidRPr="624B185B">
        <w:rPr>
          <w:rFonts w:ascii="Times New Roman" w:eastAsia="Times New Roman" w:hAnsi="Times New Roman" w:cs="Times New Roman"/>
          <w:sz w:val="24"/>
          <w:szCs w:val="24"/>
        </w:rPr>
        <w:t>1829</w:t>
      </w:r>
      <w:r w:rsidR="163D4D94" w:rsidRPr="28E428EA">
        <w:rPr>
          <w:rFonts w:ascii="Times New Roman" w:eastAsia="Times New Roman" w:hAnsi="Times New Roman" w:cs="Times New Roman"/>
          <w:sz w:val="24"/>
          <w:szCs w:val="24"/>
        </w:rPr>
        <w:t xml:space="preserve">. </w:t>
      </w:r>
      <w:commentRangeEnd w:id="40"/>
      <w:r>
        <w:rPr>
          <w:rStyle w:val="CommentReference"/>
          <w:rFonts w:ascii="Times New Roman" w:eastAsia="Times New Roman" w:hAnsi="Times New Roman" w:cs="Times New Roman"/>
          <w:sz w:val="24"/>
          <w:szCs w:val="24"/>
        </w:rPr>
        <w:commentReference w:id="40"/>
      </w:r>
    </w:p>
    <w:p w14:paraId="1FC7BBDE" w14:textId="4C9665C0" w:rsidR="6AFD9BF4" w:rsidRDefault="5A9C899E" w:rsidP="482EDBB0">
      <w:pPr>
        <w:spacing w:line="480" w:lineRule="auto"/>
        <w:ind w:firstLine="720"/>
        <w:rPr>
          <w:rFonts w:ascii="Times New Roman" w:eastAsia="Times New Roman" w:hAnsi="Times New Roman" w:cs="Times New Roman"/>
          <w:sz w:val="24"/>
          <w:szCs w:val="24"/>
        </w:rPr>
      </w:pPr>
      <w:commentRangeStart w:id="41"/>
      <w:r w:rsidRPr="7FC9B0D6">
        <w:rPr>
          <w:rFonts w:ascii="Times New Roman" w:eastAsia="Times New Roman" w:hAnsi="Times New Roman" w:cs="Times New Roman"/>
          <w:sz w:val="24"/>
          <w:szCs w:val="24"/>
        </w:rPr>
        <w:t xml:space="preserve">For precipitation, </w:t>
      </w:r>
      <w:r w:rsidR="69964FDB" w:rsidRPr="7FC9B0D6">
        <w:rPr>
          <w:rFonts w:ascii="Times New Roman" w:eastAsia="Times New Roman" w:hAnsi="Times New Roman" w:cs="Times New Roman"/>
          <w:sz w:val="24"/>
          <w:szCs w:val="24"/>
        </w:rPr>
        <w:t>Eastern Australia is most influenced by SOI with a Pearson value of 0.4</w:t>
      </w:r>
      <w:r w:rsidR="5A772B69" w:rsidRPr="7FC9B0D6">
        <w:rPr>
          <w:rFonts w:ascii="Times New Roman" w:eastAsia="Times New Roman" w:hAnsi="Times New Roman" w:cs="Times New Roman"/>
          <w:sz w:val="24"/>
          <w:szCs w:val="24"/>
        </w:rPr>
        <w:t xml:space="preserve">518 </w:t>
      </w:r>
      <w:r w:rsidR="69964FDB" w:rsidRPr="7FC9B0D6">
        <w:rPr>
          <w:rFonts w:ascii="Times New Roman" w:eastAsia="Times New Roman" w:hAnsi="Times New Roman" w:cs="Times New Roman"/>
          <w:sz w:val="24"/>
          <w:szCs w:val="24"/>
        </w:rPr>
        <w:t>and AAO which are both v</w:t>
      </w:r>
      <w:r w:rsidR="69A3BCD3" w:rsidRPr="7FC9B0D6">
        <w:rPr>
          <w:rFonts w:ascii="Times New Roman" w:eastAsia="Times New Roman" w:hAnsi="Times New Roman" w:cs="Times New Roman"/>
          <w:sz w:val="24"/>
          <w:szCs w:val="24"/>
        </w:rPr>
        <w:t xml:space="preserve">ery statistically significant. </w:t>
      </w:r>
      <w:r w:rsidR="38B4BB29" w:rsidRPr="7FC9B0D6">
        <w:rPr>
          <w:rFonts w:ascii="Times New Roman" w:eastAsia="Times New Roman" w:hAnsi="Times New Roman" w:cs="Times New Roman"/>
          <w:sz w:val="24"/>
          <w:szCs w:val="24"/>
        </w:rPr>
        <w:t xml:space="preserve">SOI has a moderate correlations strength. </w:t>
      </w:r>
      <w:r w:rsidR="69A3BCD3" w:rsidRPr="7FC9B0D6">
        <w:rPr>
          <w:rFonts w:ascii="Times New Roman" w:eastAsia="Times New Roman" w:hAnsi="Times New Roman" w:cs="Times New Roman"/>
          <w:sz w:val="24"/>
          <w:szCs w:val="24"/>
        </w:rPr>
        <w:t>Then there is SPOD which is statistically significant, T</w:t>
      </w:r>
      <w:r w:rsidR="5A4DEF87" w:rsidRPr="7FC9B0D6">
        <w:rPr>
          <w:rFonts w:ascii="Times New Roman" w:eastAsia="Times New Roman" w:hAnsi="Times New Roman" w:cs="Times New Roman"/>
          <w:sz w:val="24"/>
          <w:szCs w:val="24"/>
        </w:rPr>
        <w:t xml:space="preserve">PI </w:t>
      </w:r>
      <w:r w:rsidR="69A3BCD3" w:rsidRPr="7FC9B0D6">
        <w:rPr>
          <w:rFonts w:ascii="Times New Roman" w:eastAsia="Times New Roman" w:hAnsi="Times New Roman" w:cs="Times New Roman"/>
          <w:sz w:val="24"/>
          <w:szCs w:val="24"/>
        </w:rPr>
        <w:t>and T</w:t>
      </w:r>
      <w:r w:rsidR="6AA09910" w:rsidRPr="7FC9B0D6">
        <w:rPr>
          <w:rFonts w:ascii="Times New Roman" w:eastAsia="Times New Roman" w:hAnsi="Times New Roman" w:cs="Times New Roman"/>
          <w:sz w:val="24"/>
          <w:szCs w:val="24"/>
        </w:rPr>
        <w:t>SA</w:t>
      </w:r>
      <w:r w:rsidR="69A3BCD3" w:rsidRPr="7FC9B0D6">
        <w:rPr>
          <w:rFonts w:ascii="Times New Roman" w:eastAsia="Times New Roman" w:hAnsi="Times New Roman" w:cs="Times New Roman"/>
          <w:sz w:val="24"/>
          <w:szCs w:val="24"/>
        </w:rPr>
        <w:t>. Eastern Australia is most influenced by</w:t>
      </w:r>
      <w:r w:rsidR="57C0EF00" w:rsidRPr="7FC9B0D6">
        <w:rPr>
          <w:rFonts w:ascii="Times New Roman" w:eastAsia="Times New Roman" w:hAnsi="Times New Roman" w:cs="Times New Roman"/>
          <w:sz w:val="24"/>
          <w:szCs w:val="24"/>
        </w:rPr>
        <w:t xml:space="preserve"> the ENSO global teleconnection with a Pearson value of –0.2</w:t>
      </w:r>
      <w:r w:rsidR="402A08D7" w:rsidRPr="7FC9B0D6">
        <w:rPr>
          <w:rFonts w:ascii="Times New Roman" w:eastAsia="Times New Roman" w:hAnsi="Times New Roman" w:cs="Times New Roman"/>
          <w:sz w:val="24"/>
          <w:szCs w:val="24"/>
        </w:rPr>
        <w:t xml:space="preserve">791 </w:t>
      </w:r>
      <w:r w:rsidR="57C0EF00" w:rsidRPr="7FC9B0D6">
        <w:rPr>
          <w:rFonts w:ascii="Times New Roman" w:eastAsia="Times New Roman" w:hAnsi="Times New Roman" w:cs="Times New Roman"/>
          <w:sz w:val="24"/>
          <w:szCs w:val="24"/>
        </w:rPr>
        <w:t>and is very statistically signifi</w:t>
      </w:r>
      <w:r w:rsidR="2B134239" w:rsidRPr="7FC9B0D6">
        <w:rPr>
          <w:rFonts w:ascii="Times New Roman" w:eastAsia="Times New Roman" w:hAnsi="Times New Roman" w:cs="Times New Roman"/>
          <w:sz w:val="24"/>
          <w:szCs w:val="24"/>
        </w:rPr>
        <w:t>c</w:t>
      </w:r>
      <w:r w:rsidR="57C0EF00" w:rsidRPr="7FC9B0D6">
        <w:rPr>
          <w:rFonts w:ascii="Times New Roman" w:eastAsia="Times New Roman" w:hAnsi="Times New Roman" w:cs="Times New Roman"/>
          <w:sz w:val="24"/>
          <w:szCs w:val="24"/>
        </w:rPr>
        <w:t xml:space="preserve">ant. </w:t>
      </w:r>
      <w:r w:rsidR="477B6D3F" w:rsidRPr="7FC9B0D6">
        <w:rPr>
          <w:rFonts w:ascii="Times New Roman" w:eastAsia="Times New Roman" w:hAnsi="Times New Roman" w:cs="Times New Roman"/>
          <w:sz w:val="24"/>
          <w:szCs w:val="24"/>
        </w:rPr>
        <w:t xml:space="preserve">After ENSO, EMI, MEI, IPO, and IOD are all very statistically significant and AAM is statistically significant. </w:t>
      </w:r>
      <w:commentRangeEnd w:id="41"/>
      <w:r>
        <w:rPr>
          <w:rStyle w:val="CommentReference"/>
          <w:rFonts w:ascii="Times New Roman" w:eastAsia="Times New Roman" w:hAnsi="Times New Roman" w:cs="Times New Roman"/>
          <w:sz w:val="24"/>
          <w:szCs w:val="24"/>
        </w:rPr>
        <w:commentReference w:id="41"/>
      </w:r>
    </w:p>
    <w:p w14:paraId="343A03BA" w14:textId="644D5E9F" w:rsidR="57C0EF00" w:rsidRDefault="05C81808" w:rsidP="482EDBB0">
      <w:pPr>
        <w:spacing w:line="480" w:lineRule="auto"/>
        <w:ind w:firstLine="432"/>
        <w:rPr>
          <w:rFonts w:ascii="Times New Roman" w:eastAsia="Times New Roman" w:hAnsi="Times New Roman" w:cs="Times New Roman"/>
          <w:sz w:val="24"/>
          <w:szCs w:val="24"/>
        </w:rPr>
      </w:pPr>
      <w:r w:rsidRPr="7FC9B0D6">
        <w:rPr>
          <w:rFonts w:ascii="Times New Roman" w:eastAsia="Times New Roman" w:hAnsi="Times New Roman" w:cs="Times New Roman"/>
          <w:sz w:val="24"/>
          <w:szCs w:val="24"/>
        </w:rPr>
        <w:t xml:space="preserve">Sticking with precipitation, </w:t>
      </w:r>
      <w:commentRangeStart w:id="42"/>
      <w:r w:rsidR="57C0EF00" w:rsidRPr="7FC9B0D6">
        <w:rPr>
          <w:rFonts w:ascii="Times New Roman" w:eastAsia="Times New Roman" w:hAnsi="Times New Roman" w:cs="Times New Roman"/>
          <w:sz w:val="24"/>
          <w:szCs w:val="24"/>
        </w:rPr>
        <w:t xml:space="preserve">Western Australia is most influenced by the SOI </w:t>
      </w:r>
      <w:r w:rsidR="0D6C54F1" w:rsidRPr="7FC9B0D6">
        <w:rPr>
          <w:rFonts w:ascii="Times New Roman" w:eastAsia="Times New Roman" w:hAnsi="Times New Roman" w:cs="Times New Roman"/>
          <w:sz w:val="24"/>
          <w:szCs w:val="24"/>
        </w:rPr>
        <w:t>with</w:t>
      </w:r>
      <w:r w:rsidR="57C0EF00" w:rsidRPr="7FC9B0D6">
        <w:rPr>
          <w:rFonts w:ascii="Times New Roman" w:eastAsia="Times New Roman" w:hAnsi="Times New Roman" w:cs="Times New Roman"/>
          <w:sz w:val="24"/>
          <w:szCs w:val="24"/>
        </w:rPr>
        <w:t xml:space="preserve"> a Pearson value of 0.32</w:t>
      </w:r>
      <w:r w:rsidR="01B6B3A5" w:rsidRPr="7FC9B0D6">
        <w:rPr>
          <w:rFonts w:ascii="Times New Roman" w:eastAsia="Times New Roman" w:hAnsi="Times New Roman" w:cs="Times New Roman"/>
          <w:sz w:val="24"/>
          <w:szCs w:val="24"/>
        </w:rPr>
        <w:t>92</w:t>
      </w:r>
      <w:r w:rsidR="57C0EF00" w:rsidRPr="7FC9B0D6">
        <w:rPr>
          <w:rFonts w:ascii="Times New Roman" w:eastAsia="Times New Roman" w:hAnsi="Times New Roman" w:cs="Times New Roman"/>
          <w:sz w:val="24"/>
          <w:szCs w:val="24"/>
        </w:rPr>
        <w:t xml:space="preserve"> and is very s</w:t>
      </w:r>
      <w:r w:rsidR="131CD2E5" w:rsidRPr="7FC9B0D6">
        <w:rPr>
          <w:rFonts w:ascii="Times New Roman" w:eastAsia="Times New Roman" w:hAnsi="Times New Roman" w:cs="Times New Roman"/>
          <w:sz w:val="24"/>
          <w:szCs w:val="24"/>
        </w:rPr>
        <w:t>tatistically significant</w:t>
      </w:r>
      <w:r w:rsidR="4C2EA472" w:rsidRPr="7FC9B0D6">
        <w:rPr>
          <w:rFonts w:ascii="Times New Roman" w:eastAsia="Times New Roman" w:hAnsi="Times New Roman" w:cs="Times New Roman"/>
          <w:sz w:val="24"/>
          <w:szCs w:val="24"/>
        </w:rPr>
        <w:t xml:space="preserve"> along with a moderate correlation strength</w:t>
      </w:r>
      <w:r w:rsidR="131CD2E5" w:rsidRPr="7FC9B0D6">
        <w:rPr>
          <w:rFonts w:ascii="Times New Roman" w:eastAsia="Times New Roman" w:hAnsi="Times New Roman" w:cs="Times New Roman"/>
          <w:sz w:val="24"/>
          <w:szCs w:val="24"/>
        </w:rPr>
        <w:t>. After SOI is AAO which is very statistically significant,</w:t>
      </w:r>
      <w:r w:rsidR="5DC4850D" w:rsidRPr="7FC9B0D6">
        <w:rPr>
          <w:rFonts w:ascii="Times New Roman" w:eastAsia="Times New Roman" w:hAnsi="Times New Roman" w:cs="Times New Roman"/>
          <w:sz w:val="24"/>
          <w:szCs w:val="24"/>
        </w:rPr>
        <w:t xml:space="preserve"> then</w:t>
      </w:r>
      <w:r w:rsidR="131CD2E5" w:rsidRPr="7FC9B0D6">
        <w:rPr>
          <w:rFonts w:ascii="Times New Roman" w:eastAsia="Times New Roman" w:hAnsi="Times New Roman" w:cs="Times New Roman"/>
          <w:sz w:val="24"/>
          <w:szCs w:val="24"/>
        </w:rPr>
        <w:t xml:space="preserve"> TPI,</w:t>
      </w:r>
      <w:r w:rsidR="67EC9653" w:rsidRPr="7FC9B0D6">
        <w:rPr>
          <w:rFonts w:ascii="Times New Roman" w:eastAsia="Times New Roman" w:hAnsi="Times New Roman" w:cs="Times New Roman"/>
          <w:sz w:val="24"/>
          <w:szCs w:val="24"/>
        </w:rPr>
        <w:t xml:space="preserve"> SPOD,</w:t>
      </w:r>
      <w:r w:rsidR="131CD2E5" w:rsidRPr="7FC9B0D6">
        <w:rPr>
          <w:rFonts w:ascii="Times New Roman" w:eastAsia="Times New Roman" w:hAnsi="Times New Roman" w:cs="Times New Roman"/>
          <w:sz w:val="24"/>
          <w:szCs w:val="24"/>
        </w:rPr>
        <w:t xml:space="preserve"> and TSA. The most influential global teleconnection is ENSO with a Pearson value of –0.2</w:t>
      </w:r>
      <w:r w:rsidR="1D89F13C" w:rsidRPr="7FC9B0D6">
        <w:rPr>
          <w:rFonts w:ascii="Times New Roman" w:eastAsia="Times New Roman" w:hAnsi="Times New Roman" w:cs="Times New Roman"/>
          <w:sz w:val="24"/>
          <w:szCs w:val="24"/>
        </w:rPr>
        <w:t xml:space="preserve">201 </w:t>
      </w:r>
      <w:r w:rsidR="131CD2E5" w:rsidRPr="7FC9B0D6">
        <w:rPr>
          <w:rFonts w:ascii="Times New Roman" w:eastAsia="Times New Roman" w:hAnsi="Times New Roman" w:cs="Times New Roman"/>
          <w:sz w:val="24"/>
          <w:szCs w:val="24"/>
        </w:rPr>
        <w:t>and is very statistically significant.</w:t>
      </w:r>
      <w:r w:rsidR="48FAC1FB" w:rsidRPr="7FC9B0D6">
        <w:rPr>
          <w:rFonts w:ascii="Times New Roman" w:eastAsia="Times New Roman" w:hAnsi="Times New Roman" w:cs="Times New Roman"/>
          <w:sz w:val="24"/>
          <w:szCs w:val="24"/>
        </w:rPr>
        <w:t xml:space="preserve"> Following ENSO are MEI, EMI, IOD, and IPO which are all very sta</w:t>
      </w:r>
      <w:commentRangeEnd w:id="42"/>
      <w:r w:rsidRPr="7FC9B0D6">
        <w:rPr>
          <w:rStyle w:val="CommentReference"/>
          <w:rFonts w:ascii="Times New Roman" w:eastAsia="Times New Roman" w:hAnsi="Times New Roman" w:cs="Times New Roman"/>
          <w:sz w:val="24"/>
          <w:szCs w:val="24"/>
        </w:rPr>
        <w:commentReference w:id="42"/>
      </w:r>
      <w:r w:rsidR="48FAC1FB" w:rsidRPr="7FC9B0D6">
        <w:rPr>
          <w:rFonts w:ascii="Times New Roman" w:eastAsia="Times New Roman" w:hAnsi="Times New Roman" w:cs="Times New Roman"/>
          <w:sz w:val="24"/>
          <w:szCs w:val="24"/>
        </w:rPr>
        <w:t xml:space="preserve">tistically significant. </w:t>
      </w:r>
    </w:p>
    <w:p w14:paraId="02A46907" w14:textId="7005D4A6" w:rsidR="00946BA5" w:rsidRPr="00DF7266" w:rsidRDefault="004E4BA5" w:rsidP="00DF7266">
      <w:pPr>
        <w:pStyle w:val="Heading2"/>
      </w:pPr>
      <w:bookmarkStart w:id="43" w:name="_Toc228125605"/>
      <w:r>
        <w:t>b</w:t>
      </w:r>
      <w:r w:rsidR="00946BA5" w:rsidRPr="00DF7266">
        <w:t xml:space="preserve">.     </w:t>
      </w:r>
      <w:r w:rsidR="00370D6D" w:rsidRPr="00DF7266">
        <w:t>In</w:t>
      </w:r>
      <w:r w:rsidR="00331C76" w:rsidRPr="00DF7266">
        <w:t>tra</w:t>
      </w:r>
      <w:r w:rsidR="00370D6D" w:rsidRPr="00DF7266">
        <w:t>-annual Variab</w:t>
      </w:r>
      <w:r w:rsidR="00F07837" w:rsidRPr="00DF7266">
        <w:t>ility</w:t>
      </w:r>
      <w:bookmarkEnd w:id="43"/>
    </w:p>
    <w:p w14:paraId="55C67422" w14:textId="19181722" w:rsidR="00452253" w:rsidRPr="00AD6F65" w:rsidRDefault="7A029361" w:rsidP="00AD6F65">
      <w:pPr>
        <w:spacing w:after="0" w:line="480" w:lineRule="auto"/>
        <w:rPr>
          <w:rFonts w:ascii="Times New Roman" w:eastAsia="Times New Roman" w:hAnsi="Times New Roman" w:cs="Times New Roman"/>
          <w:sz w:val="24"/>
          <w:szCs w:val="24"/>
        </w:rPr>
      </w:pPr>
      <w:r w:rsidRPr="28A11089">
        <w:rPr>
          <w:rFonts w:ascii="Times New Roman" w:eastAsia="Times New Roman" w:hAnsi="Times New Roman" w:cs="Times New Roman"/>
          <w:sz w:val="24"/>
          <w:szCs w:val="24"/>
        </w:rPr>
        <w:t xml:space="preserve">Looking at </w:t>
      </w:r>
      <w:r w:rsidR="6E626AA1" w:rsidRPr="28A11089">
        <w:rPr>
          <w:rFonts w:ascii="Times New Roman" w:eastAsia="Times New Roman" w:hAnsi="Times New Roman" w:cs="Times New Roman"/>
          <w:sz w:val="24"/>
          <w:szCs w:val="24"/>
        </w:rPr>
        <w:t>F</w:t>
      </w:r>
      <w:r w:rsidRPr="28A11089">
        <w:rPr>
          <w:rFonts w:ascii="Times New Roman" w:eastAsia="Times New Roman" w:hAnsi="Times New Roman" w:cs="Times New Roman"/>
          <w:sz w:val="24"/>
          <w:szCs w:val="24"/>
        </w:rPr>
        <w:t xml:space="preserve">igure </w:t>
      </w:r>
      <w:r w:rsidR="007B41BE">
        <w:rPr>
          <w:rFonts w:ascii="Times New Roman" w:eastAsia="Times New Roman" w:hAnsi="Times New Roman" w:cs="Times New Roman"/>
          <w:sz w:val="24"/>
          <w:szCs w:val="24"/>
        </w:rPr>
        <w:t>9</w:t>
      </w:r>
      <w:r w:rsidRPr="28A11089">
        <w:rPr>
          <w:rFonts w:ascii="Times New Roman" w:eastAsia="Times New Roman" w:hAnsi="Times New Roman" w:cs="Times New Roman"/>
          <w:sz w:val="24"/>
          <w:szCs w:val="24"/>
        </w:rPr>
        <w:t xml:space="preserve">, there is a clear image that ENSO is more impactful in </w:t>
      </w:r>
      <w:r w:rsidR="6595340E" w:rsidRPr="28A11089">
        <w:rPr>
          <w:rFonts w:ascii="Times New Roman" w:eastAsia="Times New Roman" w:hAnsi="Times New Roman" w:cs="Times New Roman"/>
          <w:sz w:val="24"/>
          <w:szCs w:val="24"/>
        </w:rPr>
        <w:t xml:space="preserve">the </w:t>
      </w:r>
      <w:r w:rsidR="3CABC911" w:rsidRPr="28A11089">
        <w:rPr>
          <w:rFonts w:ascii="Times New Roman" w:eastAsia="Times New Roman" w:hAnsi="Times New Roman" w:cs="Times New Roman"/>
          <w:sz w:val="24"/>
          <w:szCs w:val="24"/>
        </w:rPr>
        <w:t>S</w:t>
      </w:r>
      <w:r w:rsidR="6595340E" w:rsidRPr="28A11089">
        <w:rPr>
          <w:rFonts w:ascii="Times New Roman" w:eastAsia="Times New Roman" w:hAnsi="Times New Roman" w:cs="Times New Roman"/>
          <w:sz w:val="24"/>
          <w:szCs w:val="24"/>
        </w:rPr>
        <w:t xml:space="preserve">outhern </w:t>
      </w:r>
      <w:r w:rsidR="6F4EFD13" w:rsidRPr="28A11089">
        <w:rPr>
          <w:rFonts w:ascii="Times New Roman" w:eastAsia="Times New Roman" w:hAnsi="Times New Roman" w:cs="Times New Roman"/>
          <w:sz w:val="24"/>
          <w:szCs w:val="24"/>
        </w:rPr>
        <w:t>H</w:t>
      </w:r>
      <w:r w:rsidR="6595340E" w:rsidRPr="28A11089">
        <w:rPr>
          <w:rFonts w:ascii="Times New Roman" w:eastAsia="Times New Roman" w:hAnsi="Times New Roman" w:cs="Times New Roman"/>
          <w:sz w:val="24"/>
          <w:szCs w:val="24"/>
        </w:rPr>
        <w:t>emisphere than it is in the Northern Hemispher</w:t>
      </w:r>
      <w:r w:rsidR="528B0BD1" w:rsidRPr="28A11089">
        <w:rPr>
          <w:rFonts w:ascii="Times New Roman" w:eastAsia="Times New Roman" w:hAnsi="Times New Roman" w:cs="Times New Roman"/>
          <w:sz w:val="24"/>
          <w:szCs w:val="24"/>
        </w:rPr>
        <w:t>e.</w:t>
      </w:r>
      <w:r w:rsidR="4FCCF9E2" w:rsidRPr="28A11089">
        <w:rPr>
          <w:rFonts w:ascii="Times New Roman" w:eastAsia="Times New Roman" w:hAnsi="Times New Roman" w:cs="Times New Roman"/>
          <w:sz w:val="24"/>
          <w:szCs w:val="24"/>
        </w:rPr>
        <w:t xml:space="preserve"> </w:t>
      </w:r>
      <w:r w:rsidR="0CCE5942" w:rsidRPr="28A11089">
        <w:rPr>
          <w:rFonts w:ascii="Times New Roman" w:eastAsia="Times New Roman" w:hAnsi="Times New Roman" w:cs="Times New Roman"/>
          <w:sz w:val="24"/>
          <w:szCs w:val="24"/>
        </w:rPr>
        <w:t xml:space="preserve">Most of the Northern Hemisphere has a correlation </w:t>
      </w:r>
      <w:r w:rsidR="466EF8D1" w:rsidRPr="28A11089">
        <w:rPr>
          <w:rFonts w:ascii="Times New Roman" w:eastAsia="Times New Roman" w:hAnsi="Times New Roman" w:cs="Times New Roman"/>
          <w:sz w:val="24"/>
          <w:szCs w:val="24"/>
        </w:rPr>
        <w:t xml:space="preserve">variation between </w:t>
      </w:r>
      <w:r w:rsidR="2944B549" w:rsidRPr="28A11089">
        <w:rPr>
          <w:rFonts w:ascii="Times New Roman" w:eastAsia="Times New Roman" w:hAnsi="Times New Roman" w:cs="Times New Roman"/>
          <w:sz w:val="24"/>
          <w:szCs w:val="24"/>
        </w:rPr>
        <w:t xml:space="preserve">0.17 and 0.3, while the Southern Hemisphere has a correlation </w:t>
      </w:r>
      <w:r w:rsidR="2944B549" w:rsidRPr="28A11089">
        <w:rPr>
          <w:rFonts w:ascii="Times New Roman" w:eastAsia="Times New Roman" w:hAnsi="Times New Roman" w:cs="Times New Roman"/>
          <w:sz w:val="24"/>
          <w:szCs w:val="24"/>
        </w:rPr>
        <w:lastRenderedPageBreak/>
        <w:t xml:space="preserve">variation anywhere from </w:t>
      </w:r>
      <w:r w:rsidR="327A83C6" w:rsidRPr="28A11089">
        <w:rPr>
          <w:rFonts w:ascii="Times New Roman" w:eastAsia="Times New Roman" w:hAnsi="Times New Roman" w:cs="Times New Roman"/>
          <w:sz w:val="24"/>
          <w:szCs w:val="24"/>
        </w:rPr>
        <w:t>0.35 to 0.55. The two notable regions in the northern hemis</w:t>
      </w:r>
      <w:r w:rsidR="19B31CC3" w:rsidRPr="28A11089">
        <w:rPr>
          <w:rFonts w:ascii="Times New Roman" w:eastAsia="Times New Roman" w:hAnsi="Times New Roman" w:cs="Times New Roman"/>
          <w:sz w:val="24"/>
          <w:szCs w:val="24"/>
        </w:rPr>
        <w:t>phere that have seen higher correlation variation are Eastern Europe and India. Argentin</w:t>
      </w:r>
      <w:r w:rsidR="5ABFB49A" w:rsidRPr="28A11089">
        <w:rPr>
          <w:rFonts w:ascii="Times New Roman" w:eastAsia="Times New Roman" w:hAnsi="Times New Roman" w:cs="Times New Roman"/>
          <w:sz w:val="24"/>
          <w:szCs w:val="24"/>
        </w:rPr>
        <w:t xml:space="preserve">a has the lowest correlation variation concerning ENSO sitting at 0.243. </w:t>
      </w:r>
      <w:r w:rsidR="19F780D3" w:rsidRPr="28A11089">
        <w:rPr>
          <w:rFonts w:ascii="Times New Roman" w:eastAsia="Times New Roman" w:hAnsi="Times New Roman" w:cs="Times New Roman"/>
          <w:sz w:val="24"/>
          <w:szCs w:val="24"/>
        </w:rPr>
        <w:t xml:space="preserve">The months of November, March, and December tend to see the strongest correlation variation </w:t>
      </w:r>
      <w:r w:rsidR="4210F47C" w:rsidRPr="28A11089">
        <w:rPr>
          <w:rFonts w:ascii="Times New Roman" w:eastAsia="Times New Roman" w:hAnsi="Times New Roman" w:cs="Times New Roman"/>
          <w:sz w:val="24"/>
          <w:szCs w:val="24"/>
        </w:rPr>
        <w:t>in the majority of the Southern</w:t>
      </w:r>
      <w:r w:rsidR="4210F47C" w:rsidRPr="28A11089">
        <w:rPr>
          <w:rFonts w:ascii="Times New Roman" w:eastAsia="Times New Roman" w:hAnsi="Times New Roman" w:cs="Times New Roman"/>
          <w:sz w:val="24"/>
          <w:szCs w:val="24"/>
        </w:rPr>
        <w:t xml:space="preserve"> </w:t>
      </w:r>
      <w:r w:rsidR="4210F47C" w:rsidRPr="28A11089">
        <w:rPr>
          <w:rFonts w:ascii="Times New Roman" w:eastAsia="Times New Roman" w:hAnsi="Times New Roman" w:cs="Times New Roman"/>
          <w:sz w:val="24"/>
          <w:szCs w:val="24"/>
        </w:rPr>
        <w:t xml:space="preserve">Hemisphere regions. </w:t>
      </w:r>
      <w:r w:rsidR="00AD6F65">
        <w:rPr>
          <w:rFonts w:ascii="Times New Roman" w:eastAsia="Times New Roman" w:hAnsi="Times New Roman" w:cs="Times New Roman"/>
          <w:noProof/>
          <w:sz w:val="24"/>
          <w:szCs w:val="24"/>
        </w:rPr>
        <w:drawing>
          <wp:inline distT="0" distB="0" distL="0" distR="0" wp14:anchorId="487D848C" wp14:editId="7DDBC82F">
            <wp:extent cx="5942330" cy="2932169"/>
            <wp:effectExtent l="0" t="0" r="1270" b="1905"/>
            <wp:docPr id="6865411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541176" name="Picture 4"/>
                    <pic:cNvPicPr/>
                  </pic:nvPicPr>
                  <pic:blipFill rotWithShape="1">
                    <a:blip r:embed="rId23" cstate="print">
                      <a:extLst>
                        <a:ext uri="{28A0092B-C50C-407E-A947-70E740481C1C}">
                          <a14:useLocalDpi xmlns:a14="http://schemas.microsoft.com/office/drawing/2010/main" val="0"/>
                        </a:ext>
                      </a:extLst>
                    </a:blip>
                    <a:srcRect b="498"/>
                    <a:stretch>
                      <a:fillRect/>
                    </a:stretch>
                  </pic:blipFill>
                  <pic:spPr bwMode="auto">
                    <a:xfrm>
                      <a:off x="0" y="0"/>
                      <a:ext cx="5942330" cy="2932169"/>
                    </a:xfrm>
                    <a:prstGeom prst="rect">
                      <a:avLst/>
                    </a:prstGeom>
                    <a:ln>
                      <a:noFill/>
                    </a:ln>
                    <a:extLst>
                      <a:ext uri="{53640926-AAD7-44D8-BBD7-CCE9431645EC}">
                        <a14:shadowObscured xmlns:a14="http://schemas.microsoft.com/office/drawing/2010/main"/>
                      </a:ext>
                    </a:extLst>
                  </pic:spPr>
                </pic:pic>
              </a:graphicData>
            </a:graphic>
          </wp:inline>
        </w:drawing>
      </w:r>
    </w:p>
    <w:p w14:paraId="32175DBC" w14:textId="3420203C" w:rsidR="00981C2E" w:rsidRDefault="00452253" w:rsidP="00981C2E">
      <w:pPr>
        <w:pStyle w:val="Caption"/>
        <w:spacing w:after="0"/>
        <w:jc w:val="center"/>
        <w:rPr>
          <w:rFonts w:ascii="Times New Roman" w:hAnsi="Times New Roman" w:cs="Times New Roman"/>
          <w:color w:val="auto"/>
          <w:sz w:val="24"/>
          <w:szCs w:val="24"/>
        </w:rPr>
      </w:pPr>
      <w:r w:rsidRPr="00517933">
        <w:rPr>
          <w:rFonts w:ascii="Times New Roman" w:hAnsi="Times New Roman" w:cs="Times New Roman"/>
          <w:color w:val="auto"/>
          <w:sz w:val="24"/>
          <w:szCs w:val="24"/>
        </w:rPr>
        <w:t xml:space="preserve">Figure </w:t>
      </w:r>
      <w:r w:rsidR="007B41BE">
        <w:rPr>
          <w:rFonts w:ascii="Times New Roman" w:hAnsi="Times New Roman" w:cs="Times New Roman"/>
          <w:color w:val="auto"/>
          <w:sz w:val="24"/>
          <w:szCs w:val="24"/>
        </w:rPr>
        <w:t>9</w:t>
      </w:r>
      <w:r w:rsidRPr="00517933">
        <w:rPr>
          <w:rFonts w:ascii="Times New Roman" w:hAnsi="Times New Roman" w:cs="Times New Roman"/>
          <w:color w:val="auto"/>
          <w:sz w:val="24"/>
          <w:szCs w:val="24"/>
        </w:rPr>
        <w:t xml:space="preserve">. </w:t>
      </w:r>
      <w:r w:rsidR="00331C76" w:rsidRPr="00517933">
        <w:rPr>
          <w:rFonts w:ascii="Times New Roman" w:hAnsi="Times New Roman" w:cs="Times New Roman"/>
          <w:color w:val="auto"/>
          <w:sz w:val="24"/>
          <w:szCs w:val="24"/>
        </w:rPr>
        <w:t>Intra-annual v</w:t>
      </w:r>
      <w:r w:rsidR="008A7034" w:rsidRPr="00517933">
        <w:rPr>
          <w:rFonts w:ascii="Times New Roman" w:hAnsi="Times New Roman" w:cs="Times New Roman"/>
          <w:color w:val="auto"/>
          <w:sz w:val="24"/>
          <w:szCs w:val="24"/>
        </w:rPr>
        <w:t xml:space="preserve">ariation (maximum – minimum) in </w:t>
      </w:r>
      <w:r w:rsidR="00943B8A">
        <w:rPr>
          <w:rFonts w:ascii="Times New Roman" w:hAnsi="Times New Roman" w:cs="Times New Roman"/>
          <w:color w:val="auto"/>
          <w:sz w:val="24"/>
          <w:szCs w:val="24"/>
        </w:rPr>
        <w:t xml:space="preserve">absolute </w:t>
      </w:r>
      <w:r w:rsidR="00331C76" w:rsidRPr="00517933">
        <w:rPr>
          <w:rFonts w:ascii="Times New Roman" w:hAnsi="Times New Roman" w:cs="Times New Roman"/>
          <w:color w:val="auto"/>
          <w:sz w:val="24"/>
          <w:szCs w:val="24"/>
        </w:rPr>
        <w:t>Pearson r correlation strength</w:t>
      </w:r>
      <w:r w:rsidR="00965732" w:rsidRPr="00517933">
        <w:rPr>
          <w:rFonts w:ascii="Times New Roman" w:hAnsi="Times New Roman" w:cs="Times New Roman"/>
          <w:color w:val="auto"/>
          <w:sz w:val="24"/>
          <w:szCs w:val="24"/>
        </w:rPr>
        <w:t xml:space="preserve"> for</w:t>
      </w:r>
      <w:r w:rsidR="00C438D2">
        <w:rPr>
          <w:rFonts w:ascii="Times New Roman" w:hAnsi="Times New Roman" w:cs="Times New Roman"/>
          <w:color w:val="auto"/>
          <w:sz w:val="24"/>
          <w:szCs w:val="24"/>
        </w:rPr>
        <w:t xml:space="preserve"> </w:t>
      </w:r>
      <w:r w:rsidR="00E803D8">
        <w:rPr>
          <w:rFonts w:ascii="Times New Roman" w:hAnsi="Times New Roman" w:cs="Times New Roman"/>
          <w:color w:val="auto"/>
          <w:sz w:val="24"/>
          <w:szCs w:val="24"/>
        </w:rPr>
        <w:t>T2M_Std</w:t>
      </w:r>
      <w:r w:rsidR="00C438D2">
        <w:rPr>
          <w:rFonts w:ascii="Times New Roman" w:hAnsi="Times New Roman" w:cs="Times New Roman"/>
          <w:color w:val="auto"/>
          <w:sz w:val="24"/>
          <w:szCs w:val="24"/>
        </w:rPr>
        <w:t xml:space="preserve"> with </w:t>
      </w:r>
      <w:r w:rsidR="00943B8A">
        <w:rPr>
          <w:rFonts w:ascii="Times New Roman" w:hAnsi="Times New Roman" w:cs="Times New Roman"/>
          <w:color w:val="auto"/>
          <w:sz w:val="24"/>
          <w:szCs w:val="24"/>
        </w:rPr>
        <w:t>local and global teleconnections</w:t>
      </w:r>
      <w:r w:rsidR="007711F1" w:rsidRPr="00517933">
        <w:rPr>
          <w:rFonts w:ascii="Times New Roman" w:hAnsi="Times New Roman" w:cs="Times New Roman"/>
          <w:color w:val="auto"/>
          <w:sz w:val="24"/>
          <w:szCs w:val="24"/>
        </w:rPr>
        <w:t xml:space="preserve"> by region.</w:t>
      </w:r>
      <w:r w:rsidR="008B6806" w:rsidRPr="00517933">
        <w:rPr>
          <w:rFonts w:ascii="Times New Roman" w:hAnsi="Times New Roman" w:cs="Times New Roman"/>
          <w:color w:val="auto"/>
          <w:sz w:val="24"/>
          <w:szCs w:val="24"/>
        </w:rPr>
        <w:t xml:space="preserve"> Southern Hemisphere regions are </w:t>
      </w:r>
      <w:r w:rsidR="000212E9" w:rsidRPr="00517933">
        <w:rPr>
          <w:rFonts w:ascii="Times New Roman" w:hAnsi="Times New Roman" w:cs="Times New Roman"/>
          <w:color w:val="auto"/>
          <w:sz w:val="24"/>
          <w:szCs w:val="24"/>
        </w:rPr>
        <w:t>represented by the dark gray bars while Northern Hemisphere regions are in the light gray bars.</w:t>
      </w:r>
      <w:r w:rsidR="00331C76" w:rsidRPr="00517933">
        <w:rPr>
          <w:rFonts w:ascii="Times New Roman" w:hAnsi="Times New Roman" w:cs="Times New Roman"/>
          <w:color w:val="auto"/>
          <w:sz w:val="24"/>
          <w:szCs w:val="24"/>
        </w:rPr>
        <w:t xml:space="preserve"> </w:t>
      </w:r>
      <w:r w:rsidR="00880942" w:rsidRPr="00517933">
        <w:rPr>
          <w:rFonts w:ascii="Times New Roman" w:hAnsi="Times New Roman" w:cs="Times New Roman"/>
          <w:color w:val="auto"/>
          <w:sz w:val="24"/>
          <w:szCs w:val="24"/>
        </w:rPr>
        <w:t xml:space="preserve">The </w:t>
      </w:r>
      <w:r w:rsidR="00BC14E8">
        <w:rPr>
          <w:rFonts w:ascii="Times New Roman" w:hAnsi="Times New Roman" w:cs="Times New Roman"/>
          <w:color w:val="auto"/>
          <w:sz w:val="24"/>
          <w:szCs w:val="24"/>
        </w:rPr>
        <w:t>variation and</w:t>
      </w:r>
      <w:r w:rsidR="0007200E" w:rsidRPr="00517933">
        <w:rPr>
          <w:rFonts w:ascii="Times New Roman" w:hAnsi="Times New Roman" w:cs="Times New Roman"/>
          <w:color w:val="auto"/>
          <w:sz w:val="24"/>
          <w:szCs w:val="24"/>
        </w:rPr>
        <w:t xml:space="preserve"> the </w:t>
      </w:r>
      <w:r w:rsidR="006271CB" w:rsidRPr="00517933">
        <w:rPr>
          <w:rFonts w:ascii="Times New Roman" w:hAnsi="Times New Roman" w:cs="Times New Roman"/>
          <w:color w:val="auto"/>
          <w:sz w:val="24"/>
          <w:szCs w:val="24"/>
        </w:rPr>
        <w:t>month with the strongest</w:t>
      </w:r>
      <w:r w:rsidR="00943B8A">
        <w:rPr>
          <w:rFonts w:ascii="Times New Roman" w:hAnsi="Times New Roman" w:cs="Times New Roman"/>
          <w:color w:val="auto"/>
          <w:sz w:val="24"/>
          <w:szCs w:val="24"/>
        </w:rPr>
        <w:t xml:space="preserve"> </w:t>
      </w:r>
      <w:r w:rsidR="00567C4F" w:rsidRPr="00517933">
        <w:rPr>
          <w:rFonts w:ascii="Times New Roman" w:hAnsi="Times New Roman" w:cs="Times New Roman"/>
          <w:color w:val="auto"/>
          <w:sz w:val="24"/>
          <w:szCs w:val="24"/>
        </w:rPr>
        <w:t xml:space="preserve">and </w:t>
      </w:r>
      <w:r w:rsidR="006271CB" w:rsidRPr="00517933">
        <w:rPr>
          <w:rFonts w:ascii="Times New Roman" w:hAnsi="Times New Roman" w:cs="Times New Roman"/>
          <w:color w:val="auto"/>
          <w:sz w:val="24"/>
          <w:szCs w:val="24"/>
        </w:rPr>
        <w:t xml:space="preserve">weakest </w:t>
      </w:r>
      <w:r w:rsidR="00943B8A">
        <w:rPr>
          <w:rFonts w:ascii="Times New Roman" w:hAnsi="Times New Roman" w:cs="Times New Roman"/>
          <w:color w:val="auto"/>
          <w:sz w:val="24"/>
          <w:szCs w:val="24"/>
        </w:rPr>
        <w:t xml:space="preserve">absolute </w:t>
      </w:r>
      <w:r w:rsidR="006271CB" w:rsidRPr="00517933">
        <w:rPr>
          <w:rFonts w:ascii="Times New Roman" w:hAnsi="Times New Roman" w:cs="Times New Roman"/>
          <w:color w:val="auto"/>
          <w:sz w:val="24"/>
          <w:szCs w:val="24"/>
        </w:rPr>
        <w:t>correlation</w:t>
      </w:r>
      <w:r w:rsidR="00567C4F" w:rsidRPr="00517933">
        <w:rPr>
          <w:rFonts w:ascii="Times New Roman" w:hAnsi="Times New Roman" w:cs="Times New Roman"/>
          <w:color w:val="auto"/>
          <w:sz w:val="24"/>
          <w:szCs w:val="24"/>
        </w:rPr>
        <w:t xml:space="preserve"> are printed above each</w:t>
      </w:r>
      <w:r w:rsidR="00943B8A">
        <w:rPr>
          <w:rFonts w:ascii="Times New Roman" w:hAnsi="Times New Roman" w:cs="Times New Roman"/>
          <w:color w:val="auto"/>
          <w:sz w:val="24"/>
          <w:szCs w:val="24"/>
        </w:rPr>
        <w:t xml:space="preserve"> bar.</w:t>
      </w:r>
    </w:p>
    <w:p w14:paraId="44C1888E" w14:textId="524B7924" w:rsidR="00981C2E" w:rsidRPr="00981C2E" w:rsidRDefault="00981C2E" w:rsidP="00981C2E"/>
    <w:p w14:paraId="1357CF1D" w14:textId="44C079DC" w:rsidR="005C7F34" w:rsidRDefault="487AB6E2" w:rsidP="00927F13">
      <w:pPr>
        <w:spacing w:before="360" w:line="480" w:lineRule="auto"/>
        <w:ind w:firstLine="720"/>
        <w:rPr>
          <w:rFonts w:ascii="Times New Roman" w:hAnsi="Times New Roman" w:cs="Times New Roman"/>
          <w:sz w:val="24"/>
          <w:szCs w:val="24"/>
        </w:rPr>
      </w:pPr>
      <w:r w:rsidRPr="30ED12A4">
        <w:rPr>
          <w:rFonts w:ascii="Times New Roman" w:hAnsi="Times New Roman" w:cs="Times New Roman"/>
          <w:sz w:val="24"/>
          <w:szCs w:val="24"/>
        </w:rPr>
        <w:t xml:space="preserve"> </w:t>
      </w:r>
      <w:r w:rsidR="00981C2E" w:rsidRPr="00981C2E">
        <w:rPr>
          <w:rFonts w:ascii="Times New Roman" w:hAnsi="Times New Roman" w:cs="Times New Roman"/>
          <w:sz w:val="24"/>
          <w:szCs w:val="24"/>
        </w:rPr>
        <w:t xml:space="preserve">Due to seasonal changes and shifts in weather patterns, strength and direct correlation between regions and their respective indices will fluctuate and will have different indices taking the title of most influential. Precipitation is impacted by the correlation between ENSO 3.4 and the specific regions, and how it can be very influential to one region and have little impact on other regions during the same month (Fig. </w:t>
      </w:r>
      <w:r w:rsidR="007B41BE">
        <w:rPr>
          <w:rFonts w:ascii="Times New Roman" w:hAnsi="Times New Roman" w:cs="Times New Roman"/>
          <w:sz w:val="24"/>
          <w:szCs w:val="24"/>
        </w:rPr>
        <w:t>10</w:t>
      </w:r>
      <w:r w:rsidR="00981C2E" w:rsidRPr="00981C2E">
        <w:rPr>
          <w:rFonts w:ascii="Times New Roman" w:hAnsi="Times New Roman" w:cs="Times New Roman"/>
          <w:sz w:val="24"/>
          <w:szCs w:val="24"/>
        </w:rPr>
        <w:t xml:space="preserve">). The Southern Plains and the Northeast are good </w:t>
      </w:r>
      <w:r w:rsidR="00981C2E" w:rsidRPr="00981C2E">
        <w:rPr>
          <w:rFonts w:ascii="Times New Roman" w:hAnsi="Times New Roman" w:cs="Times New Roman"/>
          <w:sz w:val="24"/>
          <w:szCs w:val="24"/>
        </w:rPr>
        <w:lastRenderedPageBreak/>
        <w:t>examples of this. During the month of December, ENSO has its biggest impact on precipitation for the Southern Plains, while the Northeast is the least impacted by ENSO as it will be all year.</w:t>
      </w:r>
    </w:p>
    <w:p w14:paraId="7013F2EE" w14:textId="1326D921" w:rsidR="00A761F3" w:rsidRDefault="007B41BE" w:rsidP="00A761F3">
      <w:pPr>
        <w:spacing w:before="360" w:line="480" w:lineRule="auto"/>
        <w:ind w:firstLine="432"/>
        <w:rPr>
          <w:rFonts w:ascii="Times New Roman" w:hAnsi="Times New Roman" w:cs="Times New Roman"/>
          <w:sz w:val="24"/>
          <w:szCs w:val="24"/>
        </w:rPr>
      </w:pPr>
      <w:r>
        <w:rPr>
          <w:noProof/>
        </w:rPr>
        <mc:AlternateContent>
          <mc:Choice Requires="wps">
            <w:drawing>
              <wp:anchor distT="0" distB="0" distL="114300" distR="114300" simplePos="0" relativeHeight="251658249" behindDoc="0" locked="0" layoutInCell="1" allowOverlap="1" wp14:anchorId="6EC2B0CE" wp14:editId="6E57BA46">
                <wp:simplePos x="0" y="0"/>
                <wp:positionH relativeFrom="margin">
                  <wp:posOffset>7620</wp:posOffset>
                </wp:positionH>
                <wp:positionV relativeFrom="paragraph">
                  <wp:posOffset>3035300</wp:posOffset>
                </wp:positionV>
                <wp:extent cx="5943600" cy="304800"/>
                <wp:effectExtent l="0" t="0" r="0" b="0"/>
                <wp:wrapSquare wrapText="bothSides"/>
                <wp:docPr id="1642994254" name="Text Box 1"/>
                <wp:cNvGraphicFramePr/>
                <a:graphic xmlns:a="http://schemas.openxmlformats.org/drawingml/2006/main">
                  <a:graphicData uri="http://schemas.microsoft.com/office/word/2010/wordprocessingShape">
                    <wps:wsp>
                      <wps:cNvSpPr txBox="1"/>
                      <wps:spPr>
                        <a:xfrm>
                          <a:off x="0" y="0"/>
                          <a:ext cx="5943600" cy="304800"/>
                        </a:xfrm>
                        <a:prstGeom prst="rect">
                          <a:avLst/>
                        </a:prstGeom>
                        <a:solidFill>
                          <a:prstClr val="white"/>
                        </a:solidFill>
                        <a:ln>
                          <a:noFill/>
                        </a:ln>
                      </wps:spPr>
                      <wps:txbx>
                        <w:txbxContent>
                          <w:p w14:paraId="3971CA3A" w14:textId="6B5685A1" w:rsidR="00145BD2" w:rsidRDefault="00145BD2" w:rsidP="005E25CD">
                            <w:pPr>
                              <w:pStyle w:val="Caption"/>
                              <w:spacing w:after="120"/>
                              <w:jc w:val="center"/>
                              <w:rPr>
                                <w:rFonts w:ascii="Times New Roman" w:hAnsi="Times New Roman" w:cs="Times New Roman"/>
                                <w:color w:val="auto"/>
                                <w:sz w:val="24"/>
                                <w:szCs w:val="24"/>
                              </w:rPr>
                            </w:pPr>
                            <w:r w:rsidRPr="00145BD2">
                              <w:rPr>
                                <w:rFonts w:ascii="Times New Roman" w:hAnsi="Times New Roman" w:cs="Times New Roman"/>
                                <w:color w:val="auto"/>
                                <w:sz w:val="24"/>
                                <w:szCs w:val="24"/>
                              </w:rPr>
                              <w:t xml:space="preserve">Figure </w:t>
                            </w:r>
                            <w:r w:rsidR="007B41BE">
                              <w:rPr>
                                <w:rFonts w:ascii="Times New Roman" w:hAnsi="Times New Roman" w:cs="Times New Roman"/>
                                <w:color w:val="auto"/>
                                <w:sz w:val="24"/>
                                <w:szCs w:val="24"/>
                              </w:rPr>
                              <w:t>10</w:t>
                            </w:r>
                            <w:r w:rsidRPr="00145BD2">
                              <w:rPr>
                                <w:rFonts w:ascii="Times New Roman" w:hAnsi="Times New Roman" w:cs="Times New Roman"/>
                                <w:color w:val="auto"/>
                                <w:sz w:val="24"/>
                                <w:szCs w:val="24"/>
                              </w:rPr>
                              <w:t xml:space="preserve">. Same as in Figure </w:t>
                            </w:r>
                            <w:r w:rsidR="008B5FFB">
                              <w:rPr>
                                <w:rFonts w:ascii="Times New Roman" w:hAnsi="Times New Roman" w:cs="Times New Roman"/>
                                <w:color w:val="auto"/>
                                <w:sz w:val="24"/>
                                <w:szCs w:val="24"/>
                              </w:rPr>
                              <w:t>8</w:t>
                            </w:r>
                            <w:r w:rsidRPr="00145BD2">
                              <w:rPr>
                                <w:rFonts w:ascii="Times New Roman" w:hAnsi="Times New Roman" w:cs="Times New Roman"/>
                                <w:color w:val="auto"/>
                                <w:sz w:val="24"/>
                                <w:szCs w:val="24"/>
                              </w:rPr>
                              <w:t xml:space="preserve">, but for </w:t>
                            </w:r>
                            <w:r w:rsidR="00E803D8">
                              <w:rPr>
                                <w:rFonts w:ascii="Times New Roman" w:hAnsi="Times New Roman" w:cs="Times New Roman"/>
                                <w:color w:val="auto"/>
                                <w:sz w:val="24"/>
                                <w:szCs w:val="24"/>
                              </w:rPr>
                              <w:t>TP_Std</w:t>
                            </w:r>
                            <w:r w:rsidRPr="00145BD2">
                              <w:rPr>
                                <w:rFonts w:ascii="Times New Roman" w:hAnsi="Times New Roman" w:cs="Times New Roman"/>
                                <w:color w:val="auto"/>
                                <w:sz w:val="24"/>
                                <w:szCs w:val="24"/>
                              </w:rPr>
                              <w:t>.</w:t>
                            </w:r>
                          </w:p>
                          <w:p w14:paraId="7EA4435D" w14:textId="77777777" w:rsidR="0033350E" w:rsidRPr="0033350E" w:rsidRDefault="0033350E" w:rsidP="005E25CD">
                            <w:pPr>
                              <w:spacing w:after="120"/>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EC2B0CE" id="_x0000_s1032" type="#_x0000_t202" style="position:absolute;left:0;text-align:left;margin-left:.6pt;margin-top:239pt;width:468pt;height:24pt;z-index:251658249;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" stroked="f">
                <v:textbox inset="0,0,0,0">
                  <w:txbxContent>
                    <w:p w14:paraId="3971CA3A" w14:textId="6B5685A1" w:rsidR="00145BD2" w:rsidRDefault="00145BD2" w:rsidP="005E25CD">
                      <w:pPr>
                        <w:pStyle w:val="Caption"/>
                        <w:spacing w:after="120"/>
                        <w:jc w:val="center"/>
                        <w:rPr>
                          <w:rFonts w:ascii="Times New Roman" w:hAnsi="Times New Roman" w:cs="Times New Roman"/>
                          <w:color w:val="auto"/>
                          <w:sz w:val="24"/>
                          <w:szCs w:val="24"/>
                        </w:rPr>
                      </w:pPr>
                      <w:r w:rsidRPr="00145BD2">
                        <w:rPr>
                          <w:rFonts w:ascii="Times New Roman" w:hAnsi="Times New Roman" w:cs="Times New Roman"/>
                          <w:color w:val="auto"/>
                          <w:sz w:val="24"/>
                          <w:szCs w:val="24"/>
                        </w:rPr>
                        <w:t xml:space="preserve">Figure </w:t>
                      </w:r>
                      <w:r w:rsidR="007B41BE">
                        <w:rPr>
                          <w:rFonts w:ascii="Times New Roman" w:hAnsi="Times New Roman" w:cs="Times New Roman"/>
                          <w:color w:val="auto"/>
                          <w:sz w:val="24"/>
                          <w:szCs w:val="24"/>
                        </w:rPr>
                        <w:t>10</w:t>
                      </w:r>
                      <w:r w:rsidRPr="00145BD2">
                        <w:rPr>
                          <w:rFonts w:ascii="Times New Roman" w:hAnsi="Times New Roman" w:cs="Times New Roman"/>
                          <w:color w:val="auto"/>
                          <w:sz w:val="24"/>
                          <w:szCs w:val="24"/>
                        </w:rPr>
                        <w:t xml:space="preserve">. Same as in Figure </w:t>
                      </w:r>
                      <w:r w:rsidR="008B5FFB">
                        <w:rPr>
                          <w:rFonts w:ascii="Times New Roman" w:hAnsi="Times New Roman" w:cs="Times New Roman"/>
                          <w:color w:val="auto"/>
                          <w:sz w:val="24"/>
                          <w:szCs w:val="24"/>
                        </w:rPr>
                        <w:t>8</w:t>
                      </w:r>
                      <w:r w:rsidRPr="00145BD2">
                        <w:rPr>
                          <w:rFonts w:ascii="Times New Roman" w:hAnsi="Times New Roman" w:cs="Times New Roman"/>
                          <w:color w:val="auto"/>
                          <w:sz w:val="24"/>
                          <w:szCs w:val="24"/>
                        </w:rPr>
                        <w:t xml:space="preserve">, but for </w:t>
                      </w:r>
                      <w:r w:rsidR="00E803D8">
                        <w:rPr>
                          <w:rFonts w:ascii="Times New Roman" w:hAnsi="Times New Roman" w:cs="Times New Roman"/>
                          <w:color w:val="auto"/>
                          <w:sz w:val="24"/>
                          <w:szCs w:val="24"/>
                        </w:rPr>
                        <w:t>TP_Std</w:t>
                      </w:r>
                      <w:r w:rsidRPr="00145BD2">
                        <w:rPr>
                          <w:rFonts w:ascii="Times New Roman" w:hAnsi="Times New Roman" w:cs="Times New Roman"/>
                          <w:color w:val="auto"/>
                          <w:sz w:val="24"/>
                          <w:szCs w:val="24"/>
                        </w:rPr>
                        <w:t>.</w:t>
                      </w:r>
                    </w:p>
                    <w:p w14:paraId="7EA4435D" w14:textId="77777777" w:rsidR="0033350E" w:rsidRPr="0033350E" w:rsidRDefault="0033350E" w:rsidP="005E25CD">
                      <w:pPr>
                        <w:spacing w:after="120"/>
                      </w:pPr>
                    </w:p>
                  </w:txbxContent>
                </v:textbox>
                <w10:wrap type="square" anchorx="margin"/>
              </v:shape>
            </w:pict>
          </mc:Fallback>
        </mc:AlternateContent>
      </w:r>
      <w:r w:rsidR="00AD6F65">
        <w:rPr>
          <w:noProof/>
        </w:rPr>
        <w:drawing>
          <wp:anchor distT="0" distB="0" distL="114300" distR="114300" simplePos="0" relativeHeight="251658248" behindDoc="0" locked="0" layoutInCell="1" allowOverlap="1" wp14:anchorId="54252617" wp14:editId="2FA1D172">
            <wp:simplePos x="0" y="0"/>
            <wp:positionH relativeFrom="margin">
              <wp:posOffset>-1270</wp:posOffset>
            </wp:positionH>
            <wp:positionV relativeFrom="margin">
              <wp:align>top</wp:align>
            </wp:positionV>
            <wp:extent cx="5943600" cy="2947035"/>
            <wp:effectExtent l="0" t="0" r="0" b="5715"/>
            <wp:wrapSquare wrapText="bothSides"/>
            <wp:docPr id="18386078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607896" name="Picture 5"/>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2947035"/>
                    </a:xfrm>
                    <a:prstGeom prst="rect">
                      <a:avLst/>
                    </a:prstGeom>
                  </pic:spPr>
                </pic:pic>
              </a:graphicData>
            </a:graphic>
            <wp14:sizeRelH relativeFrom="margin">
              <wp14:pctWidth>0</wp14:pctWidth>
            </wp14:sizeRelH>
            <wp14:sizeRelV relativeFrom="margin">
              <wp14:pctHeight>0</wp14:pctHeight>
            </wp14:sizeRelV>
          </wp:anchor>
        </w:drawing>
      </w:r>
      <w:r w:rsidR="00B25340">
        <w:rPr>
          <w:rFonts w:ascii="Times New Roman" w:hAnsi="Times New Roman" w:cs="Times New Roman"/>
          <w:sz w:val="24"/>
          <w:szCs w:val="24"/>
        </w:rPr>
        <w:t>T</w:t>
      </w:r>
      <w:r w:rsidR="00B25340" w:rsidRPr="00B25340">
        <w:rPr>
          <w:rFonts w:ascii="Times New Roman" w:hAnsi="Times New Roman" w:cs="Times New Roman"/>
          <w:sz w:val="24"/>
          <w:szCs w:val="24"/>
        </w:rPr>
        <w:t>o examine an example of intra-annual variability, each Southern Hemisphere and global teleconnection’s correlation with precipitation in Argentina is plotted throughout the year (</w:t>
      </w:r>
      <w:r w:rsidR="00517933">
        <w:rPr>
          <w:rFonts w:ascii="Times New Roman" w:hAnsi="Times New Roman" w:cs="Times New Roman"/>
          <w:sz w:val="24"/>
          <w:szCs w:val="24"/>
        </w:rPr>
        <w:t xml:space="preserve">Fig. </w:t>
      </w:r>
      <w:r w:rsidR="008B5FFB">
        <w:rPr>
          <w:rFonts w:ascii="Times New Roman" w:hAnsi="Times New Roman" w:cs="Times New Roman"/>
          <w:sz w:val="24"/>
          <w:szCs w:val="24"/>
        </w:rPr>
        <w:t>1</w:t>
      </w:r>
      <w:r>
        <w:rPr>
          <w:rFonts w:ascii="Times New Roman" w:hAnsi="Times New Roman" w:cs="Times New Roman"/>
          <w:sz w:val="24"/>
          <w:szCs w:val="24"/>
        </w:rPr>
        <w:t>1</w:t>
      </w:r>
      <w:r w:rsidR="00B25340" w:rsidRPr="00B25340">
        <w:rPr>
          <w:rFonts w:ascii="Times New Roman" w:hAnsi="Times New Roman" w:cs="Times New Roman"/>
          <w:sz w:val="24"/>
          <w:szCs w:val="24"/>
        </w:rPr>
        <w:t xml:space="preserve">). It is easy to see a teleconnection such as TPI have a high correlation in January but have a low correlation throughout the rest of the year. Many indices such as the IPO, which remains around a Pearson r value of 0.2 - 0.4 throughout the year, </w:t>
      </w:r>
      <w:r w:rsidRPr="00B25340">
        <w:rPr>
          <w:rFonts w:ascii="Times New Roman" w:hAnsi="Times New Roman" w:cs="Times New Roman"/>
          <w:sz w:val="24"/>
          <w:szCs w:val="24"/>
        </w:rPr>
        <w:t>have</w:t>
      </w:r>
      <w:r w:rsidR="00B25340" w:rsidRPr="00B25340">
        <w:rPr>
          <w:rFonts w:ascii="Times New Roman" w:hAnsi="Times New Roman" w:cs="Times New Roman"/>
          <w:sz w:val="24"/>
          <w:szCs w:val="24"/>
        </w:rPr>
        <w:t xml:space="preserve"> a large jump exceeding a 0.6 correlation value as it gets closer to the end of the year. The main takeaway is that correlation strengths both increase and diverge towards summer in Argentina. A similar analysis can be done for each region to show varying intra-annual trends.</w:t>
      </w:r>
      <w:bookmarkStart w:id="44" w:name="_Toc223128483"/>
    </w:p>
    <w:p w14:paraId="12F04CEE" w14:textId="5ED159A9" w:rsidR="00AD6F65" w:rsidRPr="007B41BE" w:rsidRDefault="00D770C5" w:rsidP="007B41BE">
      <w:pPr>
        <w:spacing w:before="360" w:line="480" w:lineRule="auto"/>
        <w:ind w:firstLine="432"/>
        <w:jc w:val="center"/>
        <w:rPr>
          <w:rFonts w:ascii="Times New Roman" w:hAnsi="Times New Roman" w:cs="Times New Roman"/>
          <w:sz w:val="24"/>
          <w:szCs w:val="24"/>
        </w:rPr>
      </w:pPr>
      <w:r w:rsidRPr="009C07E8">
        <w:rPr>
          <w:noProof/>
        </w:rPr>
        <w:lastRenderedPageBreak/>
        <mc:AlternateContent>
          <mc:Choice Requires="wps">
            <w:drawing>
              <wp:anchor distT="0" distB="0" distL="114300" distR="114300" simplePos="0" relativeHeight="251658246" behindDoc="1" locked="0" layoutInCell="1" allowOverlap="1" wp14:anchorId="363F28E0" wp14:editId="1A395DA7">
                <wp:simplePos x="0" y="0"/>
                <wp:positionH relativeFrom="margin">
                  <wp:align>center</wp:align>
                </wp:positionH>
                <wp:positionV relativeFrom="paragraph">
                  <wp:posOffset>3238500</wp:posOffset>
                </wp:positionV>
                <wp:extent cx="6182995" cy="635"/>
                <wp:effectExtent l="0" t="0" r="8255" b="7620"/>
                <wp:wrapTight wrapText="bothSides">
                  <wp:wrapPolygon edited="0">
                    <wp:start x="0" y="0"/>
                    <wp:lineTo x="0" y="21130"/>
                    <wp:lineTo x="21562" y="21130"/>
                    <wp:lineTo x="21562" y="0"/>
                    <wp:lineTo x="0" y="0"/>
                  </wp:wrapPolygon>
                </wp:wrapTight>
                <wp:docPr id="1403801540" name="Text Box 1"/>
                <wp:cNvGraphicFramePr/>
                <a:graphic xmlns:a="http://schemas.openxmlformats.org/drawingml/2006/main">
                  <a:graphicData uri="http://schemas.microsoft.com/office/word/2010/wordprocessingShape">
                    <wps:wsp>
                      <wps:cNvSpPr txBox="1"/>
                      <wps:spPr>
                        <a:xfrm>
                          <a:off x="0" y="0"/>
                          <a:ext cx="6182995" cy="635"/>
                        </a:xfrm>
                        <a:prstGeom prst="rect">
                          <a:avLst/>
                        </a:prstGeom>
                        <a:solidFill>
                          <a:prstClr val="white"/>
                        </a:solidFill>
                        <a:ln>
                          <a:noFill/>
                        </a:ln>
                      </wps:spPr>
                      <wps:txbx>
                        <w:txbxContent>
                          <w:p w14:paraId="2BD049E9" w14:textId="3031883D" w:rsidR="009C07E8" w:rsidRPr="000A3DB9" w:rsidRDefault="009C07E8" w:rsidP="00D61095">
                            <w:pPr>
                              <w:pStyle w:val="Caption"/>
                              <w:spacing w:after="0"/>
                              <w:jc w:val="center"/>
                              <w:rPr>
                                <w:rFonts w:ascii="Times New Roman" w:hAnsi="Times New Roman" w:cs="Times New Roman"/>
                                <w:color w:val="auto"/>
                                <w:sz w:val="32"/>
                                <w:szCs w:val="32"/>
                              </w:rPr>
                            </w:pPr>
                            <w:r w:rsidRPr="000A3DB9">
                              <w:rPr>
                                <w:rFonts w:ascii="Times New Roman" w:hAnsi="Times New Roman" w:cs="Times New Roman"/>
                                <w:color w:val="auto"/>
                                <w:sz w:val="24"/>
                                <w:szCs w:val="24"/>
                              </w:rPr>
                              <w:t xml:space="preserve">Figure </w:t>
                            </w:r>
                            <w:r w:rsidR="008B5FFB">
                              <w:rPr>
                                <w:rFonts w:ascii="Times New Roman" w:hAnsi="Times New Roman" w:cs="Times New Roman"/>
                                <w:color w:val="auto"/>
                                <w:sz w:val="24"/>
                                <w:szCs w:val="24"/>
                              </w:rPr>
                              <w:t>1</w:t>
                            </w:r>
                            <w:r w:rsidR="007B41BE">
                              <w:rPr>
                                <w:rFonts w:ascii="Times New Roman" w:hAnsi="Times New Roman" w:cs="Times New Roman"/>
                                <w:color w:val="auto"/>
                                <w:sz w:val="24"/>
                                <w:szCs w:val="24"/>
                              </w:rPr>
                              <w:t>1</w:t>
                            </w:r>
                            <w:r>
                              <w:rPr>
                                <w:rFonts w:ascii="Times New Roman" w:hAnsi="Times New Roman" w:cs="Times New Roman"/>
                                <w:color w:val="auto"/>
                                <w:sz w:val="24"/>
                                <w:szCs w:val="24"/>
                              </w:rPr>
                              <w:t xml:space="preserve">. Correlation between </w:t>
                            </w:r>
                            <w:r w:rsidR="00E803D8">
                              <w:rPr>
                                <w:rFonts w:ascii="Times New Roman" w:hAnsi="Times New Roman" w:cs="Times New Roman"/>
                                <w:color w:val="auto"/>
                                <w:sz w:val="24"/>
                                <w:szCs w:val="24"/>
                              </w:rPr>
                              <w:t>TP_Std</w:t>
                            </w:r>
                            <w:r>
                              <w:rPr>
                                <w:rFonts w:ascii="Times New Roman" w:hAnsi="Times New Roman" w:cs="Times New Roman"/>
                                <w:color w:val="auto"/>
                                <w:sz w:val="24"/>
                                <w:szCs w:val="24"/>
                              </w:rPr>
                              <w:t xml:space="preserve"> and the six Southern Hemisphere teleconnections and the seven global teleconnections plotted by month in Argentina. The mean of all 13 teleconnections is plotted in thick black.</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63F28E0" id="_x0000_s1033" type="#_x0000_t202" style="position:absolute;left:0;text-align:left;margin-left:0;margin-top:255pt;width:486.85pt;height:.05pt;z-index:-25165823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" stroked="f">
                <v:textbox style="mso-fit-shape-to-text:t" inset="0,0,0,0">
                  <w:txbxContent>
                    <w:p w14:paraId="2BD049E9" w14:textId="3031883D" w:rsidR="009C07E8" w:rsidRPr="000A3DB9" w:rsidRDefault="009C07E8" w:rsidP="00D61095">
                      <w:pPr>
                        <w:pStyle w:val="Caption"/>
                        <w:spacing w:after="0"/>
                        <w:jc w:val="center"/>
                        <w:rPr>
                          <w:rFonts w:ascii="Times New Roman" w:hAnsi="Times New Roman" w:cs="Times New Roman"/>
                          <w:color w:val="auto"/>
                          <w:sz w:val="32"/>
                          <w:szCs w:val="32"/>
                        </w:rPr>
                      </w:pPr>
                      <w:r w:rsidRPr="000A3DB9">
                        <w:rPr>
                          <w:rFonts w:ascii="Times New Roman" w:hAnsi="Times New Roman" w:cs="Times New Roman"/>
                          <w:color w:val="auto"/>
                          <w:sz w:val="24"/>
                          <w:szCs w:val="24"/>
                        </w:rPr>
                        <w:t xml:space="preserve">Figure </w:t>
                      </w:r>
                      <w:r w:rsidR="008B5FFB">
                        <w:rPr>
                          <w:rFonts w:ascii="Times New Roman" w:hAnsi="Times New Roman" w:cs="Times New Roman"/>
                          <w:color w:val="auto"/>
                          <w:sz w:val="24"/>
                          <w:szCs w:val="24"/>
                        </w:rPr>
                        <w:t>1</w:t>
                      </w:r>
                      <w:r w:rsidR="007B41BE">
                        <w:rPr>
                          <w:rFonts w:ascii="Times New Roman" w:hAnsi="Times New Roman" w:cs="Times New Roman"/>
                          <w:color w:val="auto"/>
                          <w:sz w:val="24"/>
                          <w:szCs w:val="24"/>
                        </w:rPr>
                        <w:t>1</w:t>
                      </w:r>
                      <w:r>
                        <w:rPr>
                          <w:rFonts w:ascii="Times New Roman" w:hAnsi="Times New Roman" w:cs="Times New Roman"/>
                          <w:color w:val="auto"/>
                          <w:sz w:val="24"/>
                          <w:szCs w:val="24"/>
                        </w:rPr>
                        <w:t xml:space="preserve">. Correlation between </w:t>
                      </w:r>
                      <w:r w:rsidR="00E803D8">
                        <w:rPr>
                          <w:rFonts w:ascii="Times New Roman" w:hAnsi="Times New Roman" w:cs="Times New Roman"/>
                          <w:color w:val="auto"/>
                          <w:sz w:val="24"/>
                          <w:szCs w:val="24"/>
                        </w:rPr>
                        <w:t>TP_Std</w:t>
                      </w:r>
                      <w:r>
                        <w:rPr>
                          <w:rFonts w:ascii="Times New Roman" w:hAnsi="Times New Roman" w:cs="Times New Roman"/>
                          <w:color w:val="auto"/>
                          <w:sz w:val="24"/>
                          <w:szCs w:val="24"/>
                        </w:rPr>
                        <w:t xml:space="preserve"> and the six Southern Hemisphere teleconnections and the seven global teleconnections plotted by month in Argentina. The mean of all 13 teleconnections is plotted in thick black.</w:t>
                      </w:r>
                    </w:p>
                  </w:txbxContent>
                </v:textbox>
                <w10:wrap type="tight" anchorx="margin"/>
              </v:shape>
            </w:pict>
          </mc:Fallback>
        </mc:AlternateContent>
      </w:r>
      <w:r w:rsidR="007B41BE">
        <w:rPr>
          <w:noProof/>
        </w:rPr>
        <w:drawing>
          <wp:inline distT="0" distB="0" distL="0" distR="0" wp14:anchorId="34D68B0A" wp14:editId="6F2302EB">
            <wp:extent cx="5402896" cy="3219450"/>
            <wp:effectExtent l="0" t="0" r="7620" b="0"/>
            <wp:docPr id="9023379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337937" name="Picture 6"/>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413510" cy="3225774"/>
                    </a:xfrm>
                    <a:prstGeom prst="rect">
                      <a:avLst/>
                    </a:prstGeom>
                  </pic:spPr>
                </pic:pic>
              </a:graphicData>
            </a:graphic>
          </wp:inline>
        </w:drawing>
      </w:r>
    </w:p>
    <w:p w14:paraId="6113519B" w14:textId="175C6808" w:rsidR="005C7F34" w:rsidRDefault="00A761F3" w:rsidP="003B2B33">
      <w:pPr>
        <w:pStyle w:val="Heading2"/>
      </w:pPr>
      <w:r>
        <w:t>c</w:t>
      </w:r>
      <w:r w:rsidRPr="00A761F3">
        <w:t xml:space="preserve">.     </w:t>
      </w:r>
      <w:r w:rsidR="00843449">
        <w:t xml:space="preserve">Statistical </w:t>
      </w:r>
      <w:r>
        <w:t>Model Evaluation</w:t>
      </w:r>
    </w:p>
    <w:p w14:paraId="7E79D92D" w14:textId="748CF64A" w:rsidR="003B575C" w:rsidRDefault="00B80939" w:rsidP="00B80939">
      <w:pPr>
        <w:spacing w:line="480" w:lineRule="auto"/>
        <w:rPr>
          <w:rFonts w:ascii="Times New Roman" w:hAnsi="Times New Roman" w:cs="Times New Roman"/>
          <w:iCs/>
          <w:sz w:val="24"/>
          <w:szCs w:val="24"/>
        </w:rPr>
      </w:pPr>
      <w:r>
        <w:rPr>
          <w:rFonts w:ascii="Times New Roman" w:hAnsi="Times New Roman" w:cs="Times New Roman"/>
          <w:i/>
          <w:sz w:val="24"/>
          <w:szCs w:val="24"/>
        </w:rPr>
        <w:tab/>
      </w:r>
      <w:r w:rsidR="003A21AE">
        <w:rPr>
          <w:rFonts w:ascii="Times New Roman" w:hAnsi="Times New Roman" w:cs="Times New Roman"/>
          <w:iCs/>
          <w:sz w:val="24"/>
          <w:szCs w:val="24"/>
        </w:rPr>
        <w:t xml:space="preserve">The </w:t>
      </w:r>
      <w:r w:rsidR="00006FD1">
        <w:rPr>
          <w:rFonts w:ascii="Times New Roman" w:hAnsi="Times New Roman" w:cs="Times New Roman"/>
          <w:iCs/>
          <w:sz w:val="24"/>
          <w:szCs w:val="24"/>
        </w:rPr>
        <w:t xml:space="preserve">performance of the multi-linear regression models used in this project was evaluated </w:t>
      </w:r>
      <w:r w:rsidR="00BD41A0">
        <w:rPr>
          <w:rFonts w:ascii="Times New Roman" w:hAnsi="Times New Roman" w:cs="Times New Roman"/>
          <w:iCs/>
          <w:sz w:val="24"/>
          <w:szCs w:val="24"/>
        </w:rPr>
        <w:t>with the use of in-sample validation across all regions, variables, and months.</w:t>
      </w:r>
      <w:r w:rsidR="00AD60D1">
        <w:rPr>
          <w:rFonts w:ascii="Times New Roman" w:hAnsi="Times New Roman" w:cs="Times New Roman"/>
          <w:iCs/>
          <w:sz w:val="24"/>
          <w:szCs w:val="24"/>
        </w:rPr>
        <w:t xml:space="preserve"> For each region and variable, performance metrics were computed by </w:t>
      </w:r>
      <w:r w:rsidR="009F4202">
        <w:rPr>
          <w:rFonts w:ascii="Times New Roman" w:hAnsi="Times New Roman" w:cs="Times New Roman"/>
          <w:iCs/>
          <w:sz w:val="24"/>
          <w:szCs w:val="24"/>
        </w:rPr>
        <w:t xml:space="preserve">comparing the predicted standardized anomalies </w:t>
      </w:r>
      <w:r w:rsidR="00F869E1">
        <w:rPr>
          <w:rFonts w:ascii="Times New Roman" w:hAnsi="Times New Roman" w:cs="Times New Roman"/>
          <w:iCs/>
          <w:sz w:val="24"/>
          <w:szCs w:val="24"/>
        </w:rPr>
        <w:t>to the corresponding observed</w:t>
      </w:r>
      <w:r w:rsidR="00E97C73">
        <w:rPr>
          <w:rFonts w:ascii="Times New Roman" w:hAnsi="Times New Roman" w:cs="Times New Roman"/>
          <w:iCs/>
          <w:sz w:val="24"/>
          <w:szCs w:val="24"/>
        </w:rPr>
        <w:t xml:space="preserve"> detrended standardized anomalies. The metrics </w:t>
      </w:r>
      <w:r w:rsidR="00596187">
        <w:rPr>
          <w:rFonts w:ascii="Times New Roman" w:hAnsi="Times New Roman" w:cs="Times New Roman"/>
          <w:iCs/>
          <w:sz w:val="24"/>
          <w:szCs w:val="24"/>
        </w:rPr>
        <w:t>used for model evaluation include the coefficient of determination (</w:t>
      </w:r>
      <w:r w:rsidR="00596187" w:rsidRPr="00596187">
        <w:rPr>
          <w:rFonts w:ascii="Times New Roman" w:hAnsi="Times New Roman" w:cs="Times New Roman"/>
          <w:iCs/>
          <w:sz w:val="24"/>
          <w:szCs w:val="24"/>
        </w:rPr>
        <w:t>R</w:t>
      </w:r>
      <w:r w:rsidR="00596187" w:rsidRPr="00596187">
        <w:rPr>
          <w:rFonts w:ascii="Times New Roman" w:hAnsi="Times New Roman" w:cs="Times New Roman"/>
          <w:iCs/>
          <w:sz w:val="24"/>
          <w:szCs w:val="24"/>
          <w:vertAlign w:val="superscript"/>
        </w:rPr>
        <w:t>2</w:t>
      </w:r>
      <w:r w:rsidR="00596187">
        <w:rPr>
          <w:rFonts w:ascii="Times New Roman" w:hAnsi="Times New Roman" w:cs="Times New Roman"/>
          <w:iCs/>
          <w:sz w:val="24"/>
          <w:szCs w:val="24"/>
        </w:rPr>
        <w:t>)</w:t>
      </w:r>
      <w:r w:rsidR="000565CE">
        <w:rPr>
          <w:rFonts w:ascii="Times New Roman" w:hAnsi="Times New Roman" w:cs="Times New Roman"/>
          <w:iCs/>
          <w:sz w:val="24"/>
          <w:szCs w:val="24"/>
        </w:rPr>
        <w:t xml:space="preserve">, </w:t>
      </w:r>
      <w:r w:rsidR="00D04FBB">
        <w:rPr>
          <w:rFonts w:ascii="Times New Roman" w:hAnsi="Times New Roman" w:cs="Times New Roman"/>
          <w:iCs/>
          <w:sz w:val="24"/>
          <w:szCs w:val="24"/>
        </w:rPr>
        <w:t>the Pearson correlation coefficien</w:t>
      </w:r>
      <w:r w:rsidR="00F63BBC">
        <w:rPr>
          <w:rFonts w:ascii="Times New Roman" w:hAnsi="Times New Roman" w:cs="Times New Roman"/>
          <w:iCs/>
          <w:sz w:val="24"/>
          <w:szCs w:val="24"/>
        </w:rPr>
        <w:t>t</w:t>
      </w:r>
      <w:r w:rsidR="00871D8E">
        <w:rPr>
          <w:rFonts w:ascii="Times New Roman" w:hAnsi="Times New Roman" w:cs="Times New Roman"/>
          <w:iCs/>
          <w:sz w:val="24"/>
          <w:szCs w:val="24"/>
        </w:rPr>
        <w:t xml:space="preserve"> (r)</w:t>
      </w:r>
      <w:r w:rsidR="00F63BBC">
        <w:rPr>
          <w:rFonts w:ascii="Times New Roman" w:hAnsi="Times New Roman" w:cs="Times New Roman"/>
          <w:iCs/>
          <w:sz w:val="24"/>
          <w:szCs w:val="24"/>
        </w:rPr>
        <w:t>, and the root-mean-square error (RMSE).</w:t>
      </w:r>
      <w:r w:rsidR="00D65F34">
        <w:rPr>
          <w:rFonts w:ascii="Times New Roman" w:hAnsi="Times New Roman" w:cs="Times New Roman"/>
          <w:iCs/>
          <w:sz w:val="24"/>
          <w:szCs w:val="24"/>
        </w:rPr>
        <w:t xml:space="preserve"> These </w:t>
      </w:r>
      <w:r w:rsidR="00A35F87">
        <w:rPr>
          <w:rFonts w:ascii="Times New Roman" w:hAnsi="Times New Roman" w:cs="Times New Roman"/>
          <w:iCs/>
          <w:sz w:val="24"/>
          <w:szCs w:val="24"/>
        </w:rPr>
        <w:t xml:space="preserve">measures offer insights into various aspects of model skill, such as </w:t>
      </w:r>
      <w:r w:rsidR="00DC4E1F">
        <w:rPr>
          <w:rFonts w:ascii="Times New Roman" w:hAnsi="Times New Roman" w:cs="Times New Roman"/>
          <w:iCs/>
          <w:sz w:val="24"/>
          <w:szCs w:val="24"/>
        </w:rPr>
        <w:t xml:space="preserve">explained variance, linear association, and error, respectively. </w:t>
      </w:r>
      <w:r w:rsidR="00E712AC">
        <w:rPr>
          <w:rFonts w:ascii="Times New Roman" w:hAnsi="Times New Roman" w:cs="Times New Roman"/>
          <w:iCs/>
          <w:sz w:val="24"/>
          <w:szCs w:val="24"/>
        </w:rPr>
        <w:t xml:space="preserve">Regional performance summaries were separated by variable </w:t>
      </w:r>
      <w:r w:rsidR="00DB4B31">
        <w:rPr>
          <w:rFonts w:ascii="Times New Roman" w:hAnsi="Times New Roman" w:cs="Times New Roman"/>
          <w:iCs/>
          <w:sz w:val="24"/>
          <w:szCs w:val="24"/>
        </w:rPr>
        <w:t>types</w:t>
      </w:r>
      <w:r w:rsidR="00E712AC">
        <w:rPr>
          <w:rFonts w:ascii="Times New Roman" w:hAnsi="Times New Roman" w:cs="Times New Roman"/>
          <w:iCs/>
          <w:sz w:val="24"/>
          <w:szCs w:val="24"/>
        </w:rPr>
        <w:t xml:space="preserve"> to highlight differences in predictive skill and error between temperature and prec</w:t>
      </w:r>
      <w:r w:rsidR="002D4550">
        <w:rPr>
          <w:rFonts w:ascii="Times New Roman" w:hAnsi="Times New Roman" w:cs="Times New Roman"/>
          <w:iCs/>
          <w:sz w:val="24"/>
          <w:szCs w:val="24"/>
        </w:rPr>
        <w:t>ipitation (Table 2).</w:t>
      </w:r>
      <w:r w:rsidR="00EA2407">
        <w:rPr>
          <w:rFonts w:ascii="Times New Roman" w:hAnsi="Times New Roman" w:cs="Times New Roman"/>
          <w:iCs/>
          <w:sz w:val="24"/>
          <w:szCs w:val="24"/>
        </w:rPr>
        <w:t xml:space="preserve"> </w:t>
      </w:r>
    </w:p>
    <w:p w14:paraId="45E0FB60" w14:textId="431213B4" w:rsidR="001C0590" w:rsidRPr="001C0590" w:rsidRDefault="00EA2407" w:rsidP="00D770C5">
      <w:pPr>
        <w:spacing w:line="480" w:lineRule="auto"/>
        <w:ind w:firstLine="720"/>
        <w:rPr>
          <w:rFonts w:ascii="Times New Roman" w:eastAsiaTheme="minorEastAsia" w:hAnsi="Times New Roman" w:cs="Times New Roman"/>
          <w:iCs/>
          <w:sz w:val="24"/>
          <w:szCs w:val="24"/>
        </w:rPr>
      </w:pPr>
      <w:r>
        <w:rPr>
          <w:rFonts w:ascii="Times New Roman" w:hAnsi="Times New Roman" w:cs="Times New Roman"/>
          <w:iCs/>
          <w:sz w:val="24"/>
          <w:szCs w:val="24"/>
        </w:rPr>
        <w:t xml:space="preserve">It was found that </w:t>
      </w:r>
      <w:r w:rsidR="00B34011">
        <w:rPr>
          <w:rFonts w:ascii="Times New Roman" w:hAnsi="Times New Roman" w:cs="Times New Roman"/>
          <w:iCs/>
          <w:sz w:val="24"/>
          <w:szCs w:val="24"/>
        </w:rPr>
        <w:t xml:space="preserve">correlations generally exceed the corresponding </w:t>
      </w:r>
      <w:r w:rsidR="00B34011" w:rsidRPr="00B34011">
        <w:rPr>
          <w:rFonts w:ascii="Times New Roman" w:hAnsi="Times New Roman" w:cs="Times New Roman"/>
          <w:iCs/>
          <w:sz w:val="24"/>
          <w:szCs w:val="24"/>
        </w:rPr>
        <w:t>R</w:t>
      </w:r>
      <w:r w:rsidR="00B34011" w:rsidRPr="00B34011">
        <w:rPr>
          <w:rFonts w:ascii="Times New Roman" w:hAnsi="Times New Roman" w:cs="Times New Roman"/>
          <w:iCs/>
          <w:sz w:val="24"/>
          <w:szCs w:val="24"/>
          <w:vertAlign w:val="superscript"/>
        </w:rPr>
        <w:t>2</w:t>
      </w:r>
      <w:r w:rsidR="00B34011">
        <w:rPr>
          <w:rFonts w:ascii="Times New Roman" w:hAnsi="Times New Roman" w:cs="Times New Roman"/>
          <w:iCs/>
          <w:sz w:val="24"/>
          <w:szCs w:val="24"/>
        </w:rPr>
        <w:t xml:space="preserve"> values in magnitude, indicating that the models</w:t>
      </w:r>
      <w:r w:rsidR="001F4AC8">
        <w:rPr>
          <w:rFonts w:ascii="Times New Roman" w:hAnsi="Times New Roman" w:cs="Times New Roman"/>
          <w:iCs/>
          <w:sz w:val="24"/>
          <w:szCs w:val="24"/>
        </w:rPr>
        <w:t xml:space="preserve"> often correctly capture the </w:t>
      </w:r>
      <w:r w:rsidR="00186016">
        <w:rPr>
          <w:rFonts w:ascii="Times New Roman" w:hAnsi="Times New Roman" w:cs="Times New Roman"/>
          <w:iCs/>
          <w:sz w:val="24"/>
          <w:szCs w:val="24"/>
        </w:rPr>
        <w:t>sign and timing of variability</w:t>
      </w:r>
      <w:r w:rsidR="00D065FE">
        <w:rPr>
          <w:rFonts w:ascii="Times New Roman" w:hAnsi="Times New Roman" w:cs="Times New Roman"/>
          <w:iCs/>
          <w:sz w:val="24"/>
          <w:szCs w:val="24"/>
        </w:rPr>
        <w:t xml:space="preserve"> better than its </w:t>
      </w:r>
      <w:r w:rsidR="00D065FE">
        <w:rPr>
          <w:rFonts w:ascii="Times New Roman" w:hAnsi="Times New Roman" w:cs="Times New Roman"/>
          <w:iCs/>
          <w:sz w:val="24"/>
          <w:szCs w:val="24"/>
        </w:rPr>
        <w:lastRenderedPageBreak/>
        <w:t xml:space="preserve">amplitude. </w:t>
      </w:r>
      <w:r w:rsidR="00E705CA">
        <w:rPr>
          <w:rFonts w:ascii="Times New Roman" w:hAnsi="Times New Roman" w:cs="Times New Roman"/>
          <w:iCs/>
          <w:sz w:val="24"/>
          <w:szCs w:val="24"/>
        </w:rPr>
        <w:t>O</w:t>
      </w:r>
      <w:r w:rsidR="00D87EC9">
        <w:rPr>
          <w:rFonts w:ascii="Times New Roman" w:hAnsi="Times New Roman" w:cs="Times New Roman"/>
          <w:iCs/>
          <w:sz w:val="24"/>
          <w:szCs w:val="24"/>
        </w:rPr>
        <w:t xml:space="preserve">verall, </w:t>
      </w:r>
      <w:r w:rsidR="00E705CA">
        <w:rPr>
          <w:rFonts w:ascii="Times New Roman" w:hAnsi="Times New Roman" w:cs="Times New Roman"/>
          <w:iCs/>
          <w:sz w:val="24"/>
          <w:szCs w:val="24"/>
        </w:rPr>
        <w:t xml:space="preserve">r tended to decrease in tandem with </w:t>
      </w:r>
      <w:r w:rsidR="00E705CA" w:rsidRPr="00E705CA">
        <w:rPr>
          <w:rFonts w:ascii="Times New Roman" w:hAnsi="Times New Roman" w:cs="Times New Roman"/>
          <w:iCs/>
          <w:sz w:val="24"/>
          <w:szCs w:val="24"/>
        </w:rPr>
        <w:t>R</w:t>
      </w:r>
      <w:r w:rsidR="00E705CA" w:rsidRPr="00E705CA">
        <w:rPr>
          <w:rFonts w:ascii="Times New Roman" w:hAnsi="Times New Roman" w:cs="Times New Roman"/>
          <w:iCs/>
          <w:sz w:val="24"/>
          <w:szCs w:val="24"/>
          <w:vertAlign w:val="superscript"/>
        </w:rPr>
        <w:t>2</w:t>
      </w:r>
      <w:r w:rsidR="00E705CA">
        <w:rPr>
          <w:rFonts w:ascii="Times New Roman" w:hAnsi="Times New Roman" w:cs="Times New Roman"/>
          <w:iCs/>
          <w:sz w:val="24"/>
          <w:szCs w:val="24"/>
        </w:rPr>
        <w:t xml:space="preserve">. </w:t>
      </w:r>
      <w:r w:rsidR="003B575C">
        <w:rPr>
          <w:rFonts w:ascii="Times New Roman" w:hAnsi="Times New Roman" w:cs="Times New Roman"/>
          <w:iCs/>
          <w:sz w:val="24"/>
          <w:szCs w:val="24"/>
        </w:rPr>
        <w:t>For temperature</w:t>
      </w:r>
      <w:r w:rsidR="0017259C">
        <w:rPr>
          <w:rFonts w:ascii="Times New Roman" w:hAnsi="Times New Roman" w:cs="Times New Roman"/>
          <w:iCs/>
          <w:sz w:val="24"/>
          <w:szCs w:val="24"/>
        </w:rPr>
        <w:t xml:space="preserve">, RMSE values are typically below 1 </w:t>
      </w:r>
      <m:oMath>
        <m:r>
          <w:rPr>
            <w:rFonts w:ascii="Cambria Math" w:hAnsi="Cambria Math" w:cs="Times New Roman"/>
            <w:sz w:val="24"/>
            <w:szCs w:val="24"/>
          </w:rPr>
          <m:t>σ</m:t>
        </m:r>
      </m:oMath>
      <w:r w:rsidR="0017259C">
        <w:rPr>
          <w:rFonts w:ascii="Times New Roman" w:eastAsiaTheme="minorEastAsia" w:hAnsi="Times New Roman" w:cs="Times New Roman"/>
          <w:iCs/>
          <w:sz w:val="24"/>
          <w:szCs w:val="24"/>
        </w:rPr>
        <w:t xml:space="preserve"> </w:t>
      </w:r>
      <w:r w:rsidR="00040F8B">
        <w:rPr>
          <w:rFonts w:ascii="Times New Roman" w:eastAsiaTheme="minorEastAsia" w:hAnsi="Times New Roman" w:cs="Times New Roman"/>
          <w:iCs/>
          <w:sz w:val="24"/>
          <w:szCs w:val="24"/>
        </w:rPr>
        <w:t>in all regions except for Northern Brazil</w:t>
      </w:r>
      <w:r w:rsidR="006B4EA7">
        <w:rPr>
          <w:rFonts w:ascii="Times New Roman" w:eastAsiaTheme="minorEastAsia" w:hAnsi="Times New Roman" w:cs="Times New Roman"/>
          <w:iCs/>
          <w:sz w:val="24"/>
          <w:szCs w:val="24"/>
        </w:rPr>
        <w:t xml:space="preserve">. Precipitation RMSE values are slightly higher and more variable amongst the regions. This is consistent with lower overall predictability of precipitation anomalies. </w:t>
      </w:r>
      <w:r w:rsidR="00B671CB">
        <w:rPr>
          <w:rFonts w:ascii="Times New Roman" w:eastAsiaTheme="minorEastAsia" w:hAnsi="Times New Roman" w:cs="Times New Roman"/>
          <w:iCs/>
          <w:sz w:val="24"/>
          <w:szCs w:val="24"/>
        </w:rPr>
        <w:t xml:space="preserve">Regions in the southern hemisphere </w:t>
      </w:r>
      <w:r w:rsidR="00CD4F78">
        <w:rPr>
          <w:rFonts w:ascii="Times New Roman" w:eastAsiaTheme="minorEastAsia" w:hAnsi="Times New Roman" w:cs="Times New Roman"/>
          <w:iCs/>
          <w:sz w:val="24"/>
          <w:szCs w:val="24"/>
        </w:rPr>
        <w:t>performed consistently worse than most northern hemisphere regions</w:t>
      </w:r>
      <w:r w:rsidR="00D36DE3">
        <w:rPr>
          <w:rFonts w:ascii="Times New Roman" w:eastAsiaTheme="minorEastAsia" w:hAnsi="Times New Roman" w:cs="Times New Roman"/>
          <w:iCs/>
          <w:sz w:val="24"/>
          <w:szCs w:val="24"/>
        </w:rPr>
        <w:t xml:space="preserve"> across all </w:t>
      </w:r>
      <w:r w:rsidR="005B50E0">
        <w:rPr>
          <w:rFonts w:ascii="Times New Roman" w:eastAsiaTheme="minorEastAsia" w:hAnsi="Times New Roman" w:cs="Times New Roman"/>
          <w:iCs/>
          <w:sz w:val="24"/>
          <w:szCs w:val="24"/>
        </w:rPr>
        <w:t>three evaluation</w:t>
      </w:r>
      <w:r w:rsidR="00D36DE3">
        <w:rPr>
          <w:rFonts w:ascii="Times New Roman" w:eastAsiaTheme="minorEastAsia" w:hAnsi="Times New Roman" w:cs="Times New Roman"/>
          <w:iCs/>
          <w:sz w:val="24"/>
          <w:szCs w:val="24"/>
        </w:rPr>
        <w:t xml:space="preserve"> metrics, except for East Asia and India.</w:t>
      </w:r>
      <w:r w:rsidR="004F6AF4">
        <w:rPr>
          <w:rFonts w:ascii="Times New Roman" w:eastAsiaTheme="minorEastAsia" w:hAnsi="Times New Roman" w:cs="Times New Roman"/>
          <w:iCs/>
          <w:sz w:val="24"/>
          <w:szCs w:val="24"/>
        </w:rPr>
        <w:t xml:space="preserve"> The best performing regions are in Europe</w:t>
      </w:r>
      <w:r w:rsidR="007E666A">
        <w:rPr>
          <w:rFonts w:ascii="Times New Roman" w:eastAsiaTheme="minorEastAsia" w:hAnsi="Times New Roman" w:cs="Times New Roman"/>
          <w:iCs/>
          <w:sz w:val="24"/>
          <w:szCs w:val="24"/>
        </w:rPr>
        <w:t xml:space="preserve"> and the United States, with relatively high </w:t>
      </w:r>
      <w:r w:rsidR="007E666A" w:rsidRPr="007E666A">
        <w:rPr>
          <w:rFonts w:ascii="Times New Roman" w:eastAsiaTheme="minorEastAsia" w:hAnsi="Times New Roman" w:cs="Times New Roman"/>
          <w:iCs/>
          <w:sz w:val="24"/>
          <w:szCs w:val="24"/>
        </w:rPr>
        <w:t>R</w:t>
      </w:r>
      <w:r w:rsidR="007E666A" w:rsidRPr="007E666A">
        <w:rPr>
          <w:rFonts w:ascii="Times New Roman" w:eastAsiaTheme="minorEastAsia" w:hAnsi="Times New Roman" w:cs="Times New Roman"/>
          <w:iCs/>
          <w:sz w:val="24"/>
          <w:szCs w:val="24"/>
          <w:vertAlign w:val="superscript"/>
        </w:rPr>
        <w:t>2</w:t>
      </w:r>
      <w:r w:rsidR="007E666A">
        <w:rPr>
          <w:rFonts w:ascii="Times New Roman" w:eastAsiaTheme="minorEastAsia" w:hAnsi="Times New Roman" w:cs="Times New Roman"/>
          <w:iCs/>
          <w:sz w:val="24"/>
          <w:szCs w:val="24"/>
        </w:rPr>
        <w:t xml:space="preserve">, r, and </w:t>
      </w:r>
      <w:r w:rsidR="00CA099B">
        <w:rPr>
          <w:rFonts w:ascii="Times New Roman" w:eastAsiaTheme="minorEastAsia" w:hAnsi="Times New Roman" w:cs="Times New Roman"/>
          <w:iCs/>
          <w:sz w:val="24"/>
          <w:szCs w:val="24"/>
        </w:rPr>
        <w:t>low RMSE</w:t>
      </w:r>
      <w:r w:rsidR="00403D47">
        <w:rPr>
          <w:rFonts w:ascii="Times New Roman" w:eastAsiaTheme="minorEastAsia" w:hAnsi="Times New Roman" w:cs="Times New Roman"/>
          <w:iCs/>
          <w:sz w:val="24"/>
          <w:szCs w:val="24"/>
        </w:rPr>
        <w:t>. A notable variability exists between the European and U.S. regions, however.</w:t>
      </w:r>
      <w:r w:rsidR="004E5D72">
        <w:rPr>
          <w:rFonts w:ascii="Times New Roman" w:eastAsiaTheme="minorEastAsia" w:hAnsi="Times New Roman" w:cs="Times New Roman"/>
          <w:iCs/>
          <w:sz w:val="24"/>
          <w:szCs w:val="24"/>
        </w:rPr>
        <w:t xml:space="preserve"> Western and Eastern Europe were extremely consistent in predictive skill </w:t>
      </w:r>
      <w:r w:rsidR="00433D92">
        <w:rPr>
          <w:rFonts w:ascii="Times New Roman" w:eastAsiaTheme="minorEastAsia" w:hAnsi="Times New Roman" w:cs="Times New Roman"/>
          <w:iCs/>
          <w:sz w:val="24"/>
          <w:szCs w:val="24"/>
        </w:rPr>
        <w:t>amongst both temperature and precipitation. In the U.S., the Midwest, Northeast, and Southern Plains exhibited notably higher performance for temperatures than for precipitation.</w:t>
      </w:r>
      <w:r w:rsidR="006B6456">
        <w:rPr>
          <w:rFonts w:ascii="Times New Roman" w:eastAsiaTheme="minorEastAsia" w:hAnsi="Times New Roman" w:cs="Times New Roman"/>
          <w:iCs/>
          <w:sz w:val="24"/>
          <w:szCs w:val="24"/>
        </w:rPr>
        <w:t xml:space="preserve"> This indicates that </w:t>
      </w:r>
      <w:r w:rsidR="00D06297">
        <w:rPr>
          <w:rFonts w:ascii="Times New Roman" w:eastAsiaTheme="minorEastAsia" w:hAnsi="Times New Roman" w:cs="Times New Roman"/>
          <w:iCs/>
          <w:sz w:val="24"/>
          <w:szCs w:val="24"/>
        </w:rPr>
        <w:t xml:space="preserve">precipitation patterns were </w:t>
      </w:r>
      <w:r w:rsidR="00666D07">
        <w:rPr>
          <w:rFonts w:ascii="Times New Roman" w:eastAsiaTheme="minorEastAsia" w:hAnsi="Times New Roman" w:cs="Times New Roman"/>
          <w:iCs/>
          <w:sz w:val="24"/>
          <w:szCs w:val="24"/>
        </w:rPr>
        <w:t>more difficult to predict in the U.S. than for temperature. The opposite is true in Australia, where</w:t>
      </w:r>
      <w:r w:rsidR="00701E2E">
        <w:rPr>
          <w:rFonts w:ascii="Times New Roman" w:eastAsiaTheme="minorEastAsia" w:hAnsi="Times New Roman" w:cs="Times New Roman"/>
          <w:iCs/>
          <w:sz w:val="24"/>
          <w:szCs w:val="24"/>
        </w:rPr>
        <w:t xml:space="preserve"> precipitation was easier to predict than</w:t>
      </w:r>
      <w:r w:rsidR="009B026A">
        <w:rPr>
          <w:rFonts w:ascii="Times New Roman" w:eastAsiaTheme="minorEastAsia" w:hAnsi="Times New Roman" w:cs="Times New Roman"/>
          <w:iCs/>
          <w:sz w:val="24"/>
          <w:szCs w:val="24"/>
        </w:rPr>
        <w:t xml:space="preserve"> </w:t>
      </w:r>
      <w:r w:rsidR="00701E2E">
        <w:rPr>
          <w:rFonts w:ascii="Times New Roman" w:eastAsiaTheme="minorEastAsia" w:hAnsi="Times New Roman" w:cs="Times New Roman"/>
          <w:iCs/>
          <w:sz w:val="24"/>
          <w:szCs w:val="24"/>
        </w:rPr>
        <w:t>temperature was. This shows how variable predictions are across the different regions of interest.</w:t>
      </w:r>
    </w:p>
    <w:tbl>
      <w:tblPr>
        <w:tblStyle w:val="ListTable2"/>
        <w:tblpPr w:leftFromText="180" w:rightFromText="180" w:vertAnchor="text" w:horzAnchor="margin" w:tblpXSpec="center" w:tblpY="75"/>
        <w:tblW w:w="10275" w:type="dxa"/>
        <w:tblLook w:val="04A0" w:firstRow="1" w:lastRow="0" w:firstColumn="1" w:lastColumn="0" w:noHBand="0" w:noVBand="1"/>
      </w:tblPr>
      <w:tblGrid>
        <w:gridCol w:w="1980"/>
        <w:gridCol w:w="1080"/>
        <w:gridCol w:w="1080"/>
        <w:gridCol w:w="1260"/>
        <w:gridCol w:w="1080"/>
        <w:gridCol w:w="2070"/>
        <w:gridCol w:w="1725"/>
      </w:tblGrid>
      <w:tr w:rsidR="009B026A" w:rsidRPr="00464061" w14:paraId="0666588B" w14:textId="77777777" w:rsidTr="009B026A">
        <w:trPr>
          <w:cnfStyle w:val="100000000000" w:firstRow="1" w:lastRow="0" w:firstColumn="0" w:lastColumn="0" w:oddVBand="0" w:evenVBand="0" w:oddHBand="0"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719B342F" w14:textId="68ABB4A7" w:rsidR="009B026A" w:rsidRPr="00464061" w:rsidRDefault="009B026A" w:rsidP="009B026A">
            <w:pPr>
              <w:jc w:val="center"/>
              <w:rPr>
                <w:rFonts w:ascii="Times New Roman" w:eastAsia="Times New Roman" w:hAnsi="Times New Roman" w:cs="Times New Roman"/>
              </w:rPr>
            </w:pPr>
            <w:r>
              <w:rPr>
                <w:rFonts w:ascii="Times New Roman" w:eastAsia="Times New Roman" w:hAnsi="Times New Roman" w:cs="Times New Roman"/>
              </w:rPr>
              <w:t>Region</w:t>
            </w:r>
          </w:p>
        </w:tc>
        <w:tc>
          <w:tcPr>
            <w:tcW w:w="1080" w:type="dxa"/>
            <w:vAlign w:val="center"/>
          </w:tcPr>
          <w:p w14:paraId="6A2DE0AA" w14:textId="77777777" w:rsidR="009B026A" w:rsidRPr="000D1F87" w:rsidRDefault="009B026A" w:rsidP="009B026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vertAlign w:val="superscript"/>
              </w:rPr>
            </w:pPr>
            <w:r>
              <w:rPr>
                <w:rFonts w:ascii="Times New Roman" w:eastAsia="Times New Roman" w:hAnsi="Times New Roman" w:cs="Times New Roman"/>
              </w:rPr>
              <w:t>T2M R</w:t>
            </w:r>
            <w:r>
              <w:rPr>
                <w:rFonts w:ascii="Times New Roman" w:eastAsia="Times New Roman" w:hAnsi="Times New Roman" w:cs="Times New Roman"/>
                <w:vertAlign w:val="superscript"/>
              </w:rPr>
              <w:t>2</w:t>
            </w:r>
          </w:p>
        </w:tc>
        <w:tc>
          <w:tcPr>
            <w:tcW w:w="1080" w:type="dxa"/>
            <w:vAlign w:val="center"/>
          </w:tcPr>
          <w:p w14:paraId="7D10C1AE" w14:textId="77777777" w:rsidR="009B026A" w:rsidRPr="00464061" w:rsidRDefault="009B026A" w:rsidP="009B026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0D1F87">
              <w:rPr>
                <w:rFonts w:ascii="Times New Roman" w:eastAsia="Times New Roman" w:hAnsi="Times New Roman" w:cs="Times New Roman"/>
              </w:rPr>
              <w:t>T</w:t>
            </w:r>
            <w:r>
              <w:rPr>
                <w:rFonts w:ascii="Times New Roman" w:eastAsia="Times New Roman" w:hAnsi="Times New Roman" w:cs="Times New Roman"/>
              </w:rPr>
              <w:t>P</w:t>
            </w:r>
            <w:r w:rsidRPr="000D1F87">
              <w:rPr>
                <w:rFonts w:ascii="Times New Roman" w:eastAsia="Times New Roman" w:hAnsi="Times New Roman" w:cs="Times New Roman"/>
              </w:rPr>
              <w:t xml:space="preserve"> R</w:t>
            </w:r>
            <w:r w:rsidRPr="000D1F87">
              <w:rPr>
                <w:rFonts w:ascii="Times New Roman" w:eastAsia="Times New Roman" w:hAnsi="Times New Roman" w:cs="Times New Roman"/>
                <w:vertAlign w:val="superscript"/>
              </w:rPr>
              <w:t>2</w:t>
            </w:r>
          </w:p>
        </w:tc>
        <w:tc>
          <w:tcPr>
            <w:tcW w:w="1260" w:type="dxa"/>
            <w:vAlign w:val="center"/>
          </w:tcPr>
          <w:p w14:paraId="06E32DF2" w14:textId="77777777" w:rsidR="009B026A" w:rsidRPr="00464061" w:rsidRDefault="009B026A" w:rsidP="009B026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T2M r</w:t>
            </w:r>
          </w:p>
        </w:tc>
        <w:tc>
          <w:tcPr>
            <w:tcW w:w="1080" w:type="dxa"/>
            <w:vAlign w:val="center"/>
          </w:tcPr>
          <w:p w14:paraId="54664899" w14:textId="77777777" w:rsidR="009B026A" w:rsidRPr="00972E25" w:rsidRDefault="009B026A" w:rsidP="009B026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972E25">
              <w:rPr>
                <w:rFonts w:ascii="Times New Roman" w:eastAsia="Times New Roman" w:hAnsi="Times New Roman" w:cs="Times New Roman"/>
              </w:rPr>
              <w:t xml:space="preserve">TP </w:t>
            </w:r>
            <w:r>
              <w:rPr>
                <w:rFonts w:ascii="Times New Roman" w:eastAsia="Times New Roman" w:hAnsi="Times New Roman" w:cs="Times New Roman"/>
              </w:rPr>
              <w:t>r</w:t>
            </w:r>
          </w:p>
        </w:tc>
        <w:tc>
          <w:tcPr>
            <w:tcW w:w="2070" w:type="dxa"/>
            <w:vAlign w:val="center"/>
          </w:tcPr>
          <w:p w14:paraId="72FBEB72" w14:textId="77777777" w:rsidR="009B026A" w:rsidRPr="00464061" w:rsidRDefault="009B026A" w:rsidP="009B026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T2M RMSE (</w:t>
            </w:r>
            <m:oMath>
              <m:r>
                <m:rPr>
                  <m:sty m:val="bi"/>
                </m:rPr>
                <w:rPr>
                  <w:rFonts w:ascii="Cambria Math" w:eastAsia="Times New Roman" w:hAnsi="Cambria Math" w:cs="Times New Roman"/>
                </w:rPr>
                <m:t>σ</m:t>
              </m:r>
            </m:oMath>
            <w:r w:rsidRPr="006A5A0D">
              <w:rPr>
                <w:rFonts w:ascii="Times New Roman" w:eastAsia="Times New Roman" w:hAnsi="Times New Roman" w:cs="Times New Roman"/>
              </w:rPr>
              <w:t>)</w:t>
            </w:r>
          </w:p>
        </w:tc>
        <w:tc>
          <w:tcPr>
            <w:tcW w:w="1725" w:type="dxa"/>
            <w:vAlign w:val="center"/>
          </w:tcPr>
          <w:p w14:paraId="45847AC3" w14:textId="77777777" w:rsidR="009B026A" w:rsidRPr="00464061" w:rsidRDefault="009B026A" w:rsidP="009B026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 xml:space="preserve">TP RMSE </w:t>
            </w:r>
            <w:r w:rsidRPr="006B210F">
              <w:rPr>
                <w:rFonts w:ascii="Times New Roman" w:eastAsia="Times New Roman" w:hAnsi="Times New Roman" w:cs="Times New Roman"/>
              </w:rPr>
              <w:t>(</w:t>
            </w:r>
            <m:oMath>
              <m:r>
                <m:rPr>
                  <m:sty m:val="bi"/>
                </m:rPr>
                <w:rPr>
                  <w:rFonts w:ascii="Cambria Math" w:eastAsia="Times New Roman" w:hAnsi="Cambria Math" w:cs="Times New Roman"/>
                </w:rPr>
                <m:t>σ</m:t>
              </m:r>
            </m:oMath>
            <w:r w:rsidRPr="006B210F">
              <w:rPr>
                <w:rFonts w:ascii="Times New Roman" w:eastAsia="Times New Roman" w:hAnsi="Times New Roman" w:cs="Times New Roman"/>
              </w:rPr>
              <w:t>)</w:t>
            </w:r>
          </w:p>
        </w:tc>
      </w:tr>
      <w:tr w:rsidR="009B026A" w:rsidRPr="00464061" w14:paraId="3F88770A" w14:textId="77777777" w:rsidTr="009B026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1F5F8DD6" w14:textId="77777777" w:rsidR="009B026A" w:rsidRPr="00464061" w:rsidRDefault="009B026A" w:rsidP="009B026A">
            <w:pPr>
              <w:jc w:val="center"/>
              <w:rPr>
                <w:rFonts w:ascii="Times New Roman" w:eastAsia="Times New Roman" w:hAnsi="Times New Roman" w:cs="Times New Roman"/>
              </w:rPr>
            </w:pPr>
            <w:r>
              <w:rPr>
                <w:rFonts w:ascii="Times New Roman" w:eastAsia="Times New Roman" w:hAnsi="Times New Roman" w:cs="Times New Roman"/>
              </w:rPr>
              <w:t>Black Sea</w:t>
            </w:r>
          </w:p>
        </w:tc>
        <w:tc>
          <w:tcPr>
            <w:tcW w:w="1080" w:type="dxa"/>
            <w:vAlign w:val="center"/>
          </w:tcPr>
          <w:p w14:paraId="2FD10D34" w14:textId="77777777" w:rsidR="009B026A" w:rsidRPr="00972E25" w:rsidRDefault="009B026A" w:rsidP="009B026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0.447</w:t>
            </w:r>
          </w:p>
        </w:tc>
        <w:tc>
          <w:tcPr>
            <w:tcW w:w="1080" w:type="dxa"/>
            <w:vAlign w:val="center"/>
          </w:tcPr>
          <w:p w14:paraId="01F46228" w14:textId="77777777" w:rsidR="009B026A" w:rsidRPr="00972E25" w:rsidRDefault="009B026A" w:rsidP="009B026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0.213</w:t>
            </w:r>
          </w:p>
        </w:tc>
        <w:tc>
          <w:tcPr>
            <w:tcW w:w="1260" w:type="dxa"/>
            <w:vAlign w:val="center"/>
          </w:tcPr>
          <w:p w14:paraId="176638FA" w14:textId="20C47B91" w:rsidR="009B026A" w:rsidRPr="00972E25" w:rsidRDefault="009B026A" w:rsidP="009B026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0.663</w:t>
            </w:r>
          </w:p>
        </w:tc>
        <w:tc>
          <w:tcPr>
            <w:tcW w:w="1080" w:type="dxa"/>
            <w:vAlign w:val="center"/>
          </w:tcPr>
          <w:p w14:paraId="47A49B40" w14:textId="77777777" w:rsidR="009B026A" w:rsidRPr="00972E25" w:rsidRDefault="009B026A" w:rsidP="009B026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0.450</w:t>
            </w:r>
          </w:p>
        </w:tc>
        <w:tc>
          <w:tcPr>
            <w:tcW w:w="2070" w:type="dxa"/>
            <w:vAlign w:val="center"/>
          </w:tcPr>
          <w:p w14:paraId="10E4BB39" w14:textId="77777777" w:rsidR="009B026A" w:rsidRPr="00972E25" w:rsidRDefault="009B026A" w:rsidP="009B026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0.783</w:t>
            </w:r>
          </w:p>
        </w:tc>
        <w:tc>
          <w:tcPr>
            <w:tcW w:w="1725" w:type="dxa"/>
            <w:vAlign w:val="center"/>
          </w:tcPr>
          <w:p w14:paraId="31EF2C6F" w14:textId="77777777" w:rsidR="009B026A" w:rsidRPr="00972E25" w:rsidRDefault="009B026A" w:rsidP="009B026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0.971</w:t>
            </w:r>
          </w:p>
        </w:tc>
      </w:tr>
      <w:tr w:rsidR="009B026A" w:rsidRPr="00464061" w14:paraId="4D48A97C" w14:textId="77777777" w:rsidTr="009B026A">
        <w:trPr>
          <w:trHeight w:val="30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714B96DE" w14:textId="77777777" w:rsidR="009B026A" w:rsidRPr="00464061" w:rsidRDefault="009B026A" w:rsidP="009B026A">
            <w:pPr>
              <w:jc w:val="center"/>
              <w:rPr>
                <w:rFonts w:ascii="Times New Roman" w:eastAsia="Times New Roman" w:hAnsi="Times New Roman" w:cs="Times New Roman"/>
              </w:rPr>
            </w:pPr>
            <w:r>
              <w:rPr>
                <w:rFonts w:ascii="Times New Roman" w:eastAsia="Times New Roman" w:hAnsi="Times New Roman" w:cs="Times New Roman"/>
              </w:rPr>
              <w:t>Western Europe</w:t>
            </w:r>
          </w:p>
        </w:tc>
        <w:tc>
          <w:tcPr>
            <w:tcW w:w="1080" w:type="dxa"/>
            <w:vAlign w:val="center"/>
          </w:tcPr>
          <w:p w14:paraId="7BE7B37D" w14:textId="77777777" w:rsidR="009B026A" w:rsidRPr="00972E25" w:rsidRDefault="009B026A" w:rsidP="009B026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0.378</w:t>
            </w:r>
          </w:p>
        </w:tc>
        <w:tc>
          <w:tcPr>
            <w:tcW w:w="1080" w:type="dxa"/>
            <w:vAlign w:val="center"/>
          </w:tcPr>
          <w:p w14:paraId="02DDB188" w14:textId="77777777" w:rsidR="009B026A" w:rsidRPr="00972E25" w:rsidRDefault="009B026A" w:rsidP="009B026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0.388</w:t>
            </w:r>
          </w:p>
        </w:tc>
        <w:tc>
          <w:tcPr>
            <w:tcW w:w="1260" w:type="dxa"/>
            <w:vAlign w:val="center"/>
          </w:tcPr>
          <w:p w14:paraId="0DF07046" w14:textId="77777777" w:rsidR="009B026A" w:rsidRPr="00972E25" w:rsidRDefault="009B026A" w:rsidP="009B026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0.606</w:t>
            </w:r>
          </w:p>
        </w:tc>
        <w:tc>
          <w:tcPr>
            <w:tcW w:w="1080" w:type="dxa"/>
            <w:vAlign w:val="center"/>
          </w:tcPr>
          <w:p w14:paraId="5C0FD3F2" w14:textId="77777777" w:rsidR="009B026A" w:rsidRPr="00972E25" w:rsidRDefault="009B026A" w:rsidP="009B026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0.609</w:t>
            </w:r>
          </w:p>
        </w:tc>
        <w:tc>
          <w:tcPr>
            <w:tcW w:w="2070" w:type="dxa"/>
            <w:vAlign w:val="center"/>
          </w:tcPr>
          <w:p w14:paraId="6642C354" w14:textId="77777777" w:rsidR="009B026A" w:rsidRPr="00972E25" w:rsidRDefault="009B026A" w:rsidP="009B026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0.807</w:t>
            </w:r>
          </w:p>
        </w:tc>
        <w:tc>
          <w:tcPr>
            <w:tcW w:w="1725" w:type="dxa"/>
            <w:vAlign w:val="center"/>
          </w:tcPr>
          <w:p w14:paraId="2A4C543E" w14:textId="77777777" w:rsidR="009B026A" w:rsidRPr="00972E25" w:rsidRDefault="009B026A" w:rsidP="009B026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0.788</w:t>
            </w:r>
          </w:p>
        </w:tc>
      </w:tr>
      <w:tr w:rsidR="009B026A" w:rsidRPr="00464061" w14:paraId="162A364A" w14:textId="77777777" w:rsidTr="009B026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779AE784" w14:textId="77777777" w:rsidR="009B026A" w:rsidRPr="00464061" w:rsidRDefault="009B026A" w:rsidP="009B026A">
            <w:pPr>
              <w:jc w:val="center"/>
              <w:rPr>
                <w:rFonts w:ascii="Times New Roman" w:eastAsia="Times New Roman" w:hAnsi="Times New Roman" w:cs="Times New Roman"/>
              </w:rPr>
            </w:pPr>
            <w:r>
              <w:rPr>
                <w:rFonts w:ascii="Times New Roman" w:eastAsia="Times New Roman" w:hAnsi="Times New Roman" w:cs="Times New Roman"/>
              </w:rPr>
              <w:t>Midwest</w:t>
            </w:r>
          </w:p>
        </w:tc>
        <w:tc>
          <w:tcPr>
            <w:tcW w:w="1080" w:type="dxa"/>
            <w:vAlign w:val="center"/>
          </w:tcPr>
          <w:p w14:paraId="0CB09B42" w14:textId="77777777" w:rsidR="009B026A" w:rsidRPr="00972E25" w:rsidRDefault="009B026A" w:rsidP="009B026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0.358</w:t>
            </w:r>
          </w:p>
        </w:tc>
        <w:tc>
          <w:tcPr>
            <w:tcW w:w="1080" w:type="dxa"/>
            <w:vAlign w:val="center"/>
          </w:tcPr>
          <w:p w14:paraId="6E40E075" w14:textId="77777777" w:rsidR="009B026A" w:rsidRPr="00972E25" w:rsidRDefault="009B026A" w:rsidP="009B026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0.138</w:t>
            </w:r>
          </w:p>
        </w:tc>
        <w:tc>
          <w:tcPr>
            <w:tcW w:w="1260" w:type="dxa"/>
            <w:vAlign w:val="center"/>
          </w:tcPr>
          <w:p w14:paraId="49EFCC29" w14:textId="77777777" w:rsidR="009B026A" w:rsidRPr="00972E25" w:rsidRDefault="009B026A" w:rsidP="009B026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0.577</w:t>
            </w:r>
          </w:p>
        </w:tc>
        <w:tc>
          <w:tcPr>
            <w:tcW w:w="1080" w:type="dxa"/>
            <w:vAlign w:val="center"/>
          </w:tcPr>
          <w:p w14:paraId="0F780ADA" w14:textId="77777777" w:rsidR="009B026A" w:rsidRPr="00972E25" w:rsidRDefault="009B026A" w:rsidP="009B026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0.355</w:t>
            </w:r>
          </w:p>
        </w:tc>
        <w:tc>
          <w:tcPr>
            <w:tcW w:w="2070" w:type="dxa"/>
            <w:vAlign w:val="center"/>
          </w:tcPr>
          <w:p w14:paraId="0B450B64" w14:textId="77777777" w:rsidR="009B026A" w:rsidRPr="00972E25" w:rsidRDefault="009B026A" w:rsidP="009B026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0.809</w:t>
            </w:r>
          </w:p>
        </w:tc>
        <w:tc>
          <w:tcPr>
            <w:tcW w:w="1725" w:type="dxa"/>
            <w:vAlign w:val="center"/>
          </w:tcPr>
          <w:p w14:paraId="72D2A5A9" w14:textId="77777777" w:rsidR="009B026A" w:rsidRPr="00972E25" w:rsidRDefault="009B026A" w:rsidP="009B026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0.960</w:t>
            </w:r>
          </w:p>
        </w:tc>
      </w:tr>
      <w:tr w:rsidR="009B026A" w:rsidRPr="00464061" w14:paraId="4E3A3B9D" w14:textId="77777777" w:rsidTr="009B026A">
        <w:trPr>
          <w:trHeight w:val="30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6C716BF4" w14:textId="77777777" w:rsidR="009B026A" w:rsidRPr="00464061" w:rsidRDefault="009B026A" w:rsidP="009B026A">
            <w:pPr>
              <w:jc w:val="center"/>
              <w:rPr>
                <w:rFonts w:ascii="Times New Roman" w:eastAsia="Times New Roman" w:hAnsi="Times New Roman" w:cs="Times New Roman"/>
              </w:rPr>
            </w:pPr>
            <w:r>
              <w:rPr>
                <w:rFonts w:ascii="Times New Roman" w:eastAsia="Times New Roman" w:hAnsi="Times New Roman" w:cs="Times New Roman"/>
              </w:rPr>
              <w:t>Eastern Europe</w:t>
            </w:r>
          </w:p>
        </w:tc>
        <w:tc>
          <w:tcPr>
            <w:tcW w:w="1080" w:type="dxa"/>
            <w:vAlign w:val="center"/>
          </w:tcPr>
          <w:p w14:paraId="56475CE3" w14:textId="77777777" w:rsidR="009B026A" w:rsidRPr="00972E25" w:rsidRDefault="009B026A" w:rsidP="009B026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0.324</w:t>
            </w:r>
          </w:p>
        </w:tc>
        <w:tc>
          <w:tcPr>
            <w:tcW w:w="1080" w:type="dxa"/>
            <w:vAlign w:val="center"/>
          </w:tcPr>
          <w:p w14:paraId="0AC34403" w14:textId="77777777" w:rsidR="009B026A" w:rsidRPr="00972E25" w:rsidRDefault="009B026A" w:rsidP="009B026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0.336</w:t>
            </w:r>
          </w:p>
        </w:tc>
        <w:tc>
          <w:tcPr>
            <w:tcW w:w="1260" w:type="dxa"/>
            <w:vAlign w:val="center"/>
          </w:tcPr>
          <w:p w14:paraId="0014EEE0" w14:textId="77777777" w:rsidR="009B026A" w:rsidRPr="00972E25" w:rsidRDefault="009B026A" w:rsidP="009B026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0.561</w:t>
            </w:r>
          </w:p>
        </w:tc>
        <w:tc>
          <w:tcPr>
            <w:tcW w:w="1080" w:type="dxa"/>
            <w:vAlign w:val="center"/>
          </w:tcPr>
          <w:p w14:paraId="3E1CBB4D" w14:textId="77777777" w:rsidR="009B026A" w:rsidRPr="00972E25" w:rsidRDefault="009B026A" w:rsidP="009B026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0.570</w:t>
            </w:r>
          </w:p>
        </w:tc>
        <w:tc>
          <w:tcPr>
            <w:tcW w:w="2070" w:type="dxa"/>
            <w:vAlign w:val="center"/>
          </w:tcPr>
          <w:p w14:paraId="6F4A4E17" w14:textId="77777777" w:rsidR="009B026A" w:rsidRPr="00972E25" w:rsidRDefault="009B026A" w:rsidP="009B026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0.860</w:t>
            </w:r>
          </w:p>
        </w:tc>
        <w:tc>
          <w:tcPr>
            <w:tcW w:w="1725" w:type="dxa"/>
            <w:vAlign w:val="center"/>
          </w:tcPr>
          <w:p w14:paraId="10A2BD06" w14:textId="77777777" w:rsidR="009B026A" w:rsidRPr="00972E25" w:rsidRDefault="009B026A" w:rsidP="009B026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0.861</w:t>
            </w:r>
          </w:p>
        </w:tc>
      </w:tr>
      <w:tr w:rsidR="009B026A" w:rsidRPr="00464061" w14:paraId="5E845F5C" w14:textId="77777777" w:rsidTr="009B026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2B0DC4DC" w14:textId="77777777" w:rsidR="009B026A" w:rsidRPr="00464061" w:rsidRDefault="009B026A" w:rsidP="009B026A">
            <w:pPr>
              <w:jc w:val="center"/>
              <w:rPr>
                <w:rFonts w:ascii="Times New Roman" w:eastAsia="Times New Roman" w:hAnsi="Times New Roman" w:cs="Times New Roman"/>
              </w:rPr>
            </w:pPr>
            <w:r>
              <w:rPr>
                <w:rFonts w:ascii="Times New Roman" w:eastAsia="Times New Roman" w:hAnsi="Times New Roman" w:cs="Times New Roman"/>
              </w:rPr>
              <w:t>Northeast</w:t>
            </w:r>
          </w:p>
        </w:tc>
        <w:tc>
          <w:tcPr>
            <w:tcW w:w="1080" w:type="dxa"/>
            <w:vAlign w:val="center"/>
          </w:tcPr>
          <w:p w14:paraId="4A46090F" w14:textId="77777777" w:rsidR="009B026A" w:rsidRPr="00972E25" w:rsidRDefault="009B026A" w:rsidP="009B026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0.260</w:t>
            </w:r>
          </w:p>
        </w:tc>
        <w:tc>
          <w:tcPr>
            <w:tcW w:w="1080" w:type="dxa"/>
            <w:vAlign w:val="center"/>
          </w:tcPr>
          <w:p w14:paraId="7BD655D1" w14:textId="77777777" w:rsidR="009B026A" w:rsidRPr="00972E25" w:rsidRDefault="009B026A" w:rsidP="009B026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0.085</w:t>
            </w:r>
          </w:p>
        </w:tc>
        <w:tc>
          <w:tcPr>
            <w:tcW w:w="1260" w:type="dxa"/>
            <w:vAlign w:val="center"/>
          </w:tcPr>
          <w:p w14:paraId="68A73D2B" w14:textId="77777777" w:rsidR="009B026A" w:rsidRPr="00972E25" w:rsidRDefault="009B026A" w:rsidP="009B026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0.495</w:t>
            </w:r>
          </w:p>
        </w:tc>
        <w:tc>
          <w:tcPr>
            <w:tcW w:w="1080" w:type="dxa"/>
            <w:vAlign w:val="center"/>
          </w:tcPr>
          <w:p w14:paraId="72E27967" w14:textId="77777777" w:rsidR="009B026A" w:rsidRPr="00972E25" w:rsidRDefault="009B026A" w:rsidP="009B026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0.286</w:t>
            </w:r>
          </w:p>
        </w:tc>
        <w:tc>
          <w:tcPr>
            <w:tcW w:w="2070" w:type="dxa"/>
            <w:vAlign w:val="center"/>
          </w:tcPr>
          <w:p w14:paraId="75585C00" w14:textId="77777777" w:rsidR="009B026A" w:rsidRPr="00972E25" w:rsidRDefault="009B026A" w:rsidP="009B026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0.880</w:t>
            </w:r>
          </w:p>
        </w:tc>
        <w:tc>
          <w:tcPr>
            <w:tcW w:w="1725" w:type="dxa"/>
            <w:vAlign w:val="center"/>
          </w:tcPr>
          <w:p w14:paraId="59CE684E" w14:textId="77777777" w:rsidR="009B026A" w:rsidRPr="00972E25" w:rsidRDefault="009B026A" w:rsidP="009B026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0.941</w:t>
            </w:r>
          </w:p>
        </w:tc>
      </w:tr>
      <w:tr w:rsidR="009B026A" w:rsidRPr="00464061" w14:paraId="491B6725" w14:textId="77777777" w:rsidTr="009B026A">
        <w:trPr>
          <w:trHeight w:val="30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174B4343" w14:textId="77777777" w:rsidR="009B026A" w:rsidRPr="00464061" w:rsidRDefault="009B026A" w:rsidP="009B026A">
            <w:pPr>
              <w:jc w:val="center"/>
              <w:rPr>
                <w:rFonts w:ascii="Times New Roman" w:eastAsia="Times New Roman" w:hAnsi="Times New Roman" w:cs="Times New Roman"/>
              </w:rPr>
            </w:pPr>
            <w:r>
              <w:rPr>
                <w:rFonts w:ascii="Times New Roman" w:eastAsia="Times New Roman" w:hAnsi="Times New Roman" w:cs="Times New Roman"/>
              </w:rPr>
              <w:t>Southern Brazil</w:t>
            </w:r>
          </w:p>
        </w:tc>
        <w:tc>
          <w:tcPr>
            <w:tcW w:w="1080" w:type="dxa"/>
            <w:vAlign w:val="center"/>
          </w:tcPr>
          <w:p w14:paraId="3D6017F7" w14:textId="77777777" w:rsidR="009B026A" w:rsidRPr="00972E25" w:rsidRDefault="009B026A" w:rsidP="009B026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0.255</w:t>
            </w:r>
          </w:p>
        </w:tc>
        <w:tc>
          <w:tcPr>
            <w:tcW w:w="1080" w:type="dxa"/>
            <w:vAlign w:val="center"/>
          </w:tcPr>
          <w:p w14:paraId="2A84222B" w14:textId="77777777" w:rsidR="009B026A" w:rsidRPr="00972E25" w:rsidRDefault="009B026A" w:rsidP="009B026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0.176</w:t>
            </w:r>
          </w:p>
        </w:tc>
        <w:tc>
          <w:tcPr>
            <w:tcW w:w="1260" w:type="dxa"/>
            <w:vAlign w:val="center"/>
          </w:tcPr>
          <w:p w14:paraId="2A1F9162" w14:textId="77777777" w:rsidR="009B026A" w:rsidRPr="00972E25" w:rsidRDefault="009B026A" w:rsidP="009B026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0.497</w:t>
            </w:r>
          </w:p>
        </w:tc>
        <w:tc>
          <w:tcPr>
            <w:tcW w:w="1080" w:type="dxa"/>
            <w:vAlign w:val="center"/>
          </w:tcPr>
          <w:p w14:paraId="18191433" w14:textId="77777777" w:rsidR="009B026A" w:rsidRPr="00972E25" w:rsidRDefault="009B026A" w:rsidP="009B026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0.395</w:t>
            </w:r>
          </w:p>
        </w:tc>
        <w:tc>
          <w:tcPr>
            <w:tcW w:w="2070" w:type="dxa"/>
            <w:vAlign w:val="center"/>
          </w:tcPr>
          <w:p w14:paraId="1528B9D4" w14:textId="77777777" w:rsidR="009B026A" w:rsidRPr="00972E25" w:rsidRDefault="009B026A" w:rsidP="009B026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0.934</w:t>
            </w:r>
          </w:p>
        </w:tc>
        <w:tc>
          <w:tcPr>
            <w:tcW w:w="1725" w:type="dxa"/>
            <w:vAlign w:val="center"/>
          </w:tcPr>
          <w:p w14:paraId="566DB090" w14:textId="77777777" w:rsidR="009B026A" w:rsidRPr="00972E25" w:rsidRDefault="009B026A" w:rsidP="009B026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0.969</w:t>
            </w:r>
          </w:p>
        </w:tc>
      </w:tr>
      <w:tr w:rsidR="009B026A" w:rsidRPr="00464061" w14:paraId="3C5C4E58" w14:textId="77777777" w:rsidTr="009B026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3B50C052" w14:textId="77777777" w:rsidR="009B026A" w:rsidRPr="00464061" w:rsidRDefault="009B026A" w:rsidP="009B026A">
            <w:pPr>
              <w:jc w:val="center"/>
              <w:rPr>
                <w:rFonts w:ascii="Times New Roman" w:eastAsia="Times New Roman" w:hAnsi="Times New Roman" w:cs="Times New Roman"/>
              </w:rPr>
            </w:pPr>
            <w:r>
              <w:rPr>
                <w:rFonts w:ascii="Times New Roman" w:eastAsia="Times New Roman" w:hAnsi="Times New Roman" w:cs="Times New Roman"/>
              </w:rPr>
              <w:t>Southern Plains</w:t>
            </w:r>
          </w:p>
        </w:tc>
        <w:tc>
          <w:tcPr>
            <w:tcW w:w="1080" w:type="dxa"/>
            <w:vAlign w:val="center"/>
          </w:tcPr>
          <w:p w14:paraId="23EEE760" w14:textId="77777777" w:rsidR="009B026A" w:rsidRPr="00972E25" w:rsidRDefault="009B026A" w:rsidP="009B026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0.239</w:t>
            </w:r>
          </w:p>
        </w:tc>
        <w:tc>
          <w:tcPr>
            <w:tcW w:w="1080" w:type="dxa"/>
            <w:vAlign w:val="center"/>
          </w:tcPr>
          <w:p w14:paraId="1F2F22B2" w14:textId="77777777" w:rsidR="009B026A" w:rsidRPr="00972E25" w:rsidRDefault="009B026A" w:rsidP="009B026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0.126</w:t>
            </w:r>
          </w:p>
        </w:tc>
        <w:tc>
          <w:tcPr>
            <w:tcW w:w="1260" w:type="dxa"/>
            <w:vAlign w:val="center"/>
          </w:tcPr>
          <w:p w14:paraId="6E52D1D1" w14:textId="77777777" w:rsidR="009B026A" w:rsidRPr="00972E25" w:rsidRDefault="009B026A" w:rsidP="009B026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0.478</w:t>
            </w:r>
          </w:p>
        </w:tc>
        <w:tc>
          <w:tcPr>
            <w:tcW w:w="1080" w:type="dxa"/>
            <w:vAlign w:val="center"/>
          </w:tcPr>
          <w:p w14:paraId="7A481FE1" w14:textId="77777777" w:rsidR="009B026A" w:rsidRPr="00972E25" w:rsidRDefault="009B026A" w:rsidP="009B026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0.350</w:t>
            </w:r>
          </w:p>
        </w:tc>
        <w:tc>
          <w:tcPr>
            <w:tcW w:w="2070" w:type="dxa"/>
            <w:vAlign w:val="center"/>
          </w:tcPr>
          <w:p w14:paraId="3BFBFCBD" w14:textId="77777777" w:rsidR="009B026A" w:rsidRPr="00972E25" w:rsidRDefault="009B026A" w:rsidP="009B026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0.976</w:t>
            </w:r>
          </w:p>
        </w:tc>
        <w:tc>
          <w:tcPr>
            <w:tcW w:w="1725" w:type="dxa"/>
            <w:vAlign w:val="center"/>
          </w:tcPr>
          <w:p w14:paraId="4D1BBE31" w14:textId="77777777" w:rsidR="009B026A" w:rsidRPr="00972E25" w:rsidRDefault="009B026A" w:rsidP="009B026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0.946</w:t>
            </w:r>
          </w:p>
        </w:tc>
      </w:tr>
      <w:tr w:rsidR="009B026A" w:rsidRPr="00464061" w14:paraId="72C6EF08" w14:textId="77777777" w:rsidTr="009B026A">
        <w:trPr>
          <w:trHeight w:val="30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3C365911" w14:textId="77777777" w:rsidR="009B026A" w:rsidRPr="00464061" w:rsidRDefault="009B026A" w:rsidP="009B026A">
            <w:pPr>
              <w:jc w:val="center"/>
              <w:rPr>
                <w:rFonts w:ascii="Times New Roman" w:eastAsia="Times New Roman" w:hAnsi="Times New Roman" w:cs="Times New Roman"/>
              </w:rPr>
            </w:pPr>
            <w:r>
              <w:rPr>
                <w:rFonts w:ascii="Times New Roman" w:eastAsia="Times New Roman" w:hAnsi="Times New Roman" w:cs="Times New Roman"/>
              </w:rPr>
              <w:t>Northern Brazil</w:t>
            </w:r>
          </w:p>
        </w:tc>
        <w:tc>
          <w:tcPr>
            <w:tcW w:w="1080" w:type="dxa"/>
            <w:vAlign w:val="center"/>
          </w:tcPr>
          <w:p w14:paraId="0C03A584" w14:textId="77777777" w:rsidR="009B026A" w:rsidRPr="00972E25" w:rsidRDefault="009B026A" w:rsidP="009B026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0.217</w:t>
            </w:r>
          </w:p>
        </w:tc>
        <w:tc>
          <w:tcPr>
            <w:tcW w:w="1080" w:type="dxa"/>
            <w:vAlign w:val="center"/>
          </w:tcPr>
          <w:p w14:paraId="02F15F3F" w14:textId="77777777" w:rsidR="009B026A" w:rsidRPr="00972E25" w:rsidRDefault="009B026A" w:rsidP="009B026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0.095</w:t>
            </w:r>
          </w:p>
        </w:tc>
        <w:tc>
          <w:tcPr>
            <w:tcW w:w="1260" w:type="dxa"/>
            <w:vAlign w:val="center"/>
          </w:tcPr>
          <w:p w14:paraId="00DFA066" w14:textId="77777777" w:rsidR="009B026A" w:rsidRPr="00972E25" w:rsidRDefault="009B026A" w:rsidP="009B026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0.460</w:t>
            </w:r>
          </w:p>
        </w:tc>
        <w:tc>
          <w:tcPr>
            <w:tcW w:w="1080" w:type="dxa"/>
            <w:vAlign w:val="center"/>
          </w:tcPr>
          <w:p w14:paraId="1E19187D" w14:textId="77777777" w:rsidR="009B026A" w:rsidRPr="00972E25" w:rsidRDefault="009B026A" w:rsidP="009B026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0.293</w:t>
            </w:r>
          </w:p>
        </w:tc>
        <w:tc>
          <w:tcPr>
            <w:tcW w:w="2070" w:type="dxa"/>
            <w:vAlign w:val="center"/>
          </w:tcPr>
          <w:p w14:paraId="43CD3D0F" w14:textId="77777777" w:rsidR="009B026A" w:rsidRPr="00972E25" w:rsidRDefault="009B026A" w:rsidP="009B026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1.096</w:t>
            </w:r>
          </w:p>
        </w:tc>
        <w:tc>
          <w:tcPr>
            <w:tcW w:w="1725" w:type="dxa"/>
            <w:vAlign w:val="center"/>
          </w:tcPr>
          <w:p w14:paraId="33AC445A" w14:textId="77777777" w:rsidR="009B026A" w:rsidRPr="00972E25" w:rsidRDefault="009B026A" w:rsidP="009B026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1.094</w:t>
            </w:r>
          </w:p>
        </w:tc>
      </w:tr>
      <w:tr w:rsidR="009B026A" w:rsidRPr="00464061" w14:paraId="5FF09D23" w14:textId="77777777" w:rsidTr="009B026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54CD0AE7" w14:textId="77777777" w:rsidR="009B026A" w:rsidRPr="00464061" w:rsidRDefault="009B026A" w:rsidP="009B026A">
            <w:pPr>
              <w:jc w:val="center"/>
              <w:rPr>
                <w:rFonts w:ascii="Times New Roman" w:eastAsia="Times New Roman" w:hAnsi="Times New Roman" w:cs="Times New Roman"/>
              </w:rPr>
            </w:pPr>
            <w:r>
              <w:rPr>
                <w:rFonts w:ascii="Times New Roman" w:eastAsia="Times New Roman" w:hAnsi="Times New Roman" w:cs="Times New Roman"/>
              </w:rPr>
              <w:t>East Asia</w:t>
            </w:r>
          </w:p>
        </w:tc>
        <w:tc>
          <w:tcPr>
            <w:tcW w:w="1080" w:type="dxa"/>
            <w:vAlign w:val="center"/>
          </w:tcPr>
          <w:p w14:paraId="592829A4" w14:textId="77777777" w:rsidR="009B026A" w:rsidRPr="00972E25" w:rsidRDefault="009B026A" w:rsidP="009B026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0.215</w:t>
            </w:r>
          </w:p>
        </w:tc>
        <w:tc>
          <w:tcPr>
            <w:tcW w:w="1080" w:type="dxa"/>
            <w:vAlign w:val="center"/>
          </w:tcPr>
          <w:p w14:paraId="74D25DBA" w14:textId="77777777" w:rsidR="009B026A" w:rsidRPr="00972E25" w:rsidRDefault="009B026A" w:rsidP="009B026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0.181</w:t>
            </w:r>
          </w:p>
        </w:tc>
        <w:tc>
          <w:tcPr>
            <w:tcW w:w="1260" w:type="dxa"/>
            <w:vAlign w:val="center"/>
          </w:tcPr>
          <w:p w14:paraId="4562B104" w14:textId="77777777" w:rsidR="009B026A" w:rsidRPr="00972E25" w:rsidRDefault="009B026A" w:rsidP="009B026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0.453</w:t>
            </w:r>
          </w:p>
        </w:tc>
        <w:tc>
          <w:tcPr>
            <w:tcW w:w="1080" w:type="dxa"/>
            <w:vAlign w:val="center"/>
          </w:tcPr>
          <w:p w14:paraId="762DB773" w14:textId="77777777" w:rsidR="009B026A" w:rsidRPr="00972E25" w:rsidRDefault="009B026A" w:rsidP="009B026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0.418</w:t>
            </w:r>
          </w:p>
        </w:tc>
        <w:tc>
          <w:tcPr>
            <w:tcW w:w="2070" w:type="dxa"/>
            <w:vAlign w:val="center"/>
          </w:tcPr>
          <w:p w14:paraId="52E39E2D" w14:textId="77777777" w:rsidR="009B026A" w:rsidRPr="00972E25" w:rsidRDefault="009B026A" w:rsidP="009B026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0.980</w:t>
            </w:r>
          </w:p>
        </w:tc>
        <w:tc>
          <w:tcPr>
            <w:tcW w:w="1725" w:type="dxa"/>
            <w:vAlign w:val="center"/>
          </w:tcPr>
          <w:p w14:paraId="013817AB" w14:textId="77777777" w:rsidR="009B026A" w:rsidRPr="00972E25" w:rsidRDefault="009B026A" w:rsidP="009B026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0.985</w:t>
            </w:r>
          </w:p>
        </w:tc>
      </w:tr>
      <w:tr w:rsidR="009B026A" w:rsidRPr="00464061" w14:paraId="74C45B62" w14:textId="77777777" w:rsidTr="009B026A">
        <w:trPr>
          <w:trHeight w:val="30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2CC93364" w14:textId="77777777" w:rsidR="009B026A" w:rsidRPr="00464061" w:rsidRDefault="009B026A" w:rsidP="009B026A">
            <w:pPr>
              <w:jc w:val="center"/>
              <w:rPr>
                <w:rFonts w:ascii="Times New Roman" w:eastAsia="Times New Roman" w:hAnsi="Times New Roman" w:cs="Times New Roman"/>
              </w:rPr>
            </w:pPr>
            <w:r>
              <w:rPr>
                <w:rFonts w:ascii="Times New Roman" w:eastAsia="Times New Roman" w:hAnsi="Times New Roman" w:cs="Times New Roman"/>
              </w:rPr>
              <w:t>Eastern Australia</w:t>
            </w:r>
          </w:p>
        </w:tc>
        <w:tc>
          <w:tcPr>
            <w:tcW w:w="1080" w:type="dxa"/>
            <w:vAlign w:val="center"/>
          </w:tcPr>
          <w:p w14:paraId="3DC542F1" w14:textId="77777777" w:rsidR="009B026A" w:rsidRPr="00972E25" w:rsidRDefault="009B026A" w:rsidP="009B026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0.183</w:t>
            </w:r>
          </w:p>
        </w:tc>
        <w:tc>
          <w:tcPr>
            <w:tcW w:w="1080" w:type="dxa"/>
            <w:vAlign w:val="center"/>
          </w:tcPr>
          <w:p w14:paraId="53A5F98E" w14:textId="77777777" w:rsidR="009B026A" w:rsidRPr="00972E25" w:rsidRDefault="009B026A" w:rsidP="009B026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0.288</w:t>
            </w:r>
          </w:p>
        </w:tc>
        <w:tc>
          <w:tcPr>
            <w:tcW w:w="1260" w:type="dxa"/>
            <w:vAlign w:val="center"/>
          </w:tcPr>
          <w:p w14:paraId="2163ACE8" w14:textId="77777777" w:rsidR="009B026A" w:rsidRPr="00972E25" w:rsidRDefault="009B026A" w:rsidP="009B026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0.417</w:t>
            </w:r>
          </w:p>
        </w:tc>
        <w:tc>
          <w:tcPr>
            <w:tcW w:w="1080" w:type="dxa"/>
            <w:vAlign w:val="center"/>
          </w:tcPr>
          <w:p w14:paraId="07ECFE7A" w14:textId="77777777" w:rsidR="009B026A" w:rsidRPr="00972E25" w:rsidRDefault="009B026A" w:rsidP="009B026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0.529</w:t>
            </w:r>
          </w:p>
        </w:tc>
        <w:tc>
          <w:tcPr>
            <w:tcW w:w="2070" w:type="dxa"/>
            <w:vAlign w:val="center"/>
          </w:tcPr>
          <w:p w14:paraId="29EB38A8" w14:textId="77777777" w:rsidR="009B026A" w:rsidRPr="00972E25" w:rsidRDefault="009B026A" w:rsidP="009B026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0.977</w:t>
            </w:r>
          </w:p>
        </w:tc>
        <w:tc>
          <w:tcPr>
            <w:tcW w:w="1725" w:type="dxa"/>
            <w:vAlign w:val="center"/>
          </w:tcPr>
          <w:p w14:paraId="3FE9508F" w14:textId="77777777" w:rsidR="009B026A" w:rsidRPr="00972E25" w:rsidRDefault="009B026A" w:rsidP="009B026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0.830</w:t>
            </w:r>
          </w:p>
        </w:tc>
      </w:tr>
      <w:tr w:rsidR="009B026A" w:rsidRPr="00464061" w14:paraId="0DB35146" w14:textId="77777777" w:rsidTr="009B026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2BF2ABD9" w14:textId="77777777" w:rsidR="009B026A" w:rsidRPr="00464061" w:rsidRDefault="009B026A" w:rsidP="009B026A">
            <w:pPr>
              <w:jc w:val="center"/>
              <w:rPr>
                <w:rFonts w:ascii="Times New Roman" w:eastAsia="Times New Roman" w:hAnsi="Times New Roman" w:cs="Times New Roman"/>
              </w:rPr>
            </w:pPr>
            <w:r>
              <w:rPr>
                <w:rFonts w:ascii="Times New Roman" w:eastAsia="Times New Roman" w:hAnsi="Times New Roman" w:cs="Times New Roman"/>
              </w:rPr>
              <w:t>Western Australia</w:t>
            </w:r>
          </w:p>
        </w:tc>
        <w:tc>
          <w:tcPr>
            <w:tcW w:w="1080" w:type="dxa"/>
            <w:vAlign w:val="center"/>
          </w:tcPr>
          <w:p w14:paraId="17B77761" w14:textId="77777777" w:rsidR="009B026A" w:rsidRPr="00972E25" w:rsidRDefault="009B026A" w:rsidP="009B026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0.173</w:t>
            </w:r>
          </w:p>
        </w:tc>
        <w:tc>
          <w:tcPr>
            <w:tcW w:w="1080" w:type="dxa"/>
            <w:vAlign w:val="center"/>
          </w:tcPr>
          <w:p w14:paraId="746B8C04" w14:textId="77777777" w:rsidR="009B026A" w:rsidRPr="00972E25" w:rsidRDefault="009B026A" w:rsidP="009B026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0.197</w:t>
            </w:r>
          </w:p>
        </w:tc>
        <w:tc>
          <w:tcPr>
            <w:tcW w:w="1260" w:type="dxa"/>
            <w:vAlign w:val="center"/>
          </w:tcPr>
          <w:p w14:paraId="5CE7761B" w14:textId="77777777" w:rsidR="009B026A" w:rsidRPr="00972E25" w:rsidRDefault="009B026A" w:rsidP="009B026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0.404</w:t>
            </w:r>
          </w:p>
        </w:tc>
        <w:tc>
          <w:tcPr>
            <w:tcW w:w="1080" w:type="dxa"/>
            <w:vAlign w:val="center"/>
          </w:tcPr>
          <w:p w14:paraId="36AABF01" w14:textId="77777777" w:rsidR="009B026A" w:rsidRPr="00972E25" w:rsidRDefault="009B026A" w:rsidP="009B026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0.437</w:t>
            </w:r>
          </w:p>
        </w:tc>
        <w:tc>
          <w:tcPr>
            <w:tcW w:w="2070" w:type="dxa"/>
            <w:vAlign w:val="center"/>
          </w:tcPr>
          <w:p w14:paraId="4F6E50FE" w14:textId="77777777" w:rsidR="009B026A" w:rsidRPr="00972E25" w:rsidRDefault="009B026A" w:rsidP="009B026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0.934</w:t>
            </w:r>
          </w:p>
        </w:tc>
        <w:tc>
          <w:tcPr>
            <w:tcW w:w="1725" w:type="dxa"/>
            <w:vAlign w:val="center"/>
          </w:tcPr>
          <w:p w14:paraId="562612FD" w14:textId="77777777" w:rsidR="009B026A" w:rsidRPr="00972E25" w:rsidRDefault="009B026A" w:rsidP="009B026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0.908</w:t>
            </w:r>
          </w:p>
        </w:tc>
      </w:tr>
      <w:tr w:rsidR="009B026A" w:rsidRPr="00464061" w14:paraId="1CD7B20B" w14:textId="77777777" w:rsidTr="009B026A">
        <w:trPr>
          <w:trHeight w:val="30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3341AA58" w14:textId="77777777" w:rsidR="009B026A" w:rsidRPr="00464061" w:rsidRDefault="009B026A" w:rsidP="009B026A">
            <w:pPr>
              <w:jc w:val="center"/>
              <w:rPr>
                <w:rFonts w:ascii="Times New Roman" w:eastAsia="Times New Roman" w:hAnsi="Times New Roman" w:cs="Times New Roman"/>
              </w:rPr>
            </w:pPr>
            <w:r>
              <w:rPr>
                <w:rFonts w:ascii="Times New Roman" w:eastAsia="Times New Roman" w:hAnsi="Times New Roman" w:cs="Times New Roman"/>
              </w:rPr>
              <w:t>India</w:t>
            </w:r>
          </w:p>
        </w:tc>
        <w:tc>
          <w:tcPr>
            <w:tcW w:w="1080" w:type="dxa"/>
            <w:vAlign w:val="center"/>
          </w:tcPr>
          <w:p w14:paraId="7930C97B" w14:textId="77777777" w:rsidR="009B026A" w:rsidRPr="00972E25" w:rsidRDefault="009B026A" w:rsidP="009B026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0.163</w:t>
            </w:r>
          </w:p>
        </w:tc>
        <w:tc>
          <w:tcPr>
            <w:tcW w:w="1080" w:type="dxa"/>
            <w:vAlign w:val="center"/>
          </w:tcPr>
          <w:p w14:paraId="5FAE79E1" w14:textId="77777777" w:rsidR="009B026A" w:rsidRPr="00972E25" w:rsidRDefault="009B026A" w:rsidP="009B026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0.129</w:t>
            </w:r>
          </w:p>
        </w:tc>
        <w:tc>
          <w:tcPr>
            <w:tcW w:w="1260" w:type="dxa"/>
            <w:vAlign w:val="center"/>
          </w:tcPr>
          <w:p w14:paraId="438692DE" w14:textId="77777777" w:rsidR="009B026A" w:rsidRPr="00972E25" w:rsidRDefault="009B026A" w:rsidP="009B026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0.387</w:t>
            </w:r>
          </w:p>
        </w:tc>
        <w:tc>
          <w:tcPr>
            <w:tcW w:w="1080" w:type="dxa"/>
            <w:vAlign w:val="center"/>
          </w:tcPr>
          <w:p w14:paraId="1CBD183B" w14:textId="77777777" w:rsidR="009B026A" w:rsidRPr="00972E25" w:rsidRDefault="009B026A" w:rsidP="009B026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0.336</w:t>
            </w:r>
          </w:p>
        </w:tc>
        <w:tc>
          <w:tcPr>
            <w:tcW w:w="2070" w:type="dxa"/>
            <w:vAlign w:val="center"/>
          </w:tcPr>
          <w:p w14:paraId="1D575126" w14:textId="77777777" w:rsidR="009B026A" w:rsidRPr="00972E25" w:rsidRDefault="009B026A" w:rsidP="009B026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0.977</w:t>
            </w:r>
          </w:p>
        </w:tc>
        <w:tc>
          <w:tcPr>
            <w:tcW w:w="1725" w:type="dxa"/>
            <w:vAlign w:val="center"/>
          </w:tcPr>
          <w:p w14:paraId="39D0DDBF" w14:textId="77777777" w:rsidR="009B026A" w:rsidRPr="00972E25" w:rsidRDefault="009B026A" w:rsidP="009B026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1.073</w:t>
            </w:r>
          </w:p>
        </w:tc>
      </w:tr>
      <w:tr w:rsidR="009B026A" w:rsidRPr="00464061" w14:paraId="1EB146C6" w14:textId="77777777" w:rsidTr="009B026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19D618AE" w14:textId="77777777" w:rsidR="009B026A" w:rsidRPr="00464061" w:rsidRDefault="009B026A" w:rsidP="009B026A">
            <w:pPr>
              <w:jc w:val="center"/>
              <w:rPr>
                <w:rFonts w:ascii="Times New Roman" w:eastAsia="Times New Roman" w:hAnsi="Times New Roman" w:cs="Times New Roman"/>
              </w:rPr>
            </w:pPr>
            <w:r>
              <w:rPr>
                <w:rFonts w:ascii="Times New Roman" w:eastAsia="Times New Roman" w:hAnsi="Times New Roman" w:cs="Times New Roman"/>
              </w:rPr>
              <w:t>Argentina</w:t>
            </w:r>
          </w:p>
        </w:tc>
        <w:tc>
          <w:tcPr>
            <w:tcW w:w="1080" w:type="dxa"/>
            <w:vAlign w:val="center"/>
          </w:tcPr>
          <w:p w14:paraId="457D8608" w14:textId="77777777" w:rsidR="009B026A" w:rsidRPr="00972E25" w:rsidRDefault="009B026A" w:rsidP="009B026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0.142</w:t>
            </w:r>
          </w:p>
        </w:tc>
        <w:tc>
          <w:tcPr>
            <w:tcW w:w="1080" w:type="dxa"/>
            <w:vAlign w:val="center"/>
          </w:tcPr>
          <w:p w14:paraId="7B8BAAEF" w14:textId="77777777" w:rsidR="009B026A" w:rsidRPr="00972E25" w:rsidRDefault="009B026A" w:rsidP="009B026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0.133</w:t>
            </w:r>
          </w:p>
        </w:tc>
        <w:tc>
          <w:tcPr>
            <w:tcW w:w="1260" w:type="dxa"/>
            <w:vAlign w:val="center"/>
          </w:tcPr>
          <w:p w14:paraId="38297E59" w14:textId="77777777" w:rsidR="009B026A" w:rsidRPr="00972E25" w:rsidRDefault="009B026A" w:rsidP="009B026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0.360</w:t>
            </w:r>
          </w:p>
        </w:tc>
        <w:tc>
          <w:tcPr>
            <w:tcW w:w="1080" w:type="dxa"/>
            <w:vAlign w:val="center"/>
          </w:tcPr>
          <w:p w14:paraId="2AE0E8FC" w14:textId="77777777" w:rsidR="009B026A" w:rsidRPr="00972E25" w:rsidRDefault="009B026A" w:rsidP="009B026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0.332</w:t>
            </w:r>
          </w:p>
        </w:tc>
        <w:tc>
          <w:tcPr>
            <w:tcW w:w="2070" w:type="dxa"/>
            <w:vAlign w:val="center"/>
          </w:tcPr>
          <w:p w14:paraId="1156DE6C" w14:textId="77777777" w:rsidR="009B026A" w:rsidRPr="00972E25" w:rsidRDefault="009B026A" w:rsidP="009B026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0.954</w:t>
            </w:r>
          </w:p>
        </w:tc>
        <w:tc>
          <w:tcPr>
            <w:tcW w:w="1725" w:type="dxa"/>
            <w:vAlign w:val="center"/>
          </w:tcPr>
          <w:p w14:paraId="4C9F84AA" w14:textId="77777777" w:rsidR="009B026A" w:rsidRPr="00972E25" w:rsidRDefault="009B026A" w:rsidP="009B026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0.949</w:t>
            </w:r>
          </w:p>
        </w:tc>
      </w:tr>
    </w:tbl>
    <w:p w14:paraId="22319526" w14:textId="77777777" w:rsidR="00654CF5" w:rsidRDefault="0051737C" w:rsidP="00654CF5">
      <w:pPr>
        <w:pStyle w:val="Caption"/>
        <w:spacing w:after="0"/>
        <w:jc w:val="center"/>
        <w:rPr>
          <w:rFonts w:ascii="Times New Roman" w:hAnsi="Times New Roman" w:cs="Times New Roman"/>
          <w:iCs w:val="0"/>
          <w:sz w:val="24"/>
          <w:szCs w:val="24"/>
        </w:rPr>
      </w:pPr>
      <w:r>
        <w:rPr>
          <w:rFonts w:ascii="Times New Roman" w:hAnsi="Times New Roman" w:cs="Times New Roman"/>
          <w:iCs w:val="0"/>
          <w:sz w:val="24"/>
          <w:szCs w:val="24"/>
        </w:rPr>
        <w:tab/>
      </w:r>
    </w:p>
    <w:p w14:paraId="7078C509" w14:textId="174DD815" w:rsidR="009B026A" w:rsidRPr="00654CF5" w:rsidRDefault="00D529F7" w:rsidP="00654CF5">
      <w:pPr>
        <w:pStyle w:val="Caption"/>
        <w:spacing w:after="360"/>
        <w:jc w:val="center"/>
        <w:rPr>
          <w:rFonts w:ascii="Times New Roman" w:hAnsi="Times New Roman" w:cs="Times New Roman"/>
          <w:color w:val="auto"/>
          <w:sz w:val="24"/>
          <w:szCs w:val="24"/>
        </w:rPr>
      </w:pPr>
      <w:r w:rsidRPr="7FC9B0D6">
        <w:rPr>
          <w:rFonts w:ascii="Times New Roman" w:hAnsi="Times New Roman" w:cs="Times New Roman"/>
          <w:color w:val="auto"/>
          <w:sz w:val="24"/>
          <w:szCs w:val="24"/>
        </w:rPr>
        <w:t xml:space="preserve">Table </w:t>
      </w:r>
      <w:r>
        <w:rPr>
          <w:rFonts w:ascii="Times New Roman" w:hAnsi="Times New Roman" w:cs="Times New Roman"/>
          <w:color w:val="auto"/>
          <w:sz w:val="24"/>
          <w:szCs w:val="24"/>
        </w:rPr>
        <w:t>2</w:t>
      </w:r>
      <w:r w:rsidRPr="7FC9B0D6">
        <w:rPr>
          <w:rFonts w:ascii="Times New Roman" w:hAnsi="Times New Roman" w:cs="Times New Roman"/>
          <w:color w:val="auto"/>
          <w:sz w:val="24"/>
          <w:szCs w:val="24"/>
        </w:rPr>
        <w:t xml:space="preserve">: </w:t>
      </w:r>
      <w:r>
        <w:rPr>
          <w:rFonts w:ascii="Times New Roman" w:hAnsi="Times New Roman" w:cs="Times New Roman"/>
          <w:color w:val="auto"/>
          <w:sz w:val="24"/>
          <w:szCs w:val="24"/>
        </w:rPr>
        <w:t>Performance of the multi-linear regression model by region and variable for R</w:t>
      </w:r>
      <w:r>
        <w:rPr>
          <w:rFonts w:ascii="Times New Roman" w:hAnsi="Times New Roman" w:cs="Times New Roman"/>
          <w:color w:val="auto"/>
          <w:sz w:val="24"/>
          <w:szCs w:val="24"/>
          <w:vertAlign w:val="superscript"/>
        </w:rPr>
        <w:t>2</w:t>
      </w:r>
      <w:r>
        <w:rPr>
          <w:rFonts w:ascii="Times New Roman" w:hAnsi="Times New Roman" w:cs="Times New Roman"/>
          <w:color w:val="auto"/>
          <w:sz w:val="24"/>
          <w:szCs w:val="24"/>
        </w:rPr>
        <w:t>, r, and RMSE across all months. Regions with better performance are higher</w:t>
      </w:r>
      <w:r w:rsidR="00654CF5">
        <w:rPr>
          <w:rFonts w:ascii="Times New Roman" w:hAnsi="Times New Roman" w:cs="Times New Roman"/>
          <w:color w:val="auto"/>
          <w:sz w:val="24"/>
          <w:szCs w:val="24"/>
        </w:rPr>
        <w:t xml:space="preserve"> up</w:t>
      </w:r>
      <w:r>
        <w:rPr>
          <w:rFonts w:ascii="Times New Roman" w:hAnsi="Times New Roman" w:cs="Times New Roman"/>
          <w:color w:val="auto"/>
          <w:sz w:val="24"/>
          <w:szCs w:val="24"/>
        </w:rPr>
        <w:t xml:space="preserve"> in the table</w:t>
      </w:r>
      <w:r>
        <w:rPr>
          <w:rFonts w:ascii="Times New Roman" w:hAnsi="Times New Roman" w:cs="Times New Roman"/>
          <w:color w:val="auto"/>
          <w:sz w:val="24"/>
          <w:szCs w:val="24"/>
        </w:rPr>
        <w:t>.</w:t>
      </w:r>
    </w:p>
    <w:p w14:paraId="3B8FBA18" w14:textId="6EE137C6" w:rsidR="007F1F92" w:rsidRDefault="006D0CB1" w:rsidP="009B026A">
      <w:pPr>
        <w:spacing w:line="480" w:lineRule="auto"/>
        <w:ind w:firstLine="720"/>
        <w:rPr>
          <w:rFonts w:ascii="Times New Roman" w:hAnsi="Times New Roman" w:cs="Times New Roman"/>
          <w:iCs/>
          <w:sz w:val="24"/>
          <w:szCs w:val="24"/>
        </w:rPr>
      </w:pPr>
      <w:r>
        <w:rPr>
          <w:rFonts w:ascii="Times New Roman" w:hAnsi="Times New Roman" w:cs="Times New Roman"/>
          <w:iCs/>
          <w:sz w:val="24"/>
          <w:szCs w:val="24"/>
        </w:rPr>
        <w:lastRenderedPageBreak/>
        <w:t>Seasonal variability in model performance is also evident from this evaluation. When averaged across all regions and variables, model skill varies by month</w:t>
      </w:r>
      <w:r w:rsidR="00232F6B">
        <w:rPr>
          <w:rFonts w:ascii="Times New Roman" w:hAnsi="Times New Roman" w:cs="Times New Roman"/>
          <w:iCs/>
          <w:sz w:val="24"/>
          <w:szCs w:val="24"/>
        </w:rPr>
        <w:t xml:space="preserve">, with higher </w:t>
      </w:r>
      <w:r w:rsidR="00232F6B" w:rsidRPr="00232F6B">
        <w:rPr>
          <w:rFonts w:ascii="Times New Roman" w:hAnsi="Times New Roman" w:cs="Times New Roman"/>
          <w:iCs/>
          <w:sz w:val="24"/>
          <w:szCs w:val="24"/>
        </w:rPr>
        <w:t>R</w:t>
      </w:r>
      <w:r w:rsidR="00232F6B" w:rsidRPr="00232F6B">
        <w:rPr>
          <w:rFonts w:ascii="Times New Roman" w:hAnsi="Times New Roman" w:cs="Times New Roman"/>
          <w:iCs/>
          <w:sz w:val="24"/>
          <w:szCs w:val="24"/>
          <w:vertAlign w:val="superscript"/>
        </w:rPr>
        <w:t>2</w:t>
      </w:r>
      <w:r w:rsidR="00232F6B">
        <w:rPr>
          <w:rFonts w:ascii="Times New Roman" w:hAnsi="Times New Roman" w:cs="Times New Roman"/>
          <w:iCs/>
          <w:sz w:val="24"/>
          <w:szCs w:val="24"/>
        </w:rPr>
        <w:t xml:space="preserve"> values typically observed during fall and early winter</w:t>
      </w:r>
      <w:r w:rsidR="00F67FA5">
        <w:rPr>
          <w:rFonts w:ascii="Times New Roman" w:hAnsi="Times New Roman" w:cs="Times New Roman"/>
          <w:iCs/>
          <w:sz w:val="24"/>
          <w:szCs w:val="24"/>
        </w:rPr>
        <w:t xml:space="preserve"> (Fig. 1</w:t>
      </w:r>
      <w:r w:rsidR="00D770C5">
        <w:rPr>
          <w:rFonts w:ascii="Times New Roman" w:hAnsi="Times New Roman" w:cs="Times New Roman"/>
          <w:iCs/>
          <w:sz w:val="24"/>
          <w:szCs w:val="24"/>
        </w:rPr>
        <w:t>2</w:t>
      </w:r>
      <w:r w:rsidR="00F67FA5">
        <w:rPr>
          <w:rFonts w:ascii="Times New Roman" w:hAnsi="Times New Roman" w:cs="Times New Roman"/>
          <w:iCs/>
          <w:sz w:val="24"/>
          <w:szCs w:val="24"/>
        </w:rPr>
        <w:t>)</w:t>
      </w:r>
      <w:r w:rsidR="00232F6B">
        <w:rPr>
          <w:rFonts w:ascii="Times New Roman" w:hAnsi="Times New Roman" w:cs="Times New Roman"/>
          <w:iCs/>
          <w:sz w:val="24"/>
          <w:szCs w:val="24"/>
        </w:rPr>
        <w:t>.</w:t>
      </w:r>
      <w:r w:rsidR="00FB5C64">
        <w:rPr>
          <w:rFonts w:ascii="Times New Roman" w:hAnsi="Times New Roman" w:cs="Times New Roman"/>
          <w:iCs/>
          <w:sz w:val="24"/>
          <w:szCs w:val="24"/>
        </w:rPr>
        <w:t xml:space="preserve"> This seasonal dependency likely reflects changes in </w:t>
      </w:r>
      <w:r w:rsidR="000663B6">
        <w:rPr>
          <w:rFonts w:ascii="Times New Roman" w:hAnsi="Times New Roman" w:cs="Times New Roman"/>
          <w:iCs/>
          <w:sz w:val="24"/>
          <w:szCs w:val="24"/>
        </w:rPr>
        <w:t xml:space="preserve">the strength or prevalence of </w:t>
      </w:r>
      <w:r w:rsidR="00E97840">
        <w:rPr>
          <w:rFonts w:ascii="Times New Roman" w:hAnsi="Times New Roman" w:cs="Times New Roman"/>
          <w:iCs/>
          <w:sz w:val="24"/>
          <w:szCs w:val="24"/>
        </w:rPr>
        <w:t>large-scale teleconnection patterns, which tend to be stronger and more consistent during these months. Thus, t</w:t>
      </w:r>
      <w:r w:rsidR="00F67FA5">
        <w:rPr>
          <w:rFonts w:ascii="Times New Roman" w:hAnsi="Times New Roman" w:cs="Times New Roman"/>
          <w:iCs/>
          <w:sz w:val="24"/>
          <w:szCs w:val="24"/>
        </w:rPr>
        <w:t xml:space="preserve">his performance matches expectations and is rather promising. On the other hand, RMSE </w:t>
      </w:r>
      <w:r w:rsidR="00C9524D">
        <w:rPr>
          <w:rFonts w:ascii="Times New Roman" w:hAnsi="Times New Roman" w:cs="Times New Roman"/>
          <w:iCs/>
          <w:sz w:val="24"/>
          <w:szCs w:val="24"/>
        </w:rPr>
        <w:t xml:space="preserve">showed little </w:t>
      </w:r>
      <w:r w:rsidR="005664F5">
        <w:rPr>
          <w:rFonts w:ascii="Times New Roman" w:hAnsi="Times New Roman" w:cs="Times New Roman"/>
          <w:iCs/>
          <w:sz w:val="24"/>
          <w:szCs w:val="24"/>
        </w:rPr>
        <w:t>seasonal</w:t>
      </w:r>
      <w:r w:rsidR="00C9524D">
        <w:rPr>
          <w:rFonts w:ascii="Times New Roman" w:hAnsi="Times New Roman" w:cs="Times New Roman"/>
          <w:iCs/>
          <w:sz w:val="24"/>
          <w:szCs w:val="24"/>
        </w:rPr>
        <w:t xml:space="preserve"> variability </w:t>
      </w:r>
      <w:r w:rsidR="005664F5">
        <w:rPr>
          <w:rFonts w:ascii="Times New Roman" w:hAnsi="Times New Roman" w:cs="Times New Roman"/>
          <w:iCs/>
          <w:sz w:val="24"/>
          <w:szCs w:val="24"/>
        </w:rPr>
        <w:t>in a similar assessment, indicating rather consistent error throughout the year.</w:t>
      </w:r>
    </w:p>
    <w:p w14:paraId="2D2C9316" w14:textId="5A1C7901" w:rsidR="00C120B4" w:rsidRDefault="00C120B4" w:rsidP="00C120B4">
      <w:pPr>
        <w:spacing w:line="480" w:lineRule="auto"/>
        <w:ind w:firstLine="720"/>
        <w:jc w:val="center"/>
        <w:rPr>
          <w:rFonts w:ascii="Times New Roman" w:hAnsi="Times New Roman" w:cs="Times New Roman"/>
          <w:iCs/>
          <w:sz w:val="24"/>
          <w:szCs w:val="24"/>
        </w:rPr>
      </w:pPr>
      <w:r w:rsidRPr="009C07E8">
        <w:rPr>
          <w:rFonts w:ascii="Times New Roman" w:hAnsi="Times New Roman" w:cs="Times New Roman"/>
          <w:i/>
          <w:noProof/>
          <w:sz w:val="24"/>
          <w:szCs w:val="24"/>
        </w:rPr>
        <mc:AlternateContent>
          <mc:Choice Requires="wps">
            <w:drawing>
              <wp:anchor distT="0" distB="0" distL="114300" distR="114300" simplePos="0" relativeHeight="251658251" behindDoc="1" locked="0" layoutInCell="1" allowOverlap="1" wp14:anchorId="778E0F6A" wp14:editId="115B0BFC">
                <wp:simplePos x="0" y="0"/>
                <wp:positionH relativeFrom="margin">
                  <wp:align>center</wp:align>
                </wp:positionH>
                <wp:positionV relativeFrom="paragraph">
                  <wp:posOffset>4999355</wp:posOffset>
                </wp:positionV>
                <wp:extent cx="6182995" cy="635"/>
                <wp:effectExtent l="0" t="0" r="8255" b="0"/>
                <wp:wrapTight wrapText="bothSides">
                  <wp:wrapPolygon edited="0">
                    <wp:start x="0" y="0"/>
                    <wp:lineTo x="0" y="19957"/>
                    <wp:lineTo x="21562" y="19957"/>
                    <wp:lineTo x="21562" y="0"/>
                    <wp:lineTo x="0" y="0"/>
                  </wp:wrapPolygon>
                </wp:wrapTight>
                <wp:docPr id="6664499" name="Text Box 1"/>
                <wp:cNvGraphicFramePr/>
                <a:graphic xmlns:a="http://schemas.openxmlformats.org/drawingml/2006/main">
                  <a:graphicData uri="http://schemas.microsoft.com/office/word/2010/wordprocessingShape">
                    <wps:wsp>
                      <wps:cNvSpPr txBox="1"/>
                      <wps:spPr>
                        <a:xfrm>
                          <a:off x="0" y="0"/>
                          <a:ext cx="6182995" cy="635"/>
                        </a:xfrm>
                        <a:prstGeom prst="rect">
                          <a:avLst/>
                        </a:prstGeom>
                        <a:solidFill>
                          <a:prstClr val="white"/>
                        </a:solidFill>
                        <a:ln>
                          <a:noFill/>
                        </a:ln>
                      </wps:spPr>
                      <wps:txbx>
                        <w:txbxContent>
                          <w:p w14:paraId="264BFF22" w14:textId="7F691443" w:rsidR="007541BF" w:rsidRPr="00D14606" w:rsidRDefault="007541BF" w:rsidP="007541BF">
                            <w:pPr>
                              <w:pStyle w:val="Caption"/>
                              <w:spacing w:after="0"/>
                              <w:jc w:val="center"/>
                              <w:rPr>
                                <w:rFonts w:ascii="Times New Roman" w:hAnsi="Times New Roman" w:cs="Times New Roman"/>
                                <w:color w:val="auto"/>
                                <w:sz w:val="32"/>
                                <w:szCs w:val="32"/>
                              </w:rPr>
                            </w:pPr>
                            <w:r w:rsidRPr="00387F34">
                              <w:rPr>
                                <w:rFonts w:ascii="Times New Roman" w:hAnsi="Times New Roman" w:cs="Times New Roman"/>
                                <w:color w:val="auto"/>
                                <w:sz w:val="24"/>
                                <w:szCs w:val="24"/>
                              </w:rPr>
                              <w:t>Figure 1</w:t>
                            </w:r>
                            <w:r w:rsidR="00D770C5">
                              <w:rPr>
                                <w:rFonts w:ascii="Times New Roman" w:hAnsi="Times New Roman" w:cs="Times New Roman"/>
                                <w:color w:val="auto"/>
                                <w:sz w:val="24"/>
                                <w:szCs w:val="24"/>
                              </w:rPr>
                              <w:t>2</w:t>
                            </w:r>
                            <w:r w:rsidRPr="00387F34">
                              <w:rPr>
                                <w:rFonts w:ascii="Times New Roman" w:hAnsi="Times New Roman" w:cs="Times New Roman"/>
                                <w:color w:val="auto"/>
                                <w:sz w:val="24"/>
                                <w:szCs w:val="24"/>
                              </w:rPr>
                              <w:t xml:space="preserve">. </w:t>
                            </w:r>
                            <w:r w:rsidR="00D14606" w:rsidRPr="00387F34">
                              <w:rPr>
                                <w:rFonts w:ascii="Times New Roman" w:hAnsi="Times New Roman" w:cs="Times New Roman"/>
                                <w:color w:val="auto"/>
                                <w:sz w:val="24"/>
                                <w:szCs w:val="24"/>
                              </w:rPr>
                              <w:t>Performance (R</w:t>
                            </w:r>
                            <w:r w:rsidR="00D14606" w:rsidRPr="00387F34">
                              <w:rPr>
                                <w:rFonts w:ascii="Times New Roman" w:hAnsi="Times New Roman" w:cs="Times New Roman"/>
                                <w:color w:val="auto"/>
                                <w:sz w:val="24"/>
                                <w:szCs w:val="24"/>
                                <w:vertAlign w:val="superscript"/>
                              </w:rPr>
                              <w:t>2</w:t>
                            </w:r>
                            <w:r w:rsidR="00D14606" w:rsidRPr="00387F34">
                              <w:rPr>
                                <w:rFonts w:ascii="Times New Roman" w:hAnsi="Times New Roman" w:cs="Times New Roman"/>
                                <w:color w:val="auto"/>
                                <w:sz w:val="24"/>
                                <w:szCs w:val="24"/>
                              </w:rPr>
                              <w:t xml:space="preserve">) of the multi-linear regression model for </w:t>
                            </w:r>
                            <w:r w:rsidR="00B95A58" w:rsidRPr="00387F34">
                              <w:rPr>
                                <w:rFonts w:ascii="Times New Roman" w:hAnsi="Times New Roman" w:cs="Times New Roman"/>
                                <w:color w:val="auto"/>
                                <w:sz w:val="24"/>
                                <w:szCs w:val="24"/>
                              </w:rPr>
                              <w:t xml:space="preserve">(a) </w:t>
                            </w:r>
                            <w:r w:rsidR="00E803D8" w:rsidRPr="00387F34">
                              <w:rPr>
                                <w:rFonts w:ascii="Times New Roman" w:hAnsi="Times New Roman" w:cs="Times New Roman"/>
                                <w:color w:val="auto"/>
                                <w:sz w:val="24"/>
                                <w:szCs w:val="24"/>
                              </w:rPr>
                              <w:t>T2M_Std</w:t>
                            </w:r>
                            <w:r w:rsidR="00266804" w:rsidRPr="00387F34">
                              <w:rPr>
                                <w:rFonts w:ascii="Times New Roman" w:hAnsi="Times New Roman" w:cs="Times New Roman"/>
                                <w:color w:val="auto"/>
                                <w:sz w:val="24"/>
                                <w:szCs w:val="24"/>
                              </w:rPr>
                              <w:t xml:space="preserve"> in each region, (b) </w:t>
                            </w:r>
                            <w:r w:rsidR="00E803D8" w:rsidRPr="00387F34">
                              <w:rPr>
                                <w:rFonts w:ascii="Times New Roman" w:hAnsi="Times New Roman" w:cs="Times New Roman"/>
                                <w:color w:val="auto"/>
                                <w:sz w:val="24"/>
                                <w:szCs w:val="24"/>
                              </w:rPr>
                              <w:t>TP_Std</w:t>
                            </w:r>
                            <w:r w:rsidR="00266804" w:rsidRPr="00387F34">
                              <w:rPr>
                                <w:rFonts w:ascii="Times New Roman" w:hAnsi="Times New Roman" w:cs="Times New Roman"/>
                                <w:color w:val="auto"/>
                                <w:sz w:val="24"/>
                                <w:szCs w:val="24"/>
                              </w:rPr>
                              <w:t xml:space="preserve"> in each region, and (c) for </w:t>
                            </w:r>
                            <w:r w:rsidR="004D4CE9" w:rsidRPr="00387F34">
                              <w:rPr>
                                <w:rFonts w:ascii="Times New Roman" w:hAnsi="Times New Roman" w:cs="Times New Roman"/>
                                <w:color w:val="auto"/>
                                <w:sz w:val="24"/>
                                <w:szCs w:val="24"/>
                              </w:rPr>
                              <w:t>all variables and regions in each month.</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78E0F6A" id="_x0000_s1034" type="#_x0000_t202" style="position:absolute;left:0;text-align:left;margin-left:0;margin-top:393.65pt;width:486.85pt;height:.05pt;z-index:-251658229;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" stroked="f">
                <v:textbox style="mso-fit-shape-to-text:t" inset="0,0,0,0">
                  <w:txbxContent>
                    <w:p w14:paraId="264BFF22" w14:textId="7F691443" w:rsidR="007541BF" w:rsidRPr="00D14606" w:rsidRDefault="007541BF" w:rsidP="007541BF">
                      <w:pPr>
                        <w:pStyle w:val="Caption"/>
                        <w:spacing w:after="0"/>
                        <w:jc w:val="center"/>
                        <w:rPr>
                          <w:rFonts w:ascii="Times New Roman" w:hAnsi="Times New Roman" w:cs="Times New Roman"/>
                          <w:color w:val="auto"/>
                          <w:sz w:val="32"/>
                          <w:szCs w:val="32"/>
                        </w:rPr>
                      </w:pPr>
                      <w:r w:rsidRPr="00387F34">
                        <w:rPr>
                          <w:rFonts w:ascii="Times New Roman" w:hAnsi="Times New Roman" w:cs="Times New Roman"/>
                          <w:color w:val="auto"/>
                          <w:sz w:val="24"/>
                          <w:szCs w:val="24"/>
                        </w:rPr>
                        <w:t>Figure 1</w:t>
                      </w:r>
                      <w:r w:rsidR="00D770C5">
                        <w:rPr>
                          <w:rFonts w:ascii="Times New Roman" w:hAnsi="Times New Roman" w:cs="Times New Roman"/>
                          <w:color w:val="auto"/>
                          <w:sz w:val="24"/>
                          <w:szCs w:val="24"/>
                        </w:rPr>
                        <w:t>2</w:t>
                      </w:r>
                      <w:r w:rsidRPr="00387F34">
                        <w:rPr>
                          <w:rFonts w:ascii="Times New Roman" w:hAnsi="Times New Roman" w:cs="Times New Roman"/>
                          <w:color w:val="auto"/>
                          <w:sz w:val="24"/>
                          <w:szCs w:val="24"/>
                        </w:rPr>
                        <w:t xml:space="preserve">. </w:t>
                      </w:r>
                      <w:r w:rsidR="00D14606" w:rsidRPr="00387F34">
                        <w:rPr>
                          <w:rFonts w:ascii="Times New Roman" w:hAnsi="Times New Roman" w:cs="Times New Roman"/>
                          <w:color w:val="auto"/>
                          <w:sz w:val="24"/>
                          <w:szCs w:val="24"/>
                        </w:rPr>
                        <w:t>Performance (R</w:t>
                      </w:r>
                      <w:r w:rsidR="00D14606" w:rsidRPr="00387F34">
                        <w:rPr>
                          <w:rFonts w:ascii="Times New Roman" w:hAnsi="Times New Roman" w:cs="Times New Roman"/>
                          <w:color w:val="auto"/>
                          <w:sz w:val="24"/>
                          <w:szCs w:val="24"/>
                          <w:vertAlign w:val="superscript"/>
                        </w:rPr>
                        <w:t>2</w:t>
                      </w:r>
                      <w:r w:rsidR="00D14606" w:rsidRPr="00387F34">
                        <w:rPr>
                          <w:rFonts w:ascii="Times New Roman" w:hAnsi="Times New Roman" w:cs="Times New Roman"/>
                          <w:color w:val="auto"/>
                          <w:sz w:val="24"/>
                          <w:szCs w:val="24"/>
                        </w:rPr>
                        <w:t xml:space="preserve">) of the multi-linear regression model for </w:t>
                      </w:r>
                      <w:r w:rsidR="00B95A58" w:rsidRPr="00387F34">
                        <w:rPr>
                          <w:rFonts w:ascii="Times New Roman" w:hAnsi="Times New Roman" w:cs="Times New Roman"/>
                          <w:color w:val="auto"/>
                          <w:sz w:val="24"/>
                          <w:szCs w:val="24"/>
                        </w:rPr>
                        <w:t xml:space="preserve">(a) </w:t>
                      </w:r>
                      <w:r w:rsidR="00E803D8" w:rsidRPr="00387F34">
                        <w:rPr>
                          <w:rFonts w:ascii="Times New Roman" w:hAnsi="Times New Roman" w:cs="Times New Roman"/>
                          <w:color w:val="auto"/>
                          <w:sz w:val="24"/>
                          <w:szCs w:val="24"/>
                        </w:rPr>
                        <w:t>T2M_Std</w:t>
                      </w:r>
                      <w:r w:rsidR="00266804" w:rsidRPr="00387F34">
                        <w:rPr>
                          <w:rFonts w:ascii="Times New Roman" w:hAnsi="Times New Roman" w:cs="Times New Roman"/>
                          <w:color w:val="auto"/>
                          <w:sz w:val="24"/>
                          <w:szCs w:val="24"/>
                        </w:rPr>
                        <w:t xml:space="preserve"> in each region, (b) </w:t>
                      </w:r>
                      <w:r w:rsidR="00E803D8" w:rsidRPr="00387F34">
                        <w:rPr>
                          <w:rFonts w:ascii="Times New Roman" w:hAnsi="Times New Roman" w:cs="Times New Roman"/>
                          <w:color w:val="auto"/>
                          <w:sz w:val="24"/>
                          <w:szCs w:val="24"/>
                        </w:rPr>
                        <w:t>TP_Std</w:t>
                      </w:r>
                      <w:r w:rsidR="00266804" w:rsidRPr="00387F34">
                        <w:rPr>
                          <w:rFonts w:ascii="Times New Roman" w:hAnsi="Times New Roman" w:cs="Times New Roman"/>
                          <w:color w:val="auto"/>
                          <w:sz w:val="24"/>
                          <w:szCs w:val="24"/>
                        </w:rPr>
                        <w:t xml:space="preserve"> in each region, and (c) for </w:t>
                      </w:r>
                      <w:r w:rsidR="004D4CE9" w:rsidRPr="00387F34">
                        <w:rPr>
                          <w:rFonts w:ascii="Times New Roman" w:hAnsi="Times New Roman" w:cs="Times New Roman"/>
                          <w:color w:val="auto"/>
                          <w:sz w:val="24"/>
                          <w:szCs w:val="24"/>
                        </w:rPr>
                        <w:t>all variables and regions in each month.</w:t>
                      </w:r>
                    </w:p>
                  </w:txbxContent>
                </v:textbox>
                <w10:wrap type="tight" anchorx="margin"/>
              </v:shape>
            </w:pict>
          </mc:Fallback>
        </mc:AlternateContent>
      </w:r>
      <w:r>
        <w:rPr>
          <w:rFonts w:ascii="Times New Roman" w:hAnsi="Times New Roman" w:cs="Times New Roman"/>
          <w:i/>
          <w:noProof/>
          <w:sz w:val="24"/>
          <w:szCs w:val="24"/>
        </w:rPr>
        <w:drawing>
          <wp:inline distT="0" distB="0" distL="0" distR="0" wp14:anchorId="0E16087E" wp14:editId="3A6E3968">
            <wp:extent cx="4808109" cy="4829175"/>
            <wp:effectExtent l="0" t="0" r="0" b="0"/>
            <wp:docPr id="15918518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851856" name="Picture 7"/>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819435" cy="4840551"/>
                    </a:xfrm>
                    <a:prstGeom prst="rect">
                      <a:avLst/>
                    </a:prstGeom>
                  </pic:spPr>
                </pic:pic>
              </a:graphicData>
            </a:graphic>
          </wp:inline>
        </w:drawing>
      </w:r>
    </w:p>
    <w:p w14:paraId="578134C0" w14:textId="6FC455CC" w:rsidR="00C14139" w:rsidRPr="00232F6B" w:rsidRDefault="00C14139" w:rsidP="00B80939">
      <w:pPr>
        <w:spacing w:line="480" w:lineRule="auto"/>
        <w:rPr>
          <w:rFonts w:ascii="Times New Roman" w:hAnsi="Times New Roman" w:cs="Times New Roman"/>
          <w:iCs/>
          <w:sz w:val="24"/>
          <w:szCs w:val="24"/>
        </w:rPr>
      </w:pPr>
      <w:r>
        <w:rPr>
          <w:rFonts w:ascii="Times New Roman" w:hAnsi="Times New Roman" w:cs="Times New Roman"/>
          <w:iCs/>
          <w:sz w:val="24"/>
          <w:szCs w:val="24"/>
        </w:rPr>
        <w:lastRenderedPageBreak/>
        <w:tab/>
        <w:t xml:space="preserve">Additional </w:t>
      </w:r>
      <w:r w:rsidR="00EC56B0">
        <w:rPr>
          <w:rFonts w:ascii="Times New Roman" w:hAnsi="Times New Roman" w:cs="Times New Roman"/>
          <w:iCs/>
          <w:sz w:val="24"/>
          <w:szCs w:val="24"/>
        </w:rPr>
        <w:t>assessments were</w:t>
      </w:r>
      <w:r>
        <w:rPr>
          <w:rFonts w:ascii="Times New Roman" w:hAnsi="Times New Roman" w:cs="Times New Roman"/>
          <w:iCs/>
          <w:sz w:val="24"/>
          <w:szCs w:val="24"/>
        </w:rPr>
        <w:t xml:space="preserve"> conducted </w:t>
      </w:r>
      <w:r w:rsidR="00DF5EB0">
        <w:rPr>
          <w:rFonts w:ascii="Times New Roman" w:hAnsi="Times New Roman" w:cs="Times New Roman"/>
          <w:iCs/>
          <w:sz w:val="24"/>
          <w:szCs w:val="24"/>
        </w:rPr>
        <w:t>for various configurations</w:t>
      </w:r>
      <w:r w:rsidR="0060219C">
        <w:rPr>
          <w:rFonts w:ascii="Times New Roman" w:hAnsi="Times New Roman" w:cs="Times New Roman"/>
          <w:iCs/>
          <w:sz w:val="24"/>
          <w:szCs w:val="24"/>
        </w:rPr>
        <w:t xml:space="preserve"> to determine the reasonability of output</w:t>
      </w:r>
      <w:r w:rsidR="00DF5EB0">
        <w:rPr>
          <w:rFonts w:ascii="Times New Roman" w:hAnsi="Times New Roman" w:cs="Times New Roman"/>
          <w:iCs/>
          <w:sz w:val="24"/>
          <w:szCs w:val="24"/>
        </w:rPr>
        <w:t xml:space="preserve">. </w:t>
      </w:r>
      <w:r w:rsidR="00EC56B0">
        <w:rPr>
          <w:rFonts w:ascii="Times New Roman" w:hAnsi="Times New Roman" w:cs="Times New Roman"/>
          <w:iCs/>
          <w:sz w:val="24"/>
          <w:szCs w:val="24"/>
        </w:rPr>
        <w:t xml:space="preserve">As an example, </w:t>
      </w:r>
      <w:r w:rsidR="00C8061B">
        <w:rPr>
          <w:rFonts w:ascii="Times New Roman" w:hAnsi="Times New Roman" w:cs="Times New Roman"/>
          <w:iCs/>
          <w:sz w:val="24"/>
          <w:szCs w:val="24"/>
        </w:rPr>
        <w:t>we know</w:t>
      </w:r>
      <w:r w:rsidR="00DF5EB0">
        <w:rPr>
          <w:rFonts w:ascii="Times New Roman" w:hAnsi="Times New Roman" w:cs="Times New Roman"/>
          <w:iCs/>
          <w:sz w:val="24"/>
          <w:szCs w:val="24"/>
        </w:rPr>
        <w:t xml:space="preserve"> </w:t>
      </w:r>
      <w:r w:rsidR="00EC56B0">
        <w:rPr>
          <w:rFonts w:ascii="Times New Roman" w:hAnsi="Times New Roman" w:cs="Times New Roman"/>
          <w:iCs/>
          <w:sz w:val="24"/>
          <w:szCs w:val="24"/>
        </w:rPr>
        <w:t xml:space="preserve">that several teleconnections </w:t>
      </w:r>
      <w:r w:rsidR="00DF5EB0">
        <w:rPr>
          <w:rFonts w:ascii="Times New Roman" w:hAnsi="Times New Roman" w:cs="Times New Roman"/>
          <w:iCs/>
          <w:sz w:val="24"/>
          <w:szCs w:val="24"/>
        </w:rPr>
        <w:t>ha</w:t>
      </w:r>
      <w:r w:rsidR="00EC56B0">
        <w:rPr>
          <w:rFonts w:ascii="Times New Roman" w:hAnsi="Times New Roman" w:cs="Times New Roman"/>
          <w:iCs/>
          <w:sz w:val="24"/>
          <w:szCs w:val="24"/>
        </w:rPr>
        <w:t>ve</w:t>
      </w:r>
      <w:r w:rsidR="00DF5EB0">
        <w:rPr>
          <w:rFonts w:ascii="Times New Roman" w:hAnsi="Times New Roman" w:cs="Times New Roman"/>
          <w:iCs/>
          <w:sz w:val="24"/>
          <w:szCs w:val="24"/>
        </w:rPr>
        <w:t xml:space="preserve"> a </w:t>
      </w:r>
      <w:r w:rsidR="00444168">
        <w:rPr>
          <w:rFonts w:ascii="Times New Roman" w:hAnsi="Times New Roman" w:cs="Times New Roman"/>
          <w:iCs/>
          <w:sz w:val="24"/>
          <w:szCs w:val="24"/>
        </w:rPr>
        <w:t>notable</w:t>
      </w:r>
      <w:r w:rsidR="00DF5EB0">
        <w:rPr>
          <w:rFonts w:ascii="Times New Roman" w:hAnsi="Times New Roman" w:cs="Times New Roman"/>
          <w:iCs/>
          <w:sz w:val="24"/>
          <w:szCs w:val="24"/>
        </w:rPr>
        <w:t xml:space="preserve"> correlation with temperature in October</w:t>
      </w:r>
      <w:r w:rsidR="00EC56B0">
        <w:rPr>
          <w:rFonts w:ascii="Times New Roman" w:hAnsi="Times New Roman" w:cs="Times New Roman"/>
          <w:iCs/>
          <w:sz w:val="24"/>
          <w:szCs w:val="24"/>
        </w:rPr>
        <w:t xml:space="preserve"> in the Midwest</w:t>
      </w:r>
      <w:r w:rsidR="00C8061B">
        <w:rPr>
          <w:rFonts w:ascii="Times New Roman" w:hAnsi="Times New Roman" w:cs="Times New Roman"/>
          <w:iCs/>
          <w:sz w:val="24"/>
          <w:szCs w:val="24"/>
        </w:rPr>
        <w:t xml:space="preserve">. EPNP has a strong negative correlation, while </w:t>
      </w:r>
      <w:r w:rsidR="0060219C">
        <w:rPr>
          <w:rFonts w:ascii="Times New Roman" w:hAnsi="Times New Roman" w:cs="Times New Roman"/>
          <w:iCs/>
          <w:sz w:val="24"/>
          <w:szCs w:val="24"/>
        </w:rPr>
        <w:t xml:space="preserve">NAO, AO, </w:t>
      </w:r>
      <w:r w:rsidR="00444168">
        <w:rPr>
          <w:rFonts w:ascii="Times New Roman" w:hAnsi="Times New Roman" w:cs="Times New Roman"/>
          <w:iCs/>
          <w:sz w:val="24"/>
          <w:szCs w:val="24"/>
        </w:rPr>
        <w:t>EPO, and WPO have moderately positive correlation.</w:t>
      </w:r>
      <w:r w:rsidR="000B0145">
        <w:rPr>
          <w:rFonts w:ascii="Times New Roman" w:hAnsi="Times New Roman" w:cs="Times New Roman"/>
          <w:iCs/>
          <w:sz w:val="24"/>
          <w:szCs w:val="24"/>
        </w:rPr>
        <w:t xml:space="preserve"> Reasonably strong values</w:t>
      </w:r>
      <w:r w:rsidR="00DE384A">
        <w:rPr>
          <w:rFonts w:ascii="Times New Roman" w:hAnsi="Times New Roman" w:cs="Times New Roman"/>
          <w:iCs/>
          <w:sz w:val="24"/>
          <w:szCs w:val="24"/>
        </w:rPr>
        <w:t xml:space="preserve"> with a magnitude of 2 were solely input into the model </w:t>
      </w:r>
      <w:r w:rsidR="00D0048E">
        <w:rPr>
          <w:rFonts w:ascii="Times New Roman" w:hAnsi="Times New Roman" w:cs="Times New Roman"/>
          <w:iCs/>
          <w:sz w:val="24"/>
          <w:szCs w:val="24"/>
        </w:rPr>
        <w:t xml:space="preserve">in September </w:t>
      </w:r>
      <w:r w:rsidR="00DE384A">
        <w:rPr>
          <w:rFonts w:ascii="Times New Roman" w:hAnsi="Times New Roman" w:cs="Times New Roman"/>
          <w:iCs/>
          <w:sz w:val="24"/>
          <w:szCs w:val="24"/>
        </w:rPr>
        <w:t>for each of these teleconnections, respectively, with EPNP being negative</w:t>
      </w:r>
      <w:r w:rsidR="006422CF">
        <w:rPr>
          <w:rFonts w:ascii="Times New Roman" w:hAnsi="Times New Roman" w:cs="Times New Roman"/>
          <w:iCs/>
          <w:sz w:val="24"/>
          <w:szCs w:val="24"/>
        </w:rPr>
        <w:t xml:space="preserve"> and the rest positive. </w:t>
      </w:r>
      <w:r w:rsidR="00D0048E">
        <w:rPr>
          <w:rFonts w:ascii="Times New Roman" w:hAnsi="Times New Roman" w:cs="Times New Roman"/>
          <w:iCs/>
          <w:sz w:val="24"/>
          <w:szCs w:val="24"/>
        </w:rPr>
        <w:t>The output for October resulted in a strong signal for above normal temperatures</w:t>
      </w:r>
      <w:r w:rsidR="00097C71">
        <w:rPr>
          <w:rFonts w:ascii="Times New Roman" w:hAnsi="Times New Roman" w:cs="Times New Roman"/>
          <w:iCs/>
          <w:sz w:val="24"/>
          <w:szCs w:val="24"/>
        </w:rPr>
        <w:t xml:space="preserve">, with a predicted T2M_Std of </w:t>
      </w:r>
      <w:r w:rsidR="001D09A1">
        <w:rPr>
          <w:rFonts w:ascii="Times New Roman" w:hAnsi="Times New Roman" w:cs="Times New Roman"/>
          <w:iCs/>
          <w:sz w:val="24"/>
          <w:szCs w:val="24"/>
        </w:rPr>
        <w:t xml:space="preserve">2.24 </w:t>
      </w:r>
      <m:oMath>
        <m:r>
          <w:rPr>
            <w:rFonts w:ascii="Cambria Math" w:hAnsi="Cambria Math" w:cs="Times New Roman"/>
            <w:sz w:val="24"/>
            <w:szCs w:val="24"/>
          </w:rPr>
          <m:t>σ</m:t>
        </m:r>
      </m:oMath>
      <w:r w:rsidR="001D09A1">
        <w:rPr>
          <w:rFonts w:ascii="Times New Roman" w:eastAsiaTheme="minorEastAsia" w:hAnsi="Times New Roman" w:cs="Times New Roman"/>
          <w:iCs/>
          <w:sz w:val="24"/>
          <w:szCs w:val="24"/>
        </w:rPr>
        <w:t xml:space="preserve"> and T2M of 2.63</w:t>
      </w:r>
      <m:oMath>
        <m:r>
          <w:rPr>
            <w:rFonts w:ascii="Cambria Math" w:eastAsiaTheme="minorEastAsia" w:hAnsi="Cambria Math" w:cs="Times New Roman"/>
            <w:sz w:val="24"/>
            <w:szCs w:val="24"/>
          </w:rPr>
          <m:t>℃</m:t>
        </m:r>
      </m:oMath>
      <w:r w:rsidR="00E678BF">
        <w:rPr>
          <w:rFonts w:ascii="Times New Roman" w:eastAsiaTheme="minorEastAsia" w:hAnsi="Times New Roman" w:cs="Times New Roman"/>
          <w:iCs/>
          <w:sz w:val="24"/>
          <w:szCs w:val="24"/>
        </w:rPr>
        <w:t xml:space="preserve">. Alongside the expected </w:t>
      </w:r>
      <w:r w:rsidR="00592616">
        <w:rPr>
          <w:rFonts w:ascii="Times New Roman" w:eastAsiaTheme="minorEastAsia" w:hAnsi="Times New Roman" w:cs="Times New Roman"/>
          <w:iCs/>
          <w:sz w:val="24"/>
          <w:szCs w:val="24"/>
        </w:rPr>
        <w:t>category being determined as above normal</w:t>
      </w:r>
      <w:r w:rsidR="001B7490">
        <w:rPr>
          <w:rFonts w:ascii="Times New Roman" w:eastAsiaTheme="minorEastAsia" w:hAnsi="Times New Roman" w:cs="Times New Roman"/>
          <w:iCs/>
          <w:sz w:val="24"/>
          <w:szCs w:val="24"/>
        </w:rPr>
        <w:t xml:space="preserve"> </w:t>
      </w:r>
      <w:r w:rsidR="00592616">
        <w:rPr>
          <w:rFonts w:ascii="Times New Roman" w:eastAsiaTheme="minorEastAsia" w:hAnsi="Times New Roman" w:cs="Times New Roman"/>
          <w:iCs/>
          <w:sz w:val="24"/>
          <w:szCs w:val="24"/>
        </w:rPr>
        <w:t>came supportive probabilities of 85.5%, 14.2%, and 0.3% for above normal, normal, and below normal</w:t>
      </w:r>
      <w:r w:rsidR="008A7123">
        <w:rPr>
          <w:rFonts w:ascii="Times New Roman" w:eastAsiaTheme="minorEastAsia" w:hAnsi="Times New Roman" w:cs="Times New Roman"/>
          <w:iCs/>
          <w:sz w:val="24"/>
          <w:szCs w:val="24"/>
        </w:rPr>
        <w:t xml:space="preserve"> conditions, respectively.</w:t>
      </w:r>
    </w:p>
    <w:p w14:paraId="0AC66481" w14:textId="677530B3" w:rsidR="00387F34" w:rsidRDefault="0032542B" w:rsidP="003B2B33">
      <w:pPr>
        <w:pStyle w:val="Heading2"/>
      </w:pPr>
      <w:r>
        <w:t>d</w:t>
      </w:r>
      <w:r w:rsidRPr="00387F34">
        <w:t>.     ML Model Evaluation</w:t>
      </w:r>
    </w:p>
    <w:p w14:paraId="5C0D3266" w14:textId="37FB640A" w:rsidR="000E631A" w:rsidRDefault="00816AFA" w:rsidP="0032542B">
      <w:pPr>
        <w:spacing w:line="480" w:lineRule="auto"/>
        <w:rPr>
          <w:rFonts w:ascii="Times New Roman" w:hAnsi="Times New Roman" w:cs="Times New Roman"/>
          <w:sz w:val="24"/>
          <w:szCs w:val="24"/>
        </w:rPr>
      </w:pPr>
      <w:r>
        <w:rPr>
          <w:rFonts w:ascii="Times New Roman" w:hAnsi="Times New Roman" w:cs="Times New Roman"/>
          <w:sz w:val="24"/>
          <w:szCs w:val="24"/>
        </w:rPr>
        <w:tab/>
      </w:r>
      <w:r w:rsidR="006A4858">
        <w:rPr>
          <w:rFonts w:ascii="Times New Roman" w:hAnsi="Times New Roman" w:cs="Times New Roman"/>
          <w:sz w:val="24"/>
          <w:szCs w:val="24"/>
        </w:rPr>
        <w:t xml:space="preserve">Similarly to the statistical MLR model, the random forest model </w:t>
      </w:r>
      <w:r w:rsidR="0034029B">
        <w:rPr>
          <w:rFonts w:ascii="Times New Roman" w:hAnsi="Times New Roman" w:cs="Times New Roman"/>
          <w:sz w:val="24"/>
          <w:szCs w:val="24"/>
        </w:rPr>
        <w:t xml:space="preserve">showed some promise but </w:t>
      </w:r>
      <w:r w:rsidR="00993820">
        <w:rPr>
          <w:rFonts w:ascii="Times New Roman" w:hAnsi="Times New Roman" w:cs="Times New Roman"/>
          <w:sz w:val="24"/>
          <w:szCs w:val="24"/>
        </w:rPr>
        <w:t>had significant errors. When comparing the</w:t>
      </w:r>
      <w:r w:rsidR="00D43361">
        <w:rPr>
          <w:rFonts w:ascii="Times New Roman" w:hAnsi="Times New Roman" w:cs="Times New Roman"/>
          <w:sz w:val="24"/>
          <w:szCs w:val="24"/>
        </w:rPr>
        <w:t xml:space="preserve"> RMSE of each region and variable for all months, we find that </w:t>
      </w:r>
      <w:r w:rsidR="005B3BFE">
        <w:rPr>
          <w:rFonts w:ascii="Times New Roman" w:hAnsi="Times New Roman" w:cs="Times New Roman"/>
          <w:sz w:val="24"/>
          <w:szCs w:val="24"/>
        </w:rPr>
        <w:t xml:space="preserve">the models showed similar </w:t>
      </w:r>
      <w:r w:rsidR="005A1FA0">
        <w:rPr>
          <w:rFonts w:ascii="Times New Roman" w:hAnsi="Times New Roman" w:cs="Times New Roman"/>
          <w:sz w:val="24"/>
          <w:szCs w:val="24"/>
        </w:rPr>
        <w:t>errors</w:t>
      </w:r>
      <w:r w:rsidR="005B3BFE">
        <w:rPr>
          <w:rFonts w:ascii="Times New Roman" w:hAnsi="Times New Roman" w:cs="Times New Roman"/>
          <w:sz w:val="24"/>
          <w:szCs w:val="24"/>
        </w:rPr>
        <w:t xml:space="preserve"> </w:t>
      </w:r>
      <w:r w:rsidR="00F843C4">
        <w:rPr>
          <w:rFonts w:ascii="Times New Roman" w:hAnsi="Times New Roman" w:cs="Times New Roman"/>
          <w:sz w:val="24"/>
          <w:szCs w:val="24"/>
        </w:rPr>
        <w:t xml:space="preserve">to </w:t>
      </w:r>
      <w:r w:rsidR="00B1072A">
        <w:rPr>
          <w:rFonts w:ascii="Times New Roman" w:hAnsi="Times New Roman" w:cs="Times New Roman"/>
          <w:sz w:val="24"/>
          <w:szCs w:val="24"/>
        </w:rPr>
        <w:t>each other</w:t>
      </w:r>
      <w:r w:rsidR="00F843C4">
        <w:rPr>
          <w:rFonts w:ascii="Times New Roman" w:hAnsi="Times New Roman" w:cs="Times New Roman"/>
          <w:sz w:val="24"/>
          <w:szCs w:val="24"/>
        </w:rPr>
        <w:t xml:space="preserve">, with RMSE scores anywhere from </w:t>
      </w:r>
      <w:r w:rsidR="00ED099F">
        <w:rPr>
          <w:rFonts w:ascii="Times New Roman" w:hAnsi="Times New Roman" w:cs="Times New Roman"/>
          <w:sz w:val="24"/>
          <w:szCs w:val="24"/>
        </w:rPr>
        <w:t xml:space="preserve">0.85 to </w:t>
      </w:r>
      <w:r w:rsidR="00315850">
        <w:rPr>
          <w:rFonts w:ascii="Times New Roman" w:hAnsi="Times New Roman" w:cs="Times New Roman"/>
          <w:sz w:val="24"/>
          <w:szCs w:val="24"/>
        </w:rPr>
        <w:t>over 1.</w:t>
      </w:r>
      <w:r w:rsidR="00D40F91">
        <w:rPr>
          <w:rFonts w:ascii="Times New Roman" w:hAnsi="Times New Roman" w:cs="Times New Roman"/>
          <w:sz w:val="24"/>
          <w:szCs w:val="24"/>
        </w:rPr>
        <w:t>33</w:t>
      </w:r>
      <w:r w:rsidR="001B4340">
        <w:rPr>
          <w:rFonts w:ascii="Times New Roman" w:hAnsi="Times New Roman" w:cs="Times New Roman"/>
          <w:sz w:val="24"/>
          <w:szCs w:val="24"/>
        </w:rPr>
        <w:t xml:space="preserve"> standard deviations</w:t>
      </w:r>
      <w:r w:rsidR="00B54158">
        <w:rPr>
          <w:rFonts w:ascii="Times New Roman" w:hAnsi="Times New Roman" w:cs="Times New Roman"/>
          <w:sz w:val="24"/>
          <w:szCs w:val="24"/>
        </w:rPr>
        <w:t xml:space="preserve"> (Fig</w:t>
      </w:r>
      <w:r w:rsidR="00E725DA">
        <w:rPr>
          <w:rFonts w:ascii="Times New Roman" w:hAnsi="Times New Roman" w:cs="Times New Roman"/>
          <w:sz w:val="24"/>
          <w:szCs w:val="24"/>
        </w:rPr>
        <w:t>.</w:t>
      </w:r>
      <w:r w:rsidR="00B54158">
        <w:rPr>
          <w:rFonts w:ascii="Times New Roman" w:hAnsi="Times New Roman" w:cs="Times New Roman"/>
          <w:sz w:val="24"/>
          <w:szCs w:val="24"/>
        </w:rPr>
        <w:t xml:space="preserve"> </w:t>
      </w:r>
      <w:r w:rsidR="00A94792">
        <w:rPr>
          <w:rFonts w:ascii="Times New Roman" w:hAnsi="Times New Roman" w:cs="Times New Roman"/>
          <w:sz w:val="24"/>
          <w:szCs w:val="24"/>
        </w:rPr>
        <w:t>13</w:t>
      </w:r>
      <w:r w:rsidR="00B54158">
        <w:rPr>
          <w:rFonts w:ascii="Times New Roman" w:hAnsi="Times New Roman" w:cs="Times New Roman"/>
          <w:sz w:val="24"/>
          <w:szCs w:val="24"/>
        </w:rPr>
        <w:t>)</w:t>
      </w:r>
    </w:p>
    <w:p w14:paraId="7862A931" w14:textId="1CE43FE6" w:rsidR="00381EE1" w:rsidRDefault="00A94792" w:rsidP="00381EE1">
      <w:pPr>
        <w:spacing w:line="480" w:lineRule="auto"/>
        <w:jc w:val="center"/>
      </w:pPr>
      <w:r w:rsidRPr="009C07E8">
        <w:rPr>
          <w:rFonts w:ascii="Times New Roman" w:hAnsi="Times New Roman" w:cs="Times New Roman"/>
          <w:i/>
          <w:noProof/>
          <w:sz w:val="24"/>
          <w:szCs w:val="24"/>
        </w:rPr>
        <w:lastRenderedPageBreak/>
        <mc:AlternateContent>
          <mc:Choice Requires="wps">
            <w:drawing>
              <wp:anchor distT="0" distB="0" distL="114300" distR="114300" simplePos="0" relativeHeight="251658253" behindDoc="1" locked="0" layoutInCell="1" allowOverlap="1" wp14:anchorId="77963BEB" wp14:editId="25F65FAB">
                <wp:simplePos x="0" y="0"/>
                <wp:positionH relativeFrom="margin">
                  <wp:align>center</wp:align>
                </wp:positionH>
                <wp:positionV relativeFrom="paragraph">
                  <wp:posOffset>4343400</wp:posOffset>
                </wp:positionV>
                <wp:extent cx="6182995" cy="635"/>
                <wp:effectExtent l="0" t="0" r="8255" b="3810"/>
                <wp:wrapTight wrapText="bothSides">
                  <wp:wrapPolygon edited="0">
                    <wp:start x="0" y="0"/>
                    <wp:lineTo x="0" y="21130"/>
                    <wp:lineTo x="21562" y="21130"/>
                    <wp:lineTo x="21562" y="0"/>
                    <wp:lineTo x="0" y="0"/>
                  </wp:wrapPolygon>
                </wp:wrapTight>
                <wp:docPr id="314173593" name="Text Box 1"/>
                <wp:cNvGraphicFramePr/>
                <a:graphic xmlns:a="http://schemas.openxmlformats.org/drawingml/2006/main">
                  <a:graphicData uri="http://schemas.microsoft.com/office/word/2010/wordprocessingShape">
                    <wps:wsp>
                      <wps:cNvSpPr txBox="1"/>
                      <wps:spPr>
                        <a:xfrm>
                          <a:off x="0" y="0"/>
                          <a:ext cx="6182995" cy="635"/>
                        </a:xfrm>
                        <a:prstGeom prst="rect">
                          <a:avLst/>
                        </a:prstGeom>
                        <a:solidFill>
                          <a:prstClr val="white"/>
                        </a:solidFill>
                        <a:ln>
                          <a:noFill/>
                        </a:ln>
                      </wps:spPr>
                      <wps:txbx>
                        <w:txbxContent>
                          <w:p w14:paraId="42F7A91B" w14:textId="06B03578" w:rsidR="00381EE1" w:rsidRPr="00D14606" w:rsidRDefault="00381EE1" w:rsidP="00381EE1">
                            <w:pPr>
                              <w:pStyle w:val="Caption"/>
                              <w:spacing w:after="0"/>
                              <w:jc w:val="center"/>
                              <w:rPr>
                                <w:rFonts w:ascii="Times New Roman" w:hAnsi="Times New Roman" w:cs="Times New Roman"/>
                                <w:color w:val="auto"/>
                                <w:sz w:val="32"/>
                                <w:szCs w:val="32"/>
                              </w:rPr>
                            </w:pPr>
                            <w:r w:rsidRPr="00387F34">
                              <w:rPr>
                                <w:rFonts w:ascii="Times New Roman" w:hAnsi="Times New Roman" w:cs="Times New Roman"/>
                                <w:color w:val="auto"/>
                                <w:sz w:val="24"/>
                                <w:szCs w:val="24"/>
                              </w:rPr>
                              <w:t>Figure 1</w:t>
                            </w:r>
                            <w:r w:rsidR="00C120B4">
                              <w:rPr>
                                <w:rFonts w:ascii="Times New Roman" w:hAnsi="Times New Roman" w:cs="Times New Roman"/>
                                <w:color w:val="auto"/>
                                <w:sz w:val="24"/>
                                <w:szCs w:val="24"/>
                              </w:rPr>
                              <w:t>3</w:t>
                            </w:r>
                            <w:r w:rsidRPr="00387F34">
                              <w:rPr>
                                <w:rFonts w:ascii="Times New Roman" w:hAnsi="Times New Roman" w:cs="Times New Roman"/>
                                <w:color w:val="auto"/>
                                <w:sz w:val="24"/>
                                <w:szCs w:val="24"/>
                              </w:rPr>
                              <w:t xml:space="preserve">. </w:t>
                            </w:r>
                            <w:r w:rsidR="00A83016">
                              <w:rPr>
                                <w:rFonts w:ascii="Times New Roman" w:hAnsi="Times New Roman" w:cs="Times New Roman"/>
                                <w:color w:val="auto"/>
                                <w:sz w:val="24"/>
                                <w:szCs w:val="24"/>
                              </w:rPr>
                              <w:t xml:space="preserve">Plot of the Root Mean Square Error (RMSE) as a </w:t>
                            </w:r>
                            <w:r w:rsidR="00B33B48">
                              <w:rPr>
                                <w:rFonts w:ascii="Times New Roman" w:hAnsi="Times New Roman" w:cs="Times New Roman"/>
                                <w:color w:val="auto"/>
                                <w:sz w:val="24"/>
                                <w:szCs w:val="24"/>
                              </w:rPr>
                              <w:t xml:space="preserve">value of the standard deviation (St. Dev.) </w:t>
                            </w:r>
                            <w:r w:rsidR="00D95228">
                              <w:rPr>
                                <w:rFonts w:ascii="Times New Roman" w:hAnsi="Times New Roman" w:cs="Times New Roman"/>
                                <w:color w:val="auto"/>
                                <w:sz w:val="24"/>
                                <w:szCs w:val="24"/>
                              </w:rPr>
                              <w:t>of each region and variable</w:t>
                            </w:r>
                            <w:r w:rsidR="00D476C2">
                              <w:rPr>
                                <w:rFonts w:ascii="Times New Roman" w:hAnsi="Times New Roman" w:cs="Times New Roman"/>
                                <w:color w:val="auto"/>
                                <w:sz w:val="24"/>
                                <w:szCs w:val="24"/>
                              </w:rPr>
                              <w:t xml:space="preserve"> anomaly</w:t>
                            </w:r>
                            <w:r w:rsidR="00D95228">
                              <w:rPr>
                                <w:rFonts w:ascii="Times New Roman" w:hAnsi="Times New Roman" w:cs="Times New Roman"/>
                                <w:color w:val="auto"/>
                                <w:sz w:val="24"/>
                                <w:szCs w:val="24"/>
                              </w:rPr>
                              <w:t xml:space="preserve"> pair. </w:t>
                            </w:r>
                            <w:r w:rsidR="00BA20A9">
                              <w:rPr>
                                <w:rFonts w:ascii="Times New Roman" w:hAnsi="Times New Roman" w:cs="Times New Roman"/>
                                <w:color w:val="auto"/>
                                <w:sz w:val="24"/>
                                <w:szCs w:val="24"/>
                              </w:rPr>
                              <w:t>RMSE of the regional temperature</w:t>
                            </w:r>
                            <w:r w:rsidR="0035076E">
                              <w:rPr>
                                <w:rFonts w:ascii="Times New Roman" w:hAnsi="Times New Roman" w:cs="Times New Roman"/>
                                <w:color w:val="auto"/>
                                <w:sz w:val="24"/>
                                <w:szCs w:val="24"/>
                              </w:rPr>
                              <w:t xml:space="preserve"> anomalies</w:t>
                            </w:r>
                            <w:r w:rsidR="00BA20A9">
                              <w:rPr>
                                <w:rFonts w:ascii="Times New Roman" w:hAnsi="Times New Roman" w:cs="Times New Roman"/>
                                <w:color w:val="auto"/>
                                <w:sz w:val="24"/>
                                <w:szCs w:val="24"/>
                              </w:rPr>
                              <w:t xml:space="preserve"> are shown in red, and RMSE of the regional precipitation</w:t>
                            </w:r>
                            <w:r w:rsidR="0035076E">
                              <w:rPr>
                                <w:rFonts w:ascii="Times New Roman" w:hAnsi="Times New Roman" w:cs="Times New Roman"/>
                                <w:color w:val="auto"/>
                                <w:sz w:val="24"/>
                                <w:szCs w:val="24"/>
                              </w:rPr>
                              <w:t xml:space="preserve"> anomalies</w:t>
                            </w:r>
                            <w:r w:rsidR="00BA20A9">
                              <w:rPr>
                                <w:rFonts w:ascii="Times New Roman" w:hAnsi="Times New Roman" w:cs="Times New Roman"/>
                                <w:color w:val="auto"/>
                                <w:sz w:val="24"/>
                                <w:szCs w:val="24"/>
                              </w:rPr>
                              <w:t xml:space="preserve"> are shown in blue.</w:t>
                            </w:r>
                            <w:r w:rsidR="0006089A">
                              <w:rPr>
                                <w:rFonts w:ascii="Times New Roman" w:hAnsi="Times New Roman" w:cs="Times New Roman"/>
                                <w:color w:val="auto"/>
                                <w:sz w:val="24"/>
                                <w:szCs w:val="24"/>
                              </w:rPr>
                              <w:t xml:space="preserve"> Figure generated by authors.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7963BEB" id="_x0000_s1035" type="#_x0000_t202" style="position:absolute;left:0;text-align:left;margin-left:0;margin-top:342pt;width:486.85pt;height:.05pt;z-index:-251658227;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" stroked="f">
                <v:textbox style="mso-fit-shape-to-text:t" inset="0,0,0,0">
                  <w:txbxContent>
                    <w:p w14:paraId="42F7A91B" w14:textId="06B03578" w:rsidR="00381EE1" w:rsidRPr="00D14606" w:rsidRDefault="00381EE1" w:rsidP="00381EE1">
                      <w:pPr>
                        <w:pStyle w:val="Caption"/>
                        <w:spacing w:after="0"/>
                        <w:jc w:val="center"/>
                        <w:rPr>
                          <w:rFonts w:ascii="Times New Roman" w:hAnsi="Times New Roman" w:cs="Times New Roman"/>
                          <w:color w:val="auto"/>
                          <w:sz w:val="32"/>
                          <w:szCs w:val="32"/>
                        </w:rPr>
                      </w:pPr>
                      <w:r w:rsidRPr="00387F34">
                        <w:rPr>
                          <w:rFonts w:ascii="Times New Roman" w:hAnsi="Times New Roman" w:cs="Times New Roman"/>
                          <w:color w:val="auto"/>
                          <w:sz w:val="24"/>
                          <w:szCs w:val="24"/>
                        </w:rPr>
                        <w:t>Figure 1</w:t>
                      </w:r>
                      <w:r w:rsidR="00C120B4">
                        <w:rPr>
                          <w:rFonts w:ascii="Times New Roman" w:hAnsi="Times New Roman" w:cs="Times New Roman"/>
                          <w:color w:val="auto"/>
                          <w:sz w:val="24"/>
                          <w:szCs w:val="24"/>
                        </w:rPr>
                        <w:t>3</w:t>
                      </w:r>
                      <w:r w:rsidRPr="00387F34">
                        <w:rPr>
                          <w:rFonts w:ascii="Times New Roman" w:hAnsi="Times New Roman" w:cs="Times New Roman"/>
                          <w:color w:val="auto"/>
                          <w:sz w:val="24"/>
                          <w:szCs w:val="24"/>
                        </w:rPr>
                        <w:t xml:space="preserve">. </w:t>
                      </w:r>
                      <w:r w:rsidR="00A83016">
                        <w:rPr>
                          <w:rFonts w:ascii="Times New Roman" w:hAnsi="Times New Roman" w:cs="Times New Roman"/>
                          <w:color w:val="auto"/>
                          <w:sz w:val="24"/>
                          <w:szCs w:val="24"/>
                        </w:rPr>
                        <w:t xml:space="preserve">Plot of the Root Mean Square Error (RMSE) as a </w:t>
                      </w:r>
                      <w:r w:rsidR="00B33B48">
                        <w:rPr>
                          <w:rFonts w:ascii="Times New Roman" w:hAnsi="Times New Roman" w:cs="Times New Roman"/>
                          <w:color w:val="auto"/>
                          <w:sz w:val="24"/>
                          <w:szCs w:val="24"/>
                        </w:rPr>
                        <w:t xml:space="preserve">value of the standard deviation (St. Dev.) </w:t>
                      </w:r>
                      <w:r w:rsidR="00D95228">
                        <w:rPr>
                          <w:rFonts w:ascii="Times New Roman" w:hAnsi="Times New Roman" w:cs="Times New Roman"/>
                          <w:color w:val="auto"/>
                          <w:sz w:val="24"/>
                          <w:szCs w:val="24"/>
                        </w:rPr>
                        <w:t>of each region and variable</w:t>
                      </w:r>
                      <w:r w:rsidR="00D476C2">
                        <w:rPr>
                          <w:rFonts w:ascii="Times New Roman" w:hAnsi="Times New Roman" w:cs="Times New Roman"/>
                          <w:color w:val="auto"/>
                          <w:sz w:val="24"/>
                          <w:szCs w:val="24"/>
                        </w:rPr>
                        <w:t xml:space="preserve"> anomaly</w:t>
                      </w:r>
                      <w:r w:rsidR="00D95228">
                        <w:rPr>
                          <w:rFonts w:ascii="Times New Roman" w:hAnsi="Times New Roman" w:cs="Times New Roman"/>
                          <w:color w:val="auto"/>
                          <w:sz w:val="24"/>
                          <w:szCs w:val="24"/>
                        </w:rPr>
                        <w:t xml:space="preserve"> pair. </w:t>
                      </w:r>
                      <w:r w:rsidR="00BA20A9">
                        <w:rPr>
                          <w:rFonts w:ascii="Times New Roman" w:hAnsi="Times New Roman" w:cs="Times New Roman"/>
                          <w:color w:val="auto"/>
                          <w:sz w:val="24"/>
                          <w:szCs w:val="24"/>
                        </w:rPr>
                        <w:t>RMSE of the regional temperature</w:t>
                      </w:r>
                      <w:r w:rsidR="0035076E">
                        <w:rPr>
                          <w:rFonts w:ascii="Times New Roman" w:hAnsi="Times New Roman" w:cs="Times New Roman"/>
                          <w:color w:val="auto"/>
                          <w:sz w:val="24"/>
                          <w:szCs w:val="24"/>
                        </w:rPr>
                        <w:t xml:space="preserve"> anomalies</w:t>
                      </w:r>
                      <w:r w:rsidR="00BA20A9">
                        <w:rPr>
                          <w:rFonts w:ascii="Times New Roman" w:hAnsi="Times New Roman" w:cs="Times New Roman"/>
                          <w:color w:val="auto"/>
                          <w:sz w:val="24"/>
                          <w:szCs w:val="24"/>
                        </w:rPr>
                        <w:t xml:space="preserve"> are shown in red, and RMSE of the regional precipitation</w:t>
                      </w:r>
                      <w:r w:rsidR="0035076E">
                        <w:rPr>
                          <w:rFonts w:ascii="Times New Roman" w:hAnsi="Times New Roman" w:cs="Times New Roman"/>
                          <w:color w:val="auto"/>
                          <w:sz w:val="24"/>
                          <w:szCs w:val="24"/>
                        </w:rPr>
                        <w:t xml:space="preserve"> anomalies</w:t>
                      </w:r>
                      <w:r w:rsidR="00BA20A9">
                        <w:rPr>
                          <w:rFonts w:ascii="Times New Roman" w:hAnsi="Times New Roman" w:cs="Times New Roman"/>
                          <w:color w:val="auto"/>
                          <w:sz w:val="24"/>
                          <w:szCs w:val="24"/>
                        </w:rPr>
                        <w:t xml:space="preserve"> are shown in blue.</w:t>
                      </w:r>
                      <w:r w:rsidR="0006089A">
                        <w:rPr>
                          <w:rFonts w:ascii="Times New Roman" w:hAnsi="Times New Roman" w:cs="Times New Roman"/>
                          <w:color w:val="auto"/>
                          <w:sz w:val="24"/>
                          <w:szCs w:val="24"/>
                        </w:rPr>
                        <w:t xml:space="preserve"> Figure generated by authors.</w:t>
                      </w:r>
                    </w:p>
                  </w:txbxContent>
                </v:textbox>
                <w10:wrap type="tight" anchorx="margin"/>
              </v:shape>
            </w:pict>
          </mc:Fallback>
        </mc:AlternateContent>
      </w:r>
      <w:r w:rsidR="24AC7E25">
        <w:rPr>
          <w:noProof/>
        </w:rPr>
        <w:drawing>
          <wp:inline distT="0" distB="0" distL="0" distR="0" wp14:anchorId="22F13689" wp14:editId="199A395E">
            <wp:extent cx="3571875" cy="4229316"/>
            <wp:effectExtent l="0" t="0" r="0" b="0"/>
            <wp:docPr id="4585845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584561" name="Picture 458584561"/>
                    <pic:cNvPicPr/>
                  </pic:nvPicPr>
                  <pic:blipFill>
                    <a:blip r:embed="rId27">
                      <a:extLst>
                        <a:ext uri="{28A0092B-C50C-407E-A947-70E740481C1C}">
                          <a14:useLocalDpi xmlns:a14="http://schemas.microsoft.com/office/drawing/2010/main"/>
                        </a:ext>
                      </a:extLst>
                    </a:blip>
                    <a:stretch>
                      <a:fillRect/>
                    </a:stretch>
                  </pic:blipFill>
                  <pic:spPr>
                    <a:xfrm>
                      <a:off x="0" y="0"/>
                      <a:ext cx="3585830" cy="4245840"/>
                    </a:xfrm>
                    <a:prstGeom prst="rect">
                      <a:avLst/>
                    </a:prstGeom>
                  </pic:spPr>
                </pic:pic>
              </a:graphicData>
            </a:graphic>
          </wp:inline>
        </w:drawing>
      </w:r>
    </w:p>
    <w:p w14:paraId="23EFEE21" w14:textId="01536BFE" w:rsidR="00A9297B" w:rsidRDefault="0047344C" w:rsidP="0032542B">
      <w:pPr>
        <w:spacing w:line="480" w:lineRule="auto"/>
        <w:rPr>
          <w:rFonts w:ascii="Times New Roman" w:hAnsi="Times New Roman" w:cs="Times New Roman"/>
          <w:sz w:val="24"/>
          <w:szCs w:val="24"/>
        </w:rPr>
      </w:pPr>
      <w:r>
        <w:rPr>
          <w:rFonts w:ascii="Times New Roman" w:hAnsi="Times New Roman" w:cs="Times New Roman"/>
          <w:sz w:val="24"/>
          <w:szCs w:val="24"/>
        </w:rPr>
        <w:t xml:space="preserve"> Since the standard deviation for temperature and</w:t>
      </w:r>
      <w:r w:rsidR="00D55843">
        <w:rPr>
          <w:rFonts w:ascii="Times New Roman" w:hAnsi="Times New Roman" w:cs="Times New Roman"/>
          <w:sz w:val="24"/>
          <w:szCs w:val="24"/>
        </w:rPr>
        <w:t xml:space="preserve"> precipitation anomalies </w:t>
      </w:r>
      <w:r w:rsidR="00D820C9">
        <w:rPr>
          <w:rFonts w:ascii="Times New Roman" w:hAnsi="Times New Roman" w:cs="Times New Roman"/>
          <w:sz w:val="24"/>
          <w:szCs w:val="24"/>
        </w:rPr>
        <w:t>were around</w:t>
      </w:r>
      <w:r w:rsidR="003323E6">
        <w:rPr>
          <w:rFonts w:ascii="Times New Roman" w:hAnsi="Times New Roman" w:cs="Times New Roman"/>
          <w:sz w:val="24"/>
          <w:szCs w:val="24"/>
        </w:rPr>
        <w:t xml:space="preserve"> 1</w:t>
      </w:r>
      <w:r w:rsidR="00173F05">
        <w:rPr>
          <w:rFonts w:ascii="Times New Roman" w:hAnsi="Times New Roman" w:cs="Times New Roman"/>
          <w:sz w:val="24"/>
          <w:szCs w:val="24"/>
        </w:rPr>
        <w:t>.</w:t>
      </w:r>
      <w:r w:rsidR="001744BA">
        <w:rPr>
          <w:rFonts w:ascii="Times New Roman" w:hAnsi="Times New Roman" w:cs="Times New Roman"/>
          <w:sz w:val="24"/>
          <w:szCs w:val="24"/>
        </w:rPr>
        <w:t>0</w:t>
      </w:r>
      <w:r w:rsidR="003323E6">
        <w:rPr>
          <w:rFonts w:ascii="Times New Roman" w:hAnsi="Times New Roman" w:cs="Times New Roman"/>
          <w:sz w:val="24"/>
          <w:szCs w:val="24"/>
        </w:rPr>
        <w:t>-1.</w:t>
      </w:r>
      <w:r w:rsidR="001744BA">
        <w:rPr>
          <w:rFonts w:ascii="Times New Roman" w:hAnsi="Times New Roman" w:cs="Times New Roman"/>
          <w:sz w:val="24"/>
          <w:szCs w:val="24"/>
        </w:rPr>
        <w:t>3</w:t>
      </w:r>
      <w:r w:rsidR="003323E6">
        <w:rPr>
          <w:rFonts w:ascii="Times New Roman" w:hAnsi="Times New Roman" w:cs="Times New Roman"/>
          <w:sz w:val="24"/>
          <w:szCs w:val="24"/>
        </w:rPr>
        <w:t xml:space="preserve"> units, and </w:t>
      </w:r>
      <w:r w:rsidR="00DF3AD7">
        <w:rPr>
          <w:rFonts w:ascii="Times New Roman" w:hAnsi="Times New Roman" w:cs="Times New Roman"/>
          <w:sz w:val="24"/>
          <w:szCs w:val="24"/>
        </w:rPr>
        <w:t xml:space="preserve">the range of anomaly values </w:t>
      </w:r>
      <w:r w:rsidR="00D13D21">
        <w:rPr>
          <w:rFonts w:ascii="Times New Roman" w:hAnsi="Times New Roman" w:cs="Times New Roman"/>
          <w:sz w:val="24"/>
          <w:szCs w:val="24"/>
        </w:rPr>
        <w:t xml:space="preserve">often </w:t>
      </w:r>
      <w:r w:rsidR="007B2636">
        <w:rPr>
          <w:rFonts w:ascii="Times New Roman" w:hAnsi="Times New Roman" w:cs="Times New Roman"/>
          <w:sz w:val="24"/>
          <w:szCs w:val="24"/>
        </w:rPr>
        <w:t>stay</w:t>
      </w:r>
      <w:r w:rsidR="00B80E85">
        <w:rPr>
          <w:rFonts w:ascii="Times New Roman" w:hAnsi="Times New Roman" w:cs="Times New Roman"/>
          <w:sz w:val="24"/>
          <w:szCs w:val="24"/>
        </w:rPr>
        <w:t>ed</w:t>
      </w:r>
      <w:r w:rsidR="007B2636">
        <w:rPr>
          <w:rFonts w:ascii="Times New Roman" w:hAnsi="Times New Roman" w:cs="Times New Roman"/>
          <w:sz w:val="24"/>
          <w:szCs w:val="24"/>
        </w:rPr>
        <w:t xml:space="preserve"> within one standard deviation</w:t>
      </w:r>
      <w:r w:rsidR="00B80E85">
        <w:rPr>
          <w:rFonts w:ascii="Times New Roman" w:hAnsi="Times New Roman" w:cs="Times New Roman"/>
          <w:sz w:val="24"/>
          <w:szCs w:val="24"/>
        </w:rPr>
        <w:t xml:space="preserve">, </w:t>
      </w:r>
      <w:r w:rsidR="007B2636">
        <w:rPr>
          <w:rFonts w:ascii="Times New Roman" w:hAnsi="Times New Roman" w:cs="Times New Roman"/>
          <w:sz w:val="24"/>
          <w:szCs w:val="24"/>
        </w:rPr>
        <w:t>given the normal distribution of each anomaly va</w:t>
      </w:r>
      <w:r w:rsidR="00F25E9A">
        <w:rPr>
          <w:rFonts w:ascii="Times New Roman" w:hAnsi="Times New Roman" w:cs="Times New Roman"/>
          <w:sz w:val="24"/>
          <w:szCs w:val="24"/>
        </w:rPr>
        <w:t xml:space="preserve">riable, </w:t>
      </w:r>
      <w:r w:rsidR="00457293">
        <w:rPr>
          <w:rFonts w:ascii="Times New Roman" w:hAnsi="Times New Roman" w:cs="Times New Roman"/>
          <w:sz w:val="24"/>
          <w:szCs w:val="24"/>
        </w:rPr>
        <w:t xml:space="preserve">this error </w:t>
      </w:r>
      <w:r w:rsidR="00230F7D">
        <w:rPr>
          <w:rFonts w:ascii="Times New Roman" w:hAnsi="Times New Roman" w:cs="Times New Roman"/>
          <w:sz w:val="24"/>
          <w:szCs w:val="24"/>
        </w:rPr>
        <w:t>is not low enough to imply reliable operational use in forecasting the anomaly value.</w:t>
      </w:r>
      <w:r w:rsidR="005D6DBC">
        <w:rPr>
          <w:rFonts w:ascii="Times New Roman" w:hAnsi="Times New Roman" w:cs="Times New Roman"/>
          <w:sz w:val="24"/>
          <w:szCs w:val="24"/>
        </w:rPr>
        <w:t xml:space="preserve"> Still, </w:t>
      </w:r>
      <w:r w:rsidR="00F73DD7">
        <w:rPr>
          <w:rFonts w:ascii="Times New Roman" w:hAnsi="Times New Roman" w:cs="Times New Roman"/>
          <w:sz w:val="24"/>
          <w:szCs w:val="24"/>
        </w:rPr>
        <w:t>many</w:t>
      </w:r>
      <w:r w:rsidR="005D6DBC">
        <w:rPr>
          <w:rFonts w:ascii="Times New Roman" w:hAnsi="Times New Roman" w:cs="Times New Roman"/>
          <w:sz w:val="24"/>
          <w:szCs w:val="24"/>
        </w:rPr>
        <w:t xml:space="preserve"> of the general trends assessed in the</w:t>
      </w:r>
      <w:r w:rsidR="00CE793B">
        <w:rPr>
          <w:rFonts w:ascii="Times New Roman" w:hAnsi="Times New Roman" w:cs="Times New Roman"/>
          <w:sz w:val="24"/>
          <w:szCs w:val="24"/>
        </w:rPr>
        <w:t xml:space="preserve"> statistical model appear to be replicated here as well. RMSE </w:t>
      </w:r>
      <w:r w:rsidR="00D25700">
        <w:rPr>
          <w:rFonts w:ascii="Times New Roman" w:hAnsi="Times New Roman" w:cs="Times New Roman"/>
          <w:sz w:val="24"/>
          <w:szCs w:val="24"/>
        </w:rPr>
        <w:t xml:space="preserve">scores appear to be regionalized to an extent, with </w:t>
      </w:r>
      <w:r w:rsidR="00C06096">
        <w:rPr>
          <w:rFonts w:ascii="Times New Roman" w:hAnsi="Times New Roman" w:cs="Times New Roman"/>
          <w:sz w:val="24"/>
          <w:szCs w:val="24"/>
        </w:rPr>
        <w:t xml:space="preserve">European and United States regions tending to have better RMSE scores than </w:t>
      </w:r>
      <w:r w:rsidR="00315C3B">
        <w:rPr>
          <w:rFonts w:ascii="Times New Roman" w:hAnsi="Times New Roman" w:cs="Times New Roman"/>
          <w:sz w:val="24"/>
          <w:szCs w:val="24"/>
        </w:rPr>
        <w:t>regions</w:t>
      </w:r>
      <w:r w:rsidR="003D4B2C">
        <w:rPr>
          <w:rFonts w:ascii="Times New Roman" w:hAnsi="Times New Roman" w:cs="Times New Roman"/>
          <w:sz w:val="24"/>
          <w:szCs w:val="24"/>
        </w:rPr>
        <w:t xml:space="preserve"> such as th</w:t>
      </w:r>
      <w:r w:rsidR="00315C3B">
        <w:rPr>
          <w:rFonts w:ascii="Times New Roman" w:hAnsi="Times New Roman" w:cs="Times New Roman"/>
          <w:sz w:val="24"/>
          <w:szCs w:val="24"/>
        </w:rPr>
        <w:t>ose in the</w:t>
      </w:r>
      <w:r w:rsidR="003D4B2C">
        <w:rPr>
          <w:rFonts w:ascii="Times New Roman" w:hAnsi="Times New Roman" w:cs="Times New Roman"/>
          <w:sz w:val="24"/>
          <w:szCs w:val="24"/>
        </w:rPr>
        <w:t xml:space="preserve"> Southern Hemisphere.</w:t>
      </w:r>
    </w:p>
    <w:p w14:paraId="221C4F0A" w14:textId="44E3B97B" w:rsidR="004C3CB1" w:rsidRDefault="0006722C" w:rsidP="7CB80E10">
      <w:pPr>
        <w:spacing w:line="480" w:lineRule="auto"/>
        <w:ind w:firstLine="720"/>
        <w:rPr>
          <w:rFonts w:ascii="Times New Roman" w:hAnsi="Times New Roman" w:cs="Times New Roman"/>
          <w:sz w:val="24"/>
          <w:szCs w:val="24"/>
        </w:rPr>
      </w:pPr>
      <w:bookmarkStart w:id="45" w:name="_Toc228125606"/>
      <w:r>
        <w:rPr>
          <w:noProof/>
        </w:rPr>
        <w:lastRenderedPageBreak/>
        <mc:AlternateContent>
          <mc:Choice Requires="wps">
            <w:drawing>
              <wp:anchor distT="0" distB="0" distL="114300" distR="114300" simplePos="0" relativeHeight="251658254" behindDoc="1" locked="0" layoutInCell="1" allowOverlap="1" wp14:anchorId="08A8928B" wp14:editId="7662A73A">
                <wp:simplePos x="0" y="0"/>
                <wp:positionH relativeFrom="margin">
                  <wp:align>right</wp:align>
                </wp:positionH>
                <wp:positionV relativeFrom="paragraph">
                  <wp:posOffset>4733290</wp:posOffset>
                </wp:positionV>
                <wp:extent cx="5943600" cy="842010"/>
                <wp:effectExtent l="0" t="0" r="0" b="0"/>
                <wp:wrapTight wrapText="bothSides">
                  <wp:wrapPolygon edited="0">
                    <wp:start x="0" y="0"/>
                    <wp:lineTo x="0" y="21130"/>
                    <wp:lineTo x="21531" y="21130"/>
                    <wp:lineTo x="21531" y="0"/>
                    <wp:lineTo x="0" y="0"/>
                  </wp:wrapPolygon>
                </wp:wrapTight>
                <wp:docPr id="1093132767" name="Text Box 1"/>
                <wp:cNvGraphicFramePr/>
                <a:graphic xmlns:a="http://schemas.openxmlformats.org/drawingml/2006/main">
                  <a:graphicData uri="http://schemas.microsoft.com/office/word/2010/wordprocessingShape">
                    <wps:wsp>
                      <wps:cNvSpPr txBox="1"/>
                      <wps:spPr>
                        <a:xfrm>
                          <a:off x="0" y="0"/>
                          <a:ext cx="5943600" cy="842010"/>
                        </a:xfrm>
                        <a:prstGeom prst="rect">
                          <a:avLst/>
                        </a:prstGeom>
                        <a:solidFill>
                          <a:prstClr val="white"/>
                        </a:solidFill>
                        <a:ln>
                          <a:noFill/>
                        </a:ln>
                      </wps:spPr>
                      <wps:txbx>
                        <w:txbxContent>
                          <w:p w14:paraId="7F89590A" w14:textId="6C1E7B3A" w:rsidR="004E0F58" w:rsidRPr="00D14606" w:rsidRDefault="004E0F58" w:rsidP="004E0F58">
                            <w:pPr>
                              <w:pStyle w:val="Caption"/>
                              <w:spacing w:after="0"/>
                              <w:jc w:val="center"/>
                              <w:rPr>
                                <w:rFonts w:ascii="Times New Roman" w:hAnsi="Times New Roman" w:cs="Times New Roman"/>
                                <w:color w:val="auto"/>
                                <w:sz w:val="32"/>
                                <w:szCs w:val="32"/>
                              </w:rPr>
                            </w:pPr>
                            <w:r w:rsidRPr="00387F34">
                              <w:rPr>
                                <w:rFonts w:ascii="Times New Roman" w:hAnsi="Times New Roman" w:cs="Times New Roman"/>
                                <w:color w:val="auto"/>
                                <w:sz w:val="24"/>
                                <w:szCs w:val="24"/>
                              </w:rPr>
                              <w:t>Figure 1</w:t>
                            </w:r>
                            <w:r w:rsidR="00C120B4">
                              <w:rPr>
                                <w:rFonts w:ascii="Times New Roman" w:hAnsi="Times New Roman" w:cs="Times New Roman"/>
                                <w:color w:val="auto"/>
                                <w:sz w:val="24"/>
                                <w:szCs w:val="24"/>
                              </w:rPr>
                              <w:t>4</w:t>
                            </w:r>
                            <w:r>
                              <w:rPr>
                                <w:rFonts w:ascii="Times New Roman" w:hAnsi="Times New Roman" w:cs="Times New Roman"/>
                                <w:color w:val="auto"/>
                                <w:sz w:val="24"/>
                                <w:szCs w:val="24"/>
                              </w:rPr>
                              <w:t>. Plot of the predicted temperature (left) and precipitation (right) anomalies for Eastern Europe by the random forest model. Note that while both predictions (shown by the orange line) increasingly stray from the ground truth (shown as the dotted blue line), there is still a positive relationship like the ground truth line. Illustrating some skill by the model to evaluate the teleconnection correlations.</w:t>
                            </w:r>
                            <w:r w:rsidR="00C120B4">
                              <w:rPr>
                                <w:rFonts w:ascii="Times New Roman" w:hAnsi="Times New Roman" w:cs="Times New Roman"/>
                                <w:color w:val="auto"/>
                                <w:sz w:val="24"/>
                                <w:szCs w:val="24"/>
                              </w:rPr>
                              <w:t xml:space="preserve"> Figures generated by author using </w:t>
                            </w:r>
                            <w:r w:rsidR="00A94792">
                              <w:rPr>
                                <w:rFonts w:ascii="Times New Roman" w:hAnsi="Times New Roman" w:cs="Times New Roman"/>
                                <w:color w:val="auto"/>
                                <w:sz w:val="24"/>
                                <w:szCs w:val="24"/>
                              </w:rPr>
                              <w:t>YDF evaluation tool output.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8A8928B" id="_x0000_s1036" type="#_x0000_t202" style="position:absolute;left:0;text-align:left;margin-left:416.8pt;margin-top:372.7pt;width:468pt;height:66.3pt;z-index:-251658226;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" stroked="f">
                <v:textbox style="mso-fit-shape-to-text:t" inset="0,0,0,0">
                  <w:txbxContent>
                    <w:p w14:paraId="7F89590A" w14:textId="6C1E7B3A" w:rsidR="004E0F58" w:rsidRPr="00D14606" w:rsidRDefault="004E0F58" w:rsidP="004E0F58">
                      <w:pPr>
                        <w:pStyle w:val="Caption"/>
                        <w:spacing w:after="0"/>
                        <w:jc w:val="center"/>
                        <w:rPr>
                          <w:rFonts w:ascii="Times New Roman" w:hAnsi="Times New Roman" w:cs="Times New Roman"/>
                          <w:color w:val="auto"/>
                          <w:sz w:val="32"/>
                          <w:szCs w:val="32"/>
                        </w:rPr>
                      </w:pPr>
                      <w:r w:rsidRPr="00387F34">
                        <w:rPr>
                          <w:rFonts w:ascii="Times New Roman" w:hAnsi="Times New Roman" w:cs="Times New Roman"/>
                          <w:color w:val="auto"/>
                          <w:sz w:val="24"/>
                          <w:szCs w:val="24"/>
                        </w:rPr>
                        <w:t>Figure 1</w:t>
                      </w:r>
                      <w:r w:rsidR="00C120B4">
                        <w:rPr>
                          <w:rFonts w:ascii="Times New Roman" w:hAnsi="Times New Roman" w:cs="Times New Roman"/>
                          <w:color w:val="auto"/>
                          <w:sz w:val="24"/>
                          <w:szCs w:val="24"/>
                        </w:rPr>
                        <w:t>4</w:t>
                      </w:r>
                      <w:r>
                        <w:rPr>
                          <w:rFonts w:ascii="Times New Roman" w:hAnsi="Times New Roman" w:cs="Times New Roman"/>
                          <w:color w:val="auto"/>
                          <w:sz w:val="24"/>
                          <w:szCs w:val="24"/>
                        </w:rPr>
                        <w:t>. Plot of the predicted temperature (left) and precipitation (right) anomalies for Eastern Europe by the random forest model. Note that while both predictions (shown by the orange line) increasingly stray from the ground truth (shown as the dotted blue line), there is still a positive relationship like the ground truth line. Illustrating some skill by the model to evaluate the teleconnection correlations.</w:t>
                      </w:r>
                      <w:r w:rsidR="00C120B4">
                        <w:rPr>
                          <w:rFonts w:ascii="Times New Roman" w:hAnsi="Times New Roman" w:cs="Times New Roman"/>
                          <w:color w:val="auto"/>
                          <w:sz w:val="24"/>
                          <w:szCs w:val="24"/>
                        </w:rPr>
                        <w:t xml:space="preserve"> Figures generated by author using </w:t>
                      </w:r>
                      <w:r w:rsidR="00A94792">
                        <w:rPr>
                          <w:rFonts w:ascii="Times New Roman" w:hAnsi="Times New Roman" w:cs="Times New Roman"/>
                          <w:color w:val="auto"/>
                          <w:sz w:val="24"/>
                          <w:szCs w:val="24"/>
                        </w:rPr>
                        <w:t>YDF evaluation tool output.</w:t>
                      </w:r>
                    </w:p>
                  </w:txbxContent>
                </v:textbox>
                <w10:wrap type="tight" anchorx="margin"/>
              </v:shape>
            </w:pict>
          </mc:Fallback>
        </mc:AlternateContent>
      </w:r>
      <w:r w:rsidR="000A68BB">
        <w:rPr>
          <w:rFonts w:ascii="Times New Roman" w:hAnsi="Times New Roman" w:cs="Times New Roman"/>
          <w:sz w:val="24"/>
          <w:szCs w:val="24"/>
        </w:rPr>
        <w:t xml:space="preserve">When </w:t>
      </w:r>
      <w:r w:rsidR="0028463F">
        <w:rPr>
          <w:rFonts w:ascii="Times New Roman" w:hAnsi="Times New Roman" w:cs="Times New Roman"/>
          <w:sz w:val="24"/>
          <w:szCs w:val="24"/>
        </w:rPr>
        <w:t xml:space="preserve">further </w:t>
      </w:r>
      <w:r w:rsidR="000A68BB">
        <w:rPr>
          <w:rFonts w:ascii="Times New Roman" w:hAnsi="Times New Roman" w:cs="Times New Roman"/>
          <w:sz w:val="24"/>
          <w:szCs w:val="24"/>
        </w:rPr>
        <w:t>examining ML model predictions compared to the “ground truth”</w:t>
      </w:r>
      <w:r w:rsidR="0028463F">
        <w:rPr>
          <w:rFonts w:ascii="Times New Roman" w:hAnsi="Times New Roman" w:cs="Times New Roman"/>
          <w:sz w:val="24"/>
          <w:szCs w:val="24"/>
        </w:rPr>
        <w:t xml:space="preserve">, actual anomaly values </w:t>
      </w:r>
      <w:r w:rsidR="002B0D9A">
        <w:rPr>
          <w:rFonts w:ascii="Times New Roman" w:hAnsi="Times New Roman" w:cs="Times New Roman"/>
          <w:sz w:val="24"/>
          <w:szCs w:val="24"/>
        </w:rPr>
        <w:t xml:space="preserve">we begin to understand where specifically </w:t>
      </w:r>
      <w:r w:rsidR="00CC18ED">
        <w:rPr>
          <w:rFonts w:ascii="Times New Roman" w:hAnsi="Times New Roman" w:cs="Times New Roman"/>
          <w:sz w:val="24"/>
          <w:szCs w:val="24"/>
        </w:rPr>
        <w:t xml:space="preserve">the source of error appears to be coming from. </w:t>
      </w:r>
      <w:r w:rsidR="0012652A">
        <w:rPr>
          <w:rFonts w:ascii="Times New Roman" w:hAnsi="Times New Roman" w:cs="Times New Roman"/>
          <w:sz w:val="24"/>
          <w:szCs w:val="24"/>
        </w:rPr>
        <w:t>Throughout even ou</w:t>
      </w:r>
      <w:r w:rsidR="009D0882">
        <w:rPr>
          <w:rFonts w:ascii="Times New Roman" w:hAnsi="Times New Roman" w:cs="Times New Roman"/>
          <w:sz w:val="24"/>
          <w:szCs w:val="24"/>
        </w:rPr>
        <w:t>r lowest RMSE regions</w:t>
      </w:r>
      <w:r w:rsidR="00A855EF">
        <w:rPr>
          <w:rFonts w:ascii="Times New Roman" w:hAnsi="Times New Roman" w:cs="Times New Roman"/>
          <w:sz w:val="24"/>
          <w:szCs w:val="24"/>
        </w:rPr>
        <w:t xml:space="preserve">, </w:t>
      </w:r>
      <w:r w:rsidR="00CB63EE">
        <w:rPr>
          <w:rFonts w:ascii="Times New Roman" w:hAnsi="Times New Roman" w:cs="Times New Roman"/>
          <w:sz w:val="24"/>
          <w:szCs w:val="24"/>
        </w:rPr>
        <w:t xml:space="preserve">predicted values fail to fully </w:t>
      </w:r>
      <w:r w:rsidR="00D02D86">
        <w:rPr>
          <w:rFonts w:ascii="Times New Roman" w:hAnsi="Times New Roman" w:cs="Times New Roman"/>
          <w:sz w:val="24"/>
          <w:szCs w:val="24"/>
        </w:rPr>
        <w:t xml:space="preserve">represent the </w:t>
      </w:r>
      <w:r w:rsidR="009E3F03">
        <w:rPr>
          <w:rFonts w:ascii="Times New Roman" w:hAnsi="Times New Roman" w:cs="Times New Roman"/>
          <w:sz w:val="24"/>
          <w:szCs w:val="24"/>
        </w:rPr>
        <w:t>relationship at hand</w:t>
      </w:r>
      <w:r w:rsidR="000F3F94">
        <w:rPr>
          <w:rFonts w:ascii="Times New Roman" w:hAnsi="Times New Roman" w:cs="Times New Roman"/>
          <w:sz w:val="24"/>
          <w:szCs w:val="24"/>
        </w:rPr>
        <w:t xml:space="preserve"> (Fig. </w:t>
      </w:r>
      <w:r w:rsidR="00AE0D2A">
        <w:rPr>
          <w:rFonts w:ascii="Times New Roman" w:hAnsi="Times New Roman" w:cs="Times New Roman"/>
          <w:sz w:val="24"/>
          <w:szCs w:val="24"/>
        </w:rPr>
        <w:t>1</w:t>
      </w:r>
      <w:r w:rsidR="00C120B4">
        <w:rPr>
          <w:rFonts w:ascii="Times New Roman" w:hAnsi="Times New Roman" w:cs="Times New Roman"/>
          <w:sz w:val="24"/>
          <w:szCs w:val="24"/>
        </w:rPr>
        <w:t>4</w:t>
      </w:r>
      <w:r w:rsidR="000F3F94">
        <w:rPr>
          <w:rFonts w:ascii="Times New Roman" w:hAnsi="Times New Roman" w:cs="Times New Roman"/>
          <w:sz w:val="24"/>
          <w:szCs w:val="24"/>
        </w:rPr>
        <w:t>)</w:t>
      </w:r>
      <w:r w:rsidR="009E3F03">
        <w:rPr>
          <w:rFonts w:ascii="Times New Roman" w:hAnsi="Times New Roman" w:cs="Times New Roman"/>
          <w:sz w:val="24"/>
          <w:szCs w:val="24"/>
        </w:rPr>
        <w:t>.</w:t>
      </w:r>
      <w:r w:rsidR="000F3F94">
        <w:rPr>
          <w:rFonts w:ascii="Times New Roman" w:hAnsi="Times New Roman" w:cs="Times New Roman"/>
          <w:sz w:val="24"/>
          <w:szCs w:val="24"/>
        </w:rPr>
        <w:t xml:space="preserve"> </w:t>
      </w:r>
      <w:r w:rsidR="00996CA5">
        <w:rPr>
          <w:rFonts w:ascii="Times New Roman" w:hAnsi="Times New Roman" w:cs="Times New Roman"/>
          <w:sz w:val="24"/>
          <w:szCs w:val="24"/>
        </w:rPr>
        <w:t xml:space="preserve">Furthermore, it appears that </w:t>
      </w:r>
      <w:r w:rsidR="0008517A">
        <w:rPr>
          <w:rFonts w:ascii="Times New Roman" w:hAnsi="Times New Roman" w:cs="Times New Roman"/>
          <w:sz w:val="24"/>
          <w:szCs w:val="24"/>
        </w:rPr>
        <w:t xml:space="preserve">anomalies closer to zero </w:t>
      </w:r>
      <w:r w:rsidR="00E51F4C">
        <w:rPr>
          <w:rFonts w:ascii="Times New Roman" w:hAnsi="Times New Roman" w:cs="Times New Roman"/>
          <w:sz w:val="24"/>
          <w:szCs w:val="24"/>
        </w:rPr>
        <w:t>(thereby representing an ideal “normal” temperature or precipitation value</w:t>
      </w:r>
      <w:r w:rsidR="008E147B">
        <w:rPr>
          <w:rFonts w:ascii="Times New Roman" w:hAnsi="Times New Roman" w:cs="Times New Roman"/>
          <w:sz w:val="24"/>
          <w:szCs w:val="24"/>
        </w:rPr>
        <w:t xml:space="preserve">), </w:t>
      </w:r>
      <w:r w:rsidR="006219C9">
        <w:rPr>
          <w:rFonts w:ascii="Times New Roman" w:hAnsi="Times New Roman" w:cs="Times New Roman"/>
          <w:sz w:val="24"/>
          <w:szCs w:val="24"/>
        </w:rPr>
        <w:t xml:space="preserve">have better performance than those at the extremes (Fig. </w:t>
      </w:r>
      <w:r w:rsidR="00AE0D2A">
        <w:rPr>
          <w:rFonts w:ascii="Times New Roman" w:hAnsi="Times New Roman" w:cs="Times New Roman"/>
          <w:sz w:val="24"/>
          <w:szCs w:val="24"/>
        </w:rPr>
        <w:t>1</w:t>
      </w:r>
      <w:r w:rsidR="00C120B4">
        <w:rPr>
          <w:rFonts w:ascii="Times New Roman" w:hAnsi="Times New Roman" w:cs="Times New Roman"/>
          <w:sz w:val="24"/>
          <w:szCs w:val="24"/>
        </w:rPr>
        <w:t>4</w:t>
      </w:r>
      <w:r w:rsidR="006219C9">
        <w:rPr>
          <w:rFonts w:ascii="Times New Roman" w:hAnsi="Times New Roman" w:cs="Times New Roman"/>
          <w:sz w:val="24"/>
          <w:szCs w:val="24"/>
        </w:rPr>
        <w:t>).</w:t>
      </w:r>
    </w:p>
    <w:tbl>
      <w:tblPr>
        <w:tblStyle w:val="TableGrid"/>
        <w:tblW w:w="0" w:type="auto"/>
        <w:jc w:val="center"/>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ook w:val="06A0" w:firstRow="1" w:lastRow="0" w:firstColumn="1" w:lastColumn="0" w:noHBand="1" w:noVBand="1"/>
      </w:tblPr>
      <w:tblGrid>
        <w:gridCol w:w="4823"/>
        <w:gridCol w:w="4537"/>
      </w:tblGrid>
      <w:tr w:rsidR="1C347E4D" w14:paraId="1C44A85C" w14:textId="77777777" w:rsidTr="5485530F">
        <w:trPr>
          <w:trHeight w:val="300"/>
          <w:jc w:val="center"/>
        </w:trPr>
        <w:tc>
          <w:tcPr>
            <w:tcW w:w="4680" w:type="dxa"/>
          </w:tcPr>
          <w:p w14:paraId="082992D6" w14:textId="26A02D77" w:rsidR="1C347E4D" w:rsidRDefault="19360122" w:rsidP="1C347E4D">
            <w:r>
              <w:rPr>
                <w:noProof/>
              </w:rPr>
              <w:drawing>
                <wp:inline distT="0" distB="0" distL="0" distR="0" wp14:anchorId="0EBB7433" wp14:editId="114AA959">
                  <wp:extent cx="3015961" cy="2457450"/>
                  <wp:effectExtent l="0" t="0" r="0" b="0"/>
                  <wp:docPr id="5739962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996299" name="Picture 573996299"/>
                          <pic:cNvPicPr/>
                        </pic:nvPicPr>
                        <pic:blipFill>
                          <a:blip r:embed="rId28">
                            <a:extLst>
                              <a:ext uri="{28A0092B-C50C-407E-A947-70E740481C1C}">
                                <a14:useLocalDpi xmlns:a14="http://schemas.microsoft.com/office/drawing/2010/main"/>
                              </a:ext>
                            </a:extLst>
                          </a:blip>
                          <a:stretch>
                            <a:fillRect/>
                          </a:stretch>
                        </pic:blipFill>
                        <pic:spPr>
                          <a:xfrm>
                            <a:off x="0" y="0"/>
                            <a:ext cx="3027071" cy="2466503"/>
                          </a:xfrm>
                          <a:prstGeom prst="rect">
                            <a:avLst/>
                          </a:prstGeom>
                        </pic:spPr>
                      </pic:pic>
                    </a:graphicData>
                  </a:graphic>
                </wp:inline>
              </w:drawing>
            </w:r>
          </w:p>
        </w:tc>
        <w:tc>
          <w:tcPr>
            <w:tcW w:w="4680" w:type="dxa"/>
          </w:tcPr>
          <w:p w14:paraId="529A8B52" w14:textId="7E1BB502" w:rsidR="1C347E4D" w:rsidRDefault="1C87CA8F" w:rsidP="1C347E4D">
            <w:r>
              <w:rPr>
                <w:noProof/>
              </w:rPr>
              <w:drawing>
                <wp:inline distT="0" distB="0" distL="0" distR="0" wp14:anchorId="20311608" wp14:editId="2BB77FC3">
                  <wp:extent cx="2828925" cy="2469796"/>
                  <wp:effectExtent l="0" t="0" r="0" b="0"/>
                  <wp:docPr id="18171341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949123" name="Picture 473949123"/>
                          <pic:cNvPicPr/>
                        </pic:nvPicPr>
                        <pic:blipFill>
                          <a:blip r:embed="rId29">
                            <a:extLst>
                              <a:ext uri="{28A0092B-C50C-407E-A947-70E740481C1C}">
                                <a14:useLocalDpi xmlns:a14="http://schemas.microsoft.com/office/drawing/2010/main"/>
                              </a:ext>
                            </a:extLst>
                          </a:blip>
                          <a:stretch>
                            <a:fillRect/>
                          </a:stretch>
                        </pic:blipFill>
                        <pic:spPr>
                          <a:xfrm>
                            <a:off x="0" y="0"/>
                            <a:ext cx="2828925" cy="2469796"/>
                          </a:xfrm>
                          <a:prstGeom prst="rect">
                            <a:avLst/>
                          </a:prstGeom>
                        </pic:spPr>
                      </pic:pic>
                    </a:graphicData>
                  </a:graphic>
                </wp:inline>
              </w:drawing>
            </w:r>
          </w:p>
        </w:tc>
      </w:tr>
    </w:tbl>
    <w:p w14:paraId="430A52D3" w14:textId="32987E19" w:rsidR="00A03ABE" w:rsidRPr="00A0116D" w:rsidRDefault="00A03ABE" w:rsidP="001B7490">
      <w:pPr>
        <w:pStyle w:val="Heading1"/>
        <w:ind w:left="0" w:firstLine="0"/>
      </w:pPr>
      <w:r>
        <w:t>4</w:t>
      </w:r>
      <w:r w:rsidRPr="00A0116D">
        <w:t xml:space="preserve">.     </w:t>
      </w:r>
      <w:r>
        <w:t>Discussion</w:t>
      </w:r>
      <w:bookmarkEnd w:id="45"/>
    </w:p>
    <w:p w14:paraId="54B282E4" w14:textId="3DAED8C5" w:rsidR="00A03ABE" w:rsidRDefault="00A03ABE" w:rsidP="001B0B02">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D97C9C">
        <w:rPr>
          <w:rFonts w:ascii="Times New Roman" w:eastAsia="Times New Roman" w:hAnsi="Times New Roman" w:cs="Times New Roman"/>
          <w:sz w:val="24"/>
          <w:szCs w:val="24"/>
        </w:rPr>
        <w:t>The results of this project</w:t>
      </w:r>
      <w:r w:rsidR="00330FF5">
        <w:rPr>
          <w:rFonts w:ascii="Times New Roman" w:eastAsia="Times New Roman" w:hAnsi="Times New Roman" w:cs="Times New Roman"/>
          <w:sz w:val="24"/>
          <w:szCs w:val="24"/>
        </w:rPr>
        <w:t xml:space="preserve"> highlight the utility of large-scale teleconnection patterns for the prediction of regional climate anomalies. At the same time, there are some limitations </w:t>
      </w:r>
      <w:r w:rsidR="00A07540">
        <w:rPr>
          <w:rFonts w:ascii="Times New Roman" w:eastAsia="Times New Roman" w:hAnsi="Times New Roman" w:cs="Times New Roman"/>
          <w:sz w:val="24"/>
          <w:szCs w:val="24"/>
        </w:rPr>
        <w:t>in the means of making these predictions. With the combination of historical correlation analysis, a statistical and machine learning model, and probabilistic forecasting, the framework of this project offers insight into which teleconnections are useful</w:t>
      </w:r>
      <w:r w:rsidR="003F0002">
        <w:rPr>
          <w:rFonts w:ascii="Times New Roman" w:eastAsia="Times New Roman" w:hAnsi="Times New Roman" w:cs="Times New Roman"/>
          <w:sz w:val="24"/>
          <w:szCs w:val="24"/>
        </w:rPr>
        <w:t xml:space="preserve"> for explaining relationships and how </w:t>
      </w:r>
      <w:r w:rsidR="003F0002">
        <w:rPr>
          <w:rFonts w:ascii="Times New Roman" w:eastAsia="Times New Roman" w:hAnsi="Times New Roman" w:cs="Times New Roman"/>
          <w:sz w:val="24"/>
          <w:szCs w:val="24"/>
        </w:rPr>
        <w:lastRenderedPageBreak/>
        <w:t xml:space="preserve">these can be used for prediction. </w:t>
      </w:r>
      <w:r w:rsidR="00D776A5">
        <w:rPr>
          <w:rFonts w:ascii="Times New Roman" w:eastAsia="Times New Roman" w:hAnsi="Times New Roman" w:cs="Times New Roman"/>
          <w:sz w:val="24"/>
          <w:szCs w:val="24"/>
        </w:rPr>
        <w:t>A</w:t>
      </w:r>
      <w:r w:rsidR="00456A64">
        <w:rPr>
          <w:rFonts w:ascii="Times New Roman" w:eastAsia="Times New Roman" w:hAnsi="Times New Roman" w:cs="Times New Roman"/>
          <w:sz w:val="24"/>
          <w:szCs w:val="24"/>
        </w:rPr>
        <w:t xml:space="preserve">n important thing to note from this is that there are regionally dependent correlations that can differ significantly between temperature and precipitation. Additionally, intra-annual variability results in different relationships from month-to-month in each region. </w:t>
      </w:r>
      <w:r w:rsidR="001003DA">
        <w:rPr>
          <w:rFonts w:ascii="Times New Roman" w:eastAsia="Times New Roman" w:hAnsi="Times New Roman" w:cs="Times New Roman"/>
          <w:sz w:val="24"/>
          <w:szCs w:val="24"/>
        </w:rPr>
        <w:t xml:space="preserve">Some regions demonstrate higher consistency and stronger relationships than others, </w:t>
      </w:r>
      <w:r w:rsidR="00E80A77">
        <w:rPr>
          <w:rFonts w:ascii="Times New Roman" w:eastAsia="Times New Roman" w:hAnsi="Times New Roman" w:cs="Times New Roman"/>
          <w:sz w:val="24"/>
          <w:szCs w:val="24"/>
        </w:rPr>
        <w:t xml:space="preserve">as has been found to especially be the case with the </w:t>
      </w:r>
      <w:r w:rsidR="00E80A77" w:rsidRPr="00E80A77">
        <w:rPr>
          <w:rFonts w:ascii="Times New Roman" w:eastAsia="Times New Roman" w:hAnsi="Times New Roman" w:cs="Times New Roman"/>
          <w:sz w:val="24"/>
          <w:szCs w:val="24"/>
        </w:rPr>
        <w:t>European regions in this project</w:t>
      </w:r>
      <w:r w:rsidR="00E80A77">
        <w:rPr>
          <w:rFonts w:ascii="Times New Roman" w:eastAsia="Times New Roman" w:hAnsi="Times New Roman" w:cs="Times New Roman"/>
          <w:sz w:val="24"/>
          <w:szCs w:val="24"/>
        </w:rPr>
        <w:t>.</w:t>
      </w:r>
      <w:r w:rsidR="004264A2">
        <w:rPr>
          <w:rFonts w:ascii="Times New Roman" w:eastAsia="Times New Roman" w:hAnsi="Times New Roman" w:cs="Times New Roman"/>
          <w:sz w:val="24"/>
          <w:szCs w:val="24"/>
        </w:rPr>
        <w:t xml:space="preserve"> </w:t>
      </w:r>
    </w:p>
    <w:p w14:paraId="200B7C2C" w14:textId="6C6D42AB" w:rsidR="00D67090" w:rsidRPr="001B0B02" w:rsidRDefault="00D67090" w:rsidP="001B0B02">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The multi-linear regression framework used also displays these findings. It captures a meaningful portion of this variability</w:t>
      </w:r>
      <w:r w:rsidR="00413EA8">
        <w:rPr>
          <w:rFonts w:ascii="Times New Roman" w:eastAsia="Times New Roman" w:hAnsi="Times New Roman" w:cs="Times New Roman"/>
          <w:sz w:val="24"/>
          <w:szCs w:val="24"/>
        </w:rPr>
        <w:t xml:space="preserve">, especially for temperature. As expected, precipitation patterns are more difficult to predict, are historically more variable, and are often associated with weaker correlations. </w:t>
      </w:r>
      <w:r w:rsidR="00BC50D3">
        <w:rPr>
          <w:rFonts w:ascii="Times New Roman" w:eastAsia="Times New Roman" w:hAnsi="Times New Roman" w:cs="Times New Roman"/>
          <w:sz w:val="24"/>
          <w:szCs w:val="24"/>
        </w:rPr>
        <w:t xml:space="preserve">The models created here often capture the sign and timing of interannual variability, but </w:t>
      </w:r>
      <w:r w:rsidR="00370D0B">
        <w:rPr>
          <w:rFonts w:ascii="Times New Roman" w:eastAsia="Times New Roman" w:hAnsi="Times New Roman" w:cs="Times New Roman"/>
          <w:sz w:val="24"/>
          <w:szCs w:val="24"/>
        </w:rPr>
        <w:t xml:space="preserve">the amplitude of anomalies is not captured quite as well. With an average RMSE around 0.9 </w:t>
      </w:r>
      <m:oMath>
        <m:r>
          <w:rPr>
            <w:rFonts w:ascii="Cambria Math" w:eastAsia="Times New Roman" w:hAnsi="Cambria Math" w:cs="Times New Roman"/>
            <w:sz w:val="24"/>
            <w:szCs w:val="24"/>
          </w:rPr>
          <m:t>σ</m:t>
        </m:r>
      </m:oMath>
      <w:r w:rsidR="00370D0B">
        <w:rPr>
          <w:rFonts w:ascii="Times New Roman" w:eastAsia="Times New Roman" w:hAnsi="Times New Roman" w:cs="Times New Roman"/>
          <w:sz w:val="24"/>
          <w:szCs w:val="24"/>
        </w:rPr>
        <w:t>, these smaller predicted amplitudes might result in a slightly higher chance of the predicted tercile category being incorrect</w:t>
      </w:r>
      <w:r w:rsidR="00131951">
        <w:rPr>
          <w:rFonts w:ascii="Times New Roman" w:eastAsia="Times New Roman" w:hAnsi="Times New Roman" w:cs="Times New Roman"/>
          <w:sz w:val="24"/>
          <w:szCs w:val="24"/>
        </w:rPr>
        <w:t xml:space="preserve">, especially in configurations with weak historical teleconnection correlations. The probabilities of the tercile categories in the statistical model output attempt to highlight this uncertainty, especially in these weaker scenarios. </w:t>
      </w:r>
      <w:r w:rsidR="0011476D">
        <w:rPr>
          <w:rFonts w:ascii="Times New Roman" w:eastAsia="Times New Roman" w:hAnsi="Times New Roman" w:cs="Times New Roman"/>
          <w:sz w:val="24"/>
          <w:szCs w:val="24"/>
        </w:rPr>
        <w:t>A potential limitation of the statistical model is the assumption to only use the top 5 strongest teleconnections, though the goal here is to avoid over fitting and keep it simple without mixing signals.</w:t>
      </w:r>
      <w:r w:rsidR="00DA41E2">
        <w:rPr>
          <w:rFonts w:ascii="Times New Roman" w:eastAsia="Times New Roman" w:hAnsi="Times New Roman" w:cs="Times New Roman"/>
          <w:sz w:val="24"/>
          <w:szCs w:val="24"/>
        </w:rPr>
        <w:t xml:space="preserve"> Regardless, the current framework shows promise and some skill in predicting climate anomalies </w:t>
      </w:r>
      <w:r w:rsidR="00BD1138">
        <w:rPr>
          <w:rFonts w:ascii="Times New Roman" w:eastAsia="Times New Roman" w:hAnsi="Times New Roman" w:cs="Times New Roman"/>
          <w:sz w:val="24"/>
          <w:szCs w:val="24"/>
        </w:rPr>
        <w:t>using</w:t>
      </w:r>
      <w:r w:rsidR="00DA41E2">
        <w:rPr>
          <w:rFonts w:ascii="Times New Roman" w:eastAsia="Times New Roman" w:hAnsi="Times New Roman" w:cs="Times New Roman"/>
          <w:sz w:val="24"/>
          <w:szCs w:val="24"/>
        </w:rPr>
        <w:t xml:space="preserve"> observed teleconnection indices.</w:t>
      </w:r>
    </w:p>
    <w:p w14:paraId="34CBF138" w14:textId="39569AF0" w:rsidR="00A12DD4" w:rsidRPr="00A12DD4" w:rsidRDefault="006E43B4" w:rsidP="00A12DD4">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5E0F57">
        <w:rPr>
          <w:rFonts w:ascii="Times New Roman" w:eastAsia="Times New Roman" w:hAnsi="Times New Roman" w:cs="Times New Roman"/>
          <w:sz w:val="24"/>
          <w:szCs w:val="24"/>
        </w:rPr>
        <w:t>Similar optimism</w:t>
      </w:r>
      <w:r w:rsidR="00F330FC">
        <w:rPr>
          <w:rFonts w:ascii="Times New Roman" w:eastAsia="Times New Roman" w:hAnsi="Times New Roman" w:cs="Times New Roman"/>
          <w:sz w:val="24"/>
          <w:szCs w:val="24"/>
        </w:rPr>
        <w:t xml:space="preserve"> and </w:t>
      </w:r>
      <w:r w:rsidR="0006722C">
        <w:rPr>
          <w:rFonts w:ascii="Times New Roman" w:eastAsia="Times New Roman" w:hAnsi="Times New Roman" w:cs="Times New Roman"/>
          <w:sz w:val="24"/>
          <w:szCs w:val="24"/>
        </w:rPr>
        <w:t>caveats</w:t>
      </w:r>
      <w:r w:rsidR="00F330FC">
        <w:rPr>
          <w:rFonts w:ascii="Times New Roman" w:eastAsia="Times New Roman" w:hAnsi="Times New Roman" w:cs="Times New Roman"/>
          <w:sz w:val="24"/>
          <w:szCs w:val="24"/>
        </w:rPr>
        <w:t xml:space="preserve"> are</w:t>
      </w:r>
      <w:r w:rsidR="0006722C">
        <w:rPr>
          <w:rFonts w:ascii="Times New Roman" w:eastAsia="Times New Roman" w:hAnsi="Times New Roman" w:cs="Times New Roman"/>
          <w:sz w:val="24"/>
          <w:szCs w:val="24"/>
        </w:rPr>
        <w:t xml:space="preserve"> shared with the machine learning model.</w:t>
      </w:r>
      <w:r w:rsidR="00CD1DA5">
        <w:rPr>
          <w:rFonts w:ascii="Times New Roman" w:eastAsia="Times New Roman" w:hAnsi="Times New Roman" w:cs="Times New Roman"/>
          <w:sz w:val="24"/>
          <w:szCs w:val="24"/>
        </w:rPr>
        <w:t xml:space="preserve"> In a similar respect to the statistical model, the ML model showed </w:t>
      </w:r>
      <w:r w:rsidR="00831AF8">
        <w:rPr>
          <w:rFonts w:ascii="Times New Roman" w:eastAsia="Times New Roman" w:hAnsi="Times New Roman" w:cs="Times New Roman"/>
          <w:sz w:val="24"/>
          <w:szCs w:val="24"/>
        </w:rPr>
        <w:t xml:space="preserve">undesirably high RMSE </w:t>
      </w:r>
      <w:r w:rsidR="00D36F58">
        <w:rPr>
          <w:rFonts w:ascii="Times New Roman" w:eastAsia="Times New Roman" w:hAnsi="Times New Roman" w:cs="Times New Roman"/>
          <w:sz w:val="24"/>
          <w:szCs w:val="24"/>
        </w:rPr>
        <w:t>values but</w:t>
      </w:r>
      <w:r w:rsidR="003068FD">
        <w:rPr>
          <w:rFonts w:ascii="Times New Roman" w:eastAsia="Times New Roman" w:hAnsi="Times New Roman" w:cs="Times New Roman"/>
          <w:sz w:val="24"/>
          <w:szCs w:val="24"/>
        </w:rPr>
        <w:t xml:space="preserve"> did show model predictions </w:t>
      </w:r>
      <w:r w:rsidR="000C5980">
        <w:rPr>
          <w:rFonts w:ascii="Times New Roman" w:eastAsia="Times New Roman" w:hAnsi="Times New Roman" w:cs="Times New Roman"/>
          <w:sz w:val="24"/>
          <w:szCs w:val="24"/>
        </w:rPr>
        <w:t>somewhat following the trend shared by the testing values</w:t>
      </w:r>
      <w:r w:rsidR="007479BF">
        <w:rPr>
          <w:rFonts w:ascii="Times New Roman" w:eastAsia="Times New Roman" w:hAnsi="Times New Roman" w:cs="Times New Roman"/>
          <w:sz w:val="24"/>
          <w:szCs w:val="24"/>
        </w:rPr>
        <w:t xml:space="preserve">. However, </w:t>
      </w:r>
      <w:r w:rsidR="00953647">
        <w:rPr>
          <w:rFonts w:ascii="Times New Roman" w:eastAsia="Times New Roman" w:hAnsi="Times New Roman" w:cs="Times New Roman"/>
          <w:sz w:val="24"/>
          <w:szCs w:val="24"/>
        </w:rPr>
        <w:t>model error</w:t>
      </w:r>
      <w:r w:rsidR="007479BF">
        <w:rPr>
          <w:rFonts w:ascii="Times New Roman" w:eastAsia="Times New Roman" w:hAnsi="Times New Roman" w:cs="Times New Roman"/>
          <w:sz w:val="24"/>
          <w:szCs w:val="24"/>
        </w:rPr>
        <w:t xml:space="preserve"> seemed to be </w:t>
      </w:r>
      <w:r w:rsidR="00D36F58">
        <w:rPr>
          <w:rFonts w:ascii="Times New Roman" w:eastAsia="Times New Roman" w:hAnsi="Times New Roman" w:cs="Times New Roman"/>
          <w:sz w:val="24"/>
          <w:szCs w:val="24"/>
        </w:rPr>
        <w:t>focused on the extreme ends of the temperature and precipitation anomaly</w:t>
      </w:r>
      <w:r w:rsidR="00953647">
        <w:rPr>
          <w:rFonts w:ascii="Times New Roman" w:eastAsia="Times New Roman" w:hAnsi="Times New Roman" w:cs="Times New Roman"/>
          <w:sz w:val="24"/>
          <w:szCs w:val="24"/>
        </w:rPr>
        <w:t xml:space="preserve">, with </w:t>
      </w:r>
      <w:r w:rsidR="00A26EDB">
        <w:rPr>
          <w:rFonts w:ascii="Times New Roman" w:eastAsia="Times New Roman" w:hAnsi="Times New Roman" w:cs="Times New Roman"/>
          <w:sz w:val="24"/>
          <w:szCs w:val="24"/>
        </w:rPr>
        <w:t xml:space="preserve">differences in predicted and actual values increasing as the actual values </w:t>
      </w:r>
      <w:r w:rsidR="00A12DD4">
        <w:rPr>
          <w:rFonts w:ascii="Times New Roman" w:eastAsia="Times New Roman" w:hAnsi="Times New Roman" w:cs="Times New Roman"/>
          <w:sz w:val="24"/>
          <w:szCs w:val="24"/>
        </w:rPr>
        <w:t>increased</w:t>
      </w:r>
      <w:r w:rsidR="00533415">
        <w:rPr>
          <w:rFonts w:ascii="Times New Roman" w:eastAsia="Times New Roman" w:hAnsi="Times New Roman" w:cs="Times New Roman"/>
          <w:sz w:val="24"/>
          <w:szCs w:val="24"/>
        </w:rPr>
        <w:t xml:space="preserve"> </w:t>
      </w:r>
      <w:r w:rsidR="00533415">
        <w:rPr>
          <w:rFonts w:ascii="Times New Roman" w:eastAsia="Times New Roman" w:hAnsi="Times New Roman" w:cs="Times New Roman"/>
          <w:sz w:val="24"/>
          <w:szCs w:val="24"/>
        </w:rPr>
        <w:lastRenderedPageBreak/>
        <w:t>(Fig. 1</w:t>
      </w:r>
      <w:r w:rsidR="00C120B4">
        <w:rPr>
          <w:rFonts w:ascii="Times New Roman" w:eastAsia="Times New Roman" w:hAnsi="Times New Roman" w:cs="Times New Roman"/>
          <w:sz w:val="24"/>
          <w:szCs w:val="24"/>
        </w:rPr>
        <w:t>4</w:t>
      </w:r>
      <w:r w:rsidR="00533415">
        <w:rPr>
          <w:rFonts w:ascii="Times New Roman" w:eastAsia="Times New Roman" w:hAnsi="Times New Roman" w:cs="Times New Roman"/>
          <w:sz w:val="24"/>
          <w:szCs w:val="24"/>
        </w:rPr>
        <w:t>)</w:t>
      </w:r>
      <w:r w:rsidR="00A12DD4">
        <w:rPr>
          <w:rFonts w:ascii="Times New Roman" w:eastAsia="Times New Roman" w:hAnsi="Times New Roman" w:cs="Times New Roman"/>
          <w:sz w:val="24"/>
          <w:szCs w:val="24"/>
        </w:rPr>
        <w:t xml:space="preserve">. </w:t>
      </w:r>
      <w:r w:rsidR="00A12DD4" w:rsidRPr="00A12DD4">
        <w:rPr>
          <w:rFonts w:ascii="Times New Roman" w:eastAsia="Times New Roman" w:hAnsi="Times New Roman" w:cs="Times New Roman"/>
          <w:sz w:val="24"/>
          <w:szCs w:val="24"/>
        </w:rPr>
        <w:t xml:space="preserve">This would suggest that the </w:t>
      </w:r>
      <w:r w:rsidR="00F330FC">
        <w:rPr>
          <w:rFonts w:ascii="Times New Roman" w:eastAsia="Times New Roman" w:hAnsi="Times New Roman" w:cs="Times New Roman"/>
          <w:sz w:val="24"/>
          <w:szCs w:val="24"/>
        </w:rPr>
        <w:t>ML</w:t>
      </w:r>
      <w:r w:rsidR="00A12DD4" w:rsidRPr="00A12DD4">
        <w:rPr>
          <w:rFonts w:ascii="Times New Roman" w:eastAsia="Times New Roman" w:hAnsi="Times New Roman" w:cs="Times New Roman"/>
          <w:sz w:val="24"/>
          <w:szCs w:val="24"/>
        </w:rPr>
        <w:t xml:space="preserve"> model for each variable and region combination is encountering a phenomenon known as “underfitting”. Underfitting describes a situation in machine learning models where the model does not capture the underlying relationship at hand, often over-simplifying correlation trends (Mucci n.d.). In our case, the model is underfitting along the extremes, assuming that the data trend near the normal values applies for the extremes.</w:t>
      </w:r>
    </w:p>
    <w:p w14:paraId="289554B7" w14:textId="0EF1C531" w:rsidR="006E43B4" w:rsidRDefault="00A12DD4" w:rsidP="00A12DD4">
      <w:pPr>
        <w:spacing w:line="480" w:lineRule="auto"/>
        <w:rPr>
          <w:rFonts w:ascii="Times New Roman" w:eastAsia="Times New Roman" w:hAnsi="Times New Roman" w:cs="Times New Roman"/>
          <w:sz w:val="24"/>
          <w:szCs w:val="24"/>
        </w:rPr>
      </w:pPr>
      <w:r w:rsidRPr="00A12DD4">
        <w:rPr>
          <w:rFonts w:ascii="Times New Roman" w:eastAsia="Times New Roman" w:hAnsi="Times New Roman" w:cs="Times New Roman"/>
          <w:sz w:val="24"/>
          <w:szCs w:val="24"/>
        </w:rPr>
        <w:t>The source of the underfitting can be a variety of different factors. There is of course the intrinsic possibility that our RF model is too simplified for the task that we are asking of it. It is possible that, given the variety of teleconnection indices that we are seeking to analyze, each with different varying degrees of correlation with regional temperature and precipitation trends, a random forest approach may not be robust enough to predict anomaly values. Another potential source of error is with the data sample size itself. As previously alluded to, given the normal distribution of temperature and precipitation anomalies, there are going to be vastly different quantities of above and below average anomalies compared to the normal range. Because of this, it is possible that the model needs to be trained on more abnormally high and low anomaly values so that it can better understand the relationship between all the various teleconnection patterns.</w:t>
      </w:r>
    </w:p>
    <w:p w14:paraId="53471740" w14:textId="77777777" w:rsidR="00A94792" w:rsidRDefault="00A94792" w:rsidP="00A12DD4">
      <w:pPr>
        <w:spacing w:line="480" w:lineRule="auto"/>
        <w:rPr>
          <w:rFonts w:ascii="Times New Roman" w:eastAsia="Times New Roman" w:hAnsi="Times New Roman" w:cs="Times New Roman"/>
          <w:sz w:val="24"/>
          <w:szCs w:val="24"/>
        </w:rPr>
      </w:pPr>
    </w:p>
    <w:p w14:paraId="4D621031" w14:textId="77777777" w:rsidR="00A94792" w:rsidRDefault="00A94792" w:rsidP="00A12DD4">
      <w:pPr>
        <w:spacing w:line="480" w:lineRule="auto"/>
        <w:rPr>
          <w:rFonts w:ascii="Times New Roman" w:eastAsia="Times New Roman" w:hAnsi="Times New Roman" w:cs="Times New Roman"/>
          <w:sz w:val="24"/>
          <w:szCs w:val="24"/>
        </w:rPr>
      </w:pPr>
    </w:p>
    <w:p w14:paraId="0AF406B5" w14:textId="77777777" w:rsidR="00A94792" w:rsidRDefault="00A94792" w:rsidP="00A12DD4">
      <w:pPr>
        <w:spacing w:line="480" w:lineRule="auto"/>
        <w:rPr>
          <w:rFonts w:ascii="Times New Roman" w:eastAsia="Times New Roman" w:hAnsi="Times New Roman" w:cs="Times New Roman"/>
          <w:sz w:val="24"/>
          <w:szCs w:val="24"/>
        </w:rPr>
      </w:pPr>
    </w:p>
    <w:p w14:paraId="1E841EFF" w14:textId="77777777" w:rsidR="00A94792" w:rsidRPr="001B0B02" w:rsidRDefault="00A94792" w:rsidP="00A12DD4">
      <w:pPr>
        <w:spacing w:line="480" w:lineRule="auto"/>
        <w:rPr>
          <w:rFonts w:ascii="Times New Roman" w:eastAsia="Times New Roman" w:hAnsi="Times New Roman" w:cs="Times New Roman"/>
          <w:sz w:val="24"/>
          <w:szCs w:val="24"/>
        </w:rPr>
      </w:pPr>
    </w:p>
    <w:p w14:paraId="4CDC8DA3" w14:textId="2BA3ECEE" w:rsidR="08688749" w:rsidRDefault="2C8641E6" w:rsidP="00D61095">
      <w:pPr>
        <w:pStyle w:val="Heading1"/>
        <w:ind w:left="0" w:firstLine="0"/>
      </w:pPr>
      <w:r>
        <w:lastRenderedPageBreak/>
        <w:t xml:space="preserve"> </w:t>
      </w:r>
      <w:bookmarkStart w:id="46" w:name="_Toc228125607"/>
      <w:r w:rsidR="00A03ABE">
        <w:t>5</w:t>
      </w:r>
      <w:r w:rsidR="33FEEA76">
        <w:t>.     Future Work</w:t>
      </w:r>
      <w:bookmarkEnd w:id="46"/>
    </w:p>
    <w:p w14:paraId="430651D5" w14:textId="246B0BFC" w:rsidR="00DF5E29" w:rsidRPr="00DF7266" w:rsidRDefault="00DF5E29" w:rsidP="00DF7266">
      <w:pPr>
        <w:pStyle w:val="Heading2"/>
      </w:pPr>
      <w:bookmarkStart w:id="47" w:name="_Toc228125608"/>
      <w:r w:rsidRPr="00DF7266">
        <w:t xml:space="preserve">a.     </w:t>
      </w:r>
      <w:r w:rsidR="00AD6F65">
        <w:t xml:space="preserve">Statistical </w:t>
      </w:r>
      <w:r w:rsidRPr="00DF7266">
        <w:t xml:space="preserve">Model </w:t>
      </w:r>
      <w:r w:rsidR="006C0A7A" w:rsidRPr="00DF7266">
        <w:t>R</w:t>
      </w:r>
      <w:r w:rsidRPr="00DF7266">
        <w:t>efinement</w:t>
      </w:r>
      <w:bookmarkEnd w:id="44"/>
      <w:bookmarkEnd w:id="47"/>
    </w:p>
    <w:p w14:paraId="3FE1D0BF" w14:textId="43F3E2BA" w:rsidR="18CAD5A3" w:rsidRDefault="002D347C" w:rsidP="00C37DD1">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The multi-linear regression models could be further refined</w:t>
      </w:r>
      <w:r w:rsidR="00B3146C">
        <w:rPr>
          <w:rFonts w:ascii="Times New Roman" w:eastAsia="Times New Roman" w:hAnsi="Times New Roman" w:cs="Times New Roman"/>
          <w:sz w:val="24"/>
          <w:szCs w:val="24"/>
        </w:rPr>
        <w:t xml:space="preserve"> to include 312 input lists instead of the current 26 to potentially increase the performance in individual months, given that we have found that intra-annual variability in </w:t>
      </w:r>
      <w:r w:rsidR="00360B6B">
        <w:rPr>
          <w:rFonts w:ascii="Times New Roman" w:eastAsia="Times New Roman" w:hAnsi="Times New Roman" w:cs="Times New Roman"/>
          <w:sz w:val="24"/>
          <w:szCs w:val="24"/>
        </w:rPr>
        <w:t xml:space="preserve">teleconnection correlation strength and even direction can be significant. This would give each of the model configurations </w:t>
      </w:r>
      <w:r w:rsidR="008B4999">
        <w:rPr>
          <w:rFonts w:ascii="Times New Roman" w:eastAsia="Times New Roman" w:hAnsi="Times New Roman" w:cs="Times New Roman"/>
          <w:sz w:val="24"/>
          <w:szCs w:val="24"/>
        </w:rPr>
        <w:t>their</w:t>
      </w:r>
      <w:r w:rsidR="00360B6B">
        <w:rPr>
          <w:rFonts w:ascii="Times New Roman" w:eastAsia="Times New Roman" w:hAnsi="Times New Roman" w:cs="Times New Roman"/>
          <w:sz w:val="24"/>
          <w:szCs w:val="24"/>
        </w:rPr>
        <w:t xml:space="preserve"> own</w:t>
      </w:r>
      <w:r w:rsidR="00251715">
        <w:rPr>
          <w:rFonts w:ascii="Times New Roman" w:eastAsia="Times New Roman" w:hAnsi="Times New Roman" w:cs="Times New Roman"/>
          <w:sz w:val="24"/>
          <w:szCs w:val="24"/>
        </w:rPr>
        <w:t>, more specific input</w:t>
      </w:r>
      <w:r w:rsidR="008B4999">
        <w:rPr>
          <w:rFonts w:ascii="Times New Roman" w:eastAsia="Times New Roman" w:hAnsi="Times New Roman" w:cs="Times New Roman"/>
          <w:sz w:val="24"/>
          <w:szCs w:val="24"/>
        </w:rPr>
        <w:t>,</w:t>
      </w:r>
      <w:r w:rsidR="00251715">
        <w:rPr>
          <w:rFonts w:ascii="Times New Roman" w:eastAsia="Times New Roman" w:hAnsi="Times New Roman" w:cs="Times New Roman"/>
          <w:sz w:val="24"/>
          <w:szCs w:val="24"/>
        </w:rPr>
        <w:t xml:space="preserve"> rather than relying on average correlations throughout the year. </w:t>
      </w:r>
    </w:p>
    <w:p w14:paraId="363F720E" w14:textId="58BE1589" w:rsidR="0081620B" w:rsidRPr="0081620B" w:rsidRDefault="002204EA" w:rsidP="00B64914">
      <w:pPr>
        <w:pStyle w:val="Heading2"/>
      </w:pPr>
      <w:r>
        <w:t>b</w:t>
      </w:r>
      <w:r w:rsidR="0081620B" w:rsidRPr="0081620B">
        <w:t>.     A</w:t>
      </w:r>
      <w:r>
        <w:t xml:space="preserve"> “Proxy-Year” Product</w:t>
      </w:r>
    </w:p>
    <w:p w14:paraId="0A8C4B79" w14:textId="3FF32410" w:rsidR="0069746A" w:rsidRDefault="002204EA" w:rsidP="0081620B">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While we were unable to </w:t>
      </w:r>
      <w:r w:rsidR="00E32FC2">
        <w:rPr>
          <w:rFonts w:ascii="Times New Roman" w:eastAsia="Times New Roman" w:hAnsi="Times New Roman" w:cs="Times New Roman"/>
          <w:sz w:val="24"/>
          <w:szCs w:val="24"/>
        </w:rPr>
        <w:t>produce a product that highlights proxy years</w:t>
      </w:r>
      <w:r w:rsidR="00880E70">
        <w:rPr>
          <w:rFonts w:ascii="Times New Roman" w:eastAsia="Times New Roman" w:hAnsi="Times New Roman" w:cs="Times New Roman"/>
          <w:sz w:val="24"/>
          <w:szCs w:val="24"/>
        </w:rPr>
        <w:t xml:space="preserve"> </w:t>
      </w:r>
      <w:r w:rsidR="002D7E6B">
        <w:rPr>
          <w:rFonts w:ascii="Times New Roman" w:eastAsia="Times New Roman" w:hAnsi="Times New Roman" w:cs="Times New Roman"/>
          <w:sz w:val="24"/>
          <w:szCs w:val="24"/>
        </w:rPr>
        <w:t>with</w:t>
      </w:r>
      <w:r w:rsidR="00E32FC2">
        <w:rPr>
          <w:rFonts w:ascii="Times New Roman" w:eastAsia="Times New Roman" w:hAnsi="Times New Roman" w:cs="Times New Roman"/>
          <w:sz w:val="24"/>
          <w:szCs w:val="24"/>
        </w:rPr>
        <w:t xml:space="preserve"> observed teleconnection indices, this is something that could be easily </w:t>
      </w:r>
      <w:r w:rsidR="00EA77F4">
        <w:rPr>
          <w:rFonts w:ascii="Times New Roman" w:eastAsia="Times New Roman" w:hAnsi="Times New Roman" w:cs="Times New Roman"/>
          <w:sz w:val="24"/>
          <w:szCs w:val="24"/>
        </w:rPr>
        <w:t>done</w:t>
      </w:r>
      <w:r w:rsidR="00E32FC2">
        <w:rPr>
          <w:rFonts w:ascii="Times New Roman" w:eastAsia="Times New Roman" w:hAnsi="Times New Roman" w:cs="Times New Roman"/>
          <w:sz w:val="24"/>
          <w:szCs w:val="24"/>
        </w:rPr>
        <w:t xml:space="preserve"> in future efforts.</w:t>
      </w:r>
      <w:r w:rsidR="00880E70">
        <w:rPr>
          <w:rFonts w:ascii="Times New Roman" w:eastAsia="Times New Roman" w:hAnsi="Times New Roman" w:cs="Times New Roman"/>
          <w:sz w:val="24"/>
          <w:szCs w:val="24"/>
        </w:rPr>
        <w:t xml:space="preserve"> </w:t>
      </w:r>
      <w:r w:rsidR="007023E3">
        <w:rPr>
          <w:rFonts w:ascii="Times New Roman" w:eastAsia="Times New Roman" w:hAnsi="Times New Roman" w:cs="Times New Roman"/>
          <w:sz w:val="24"/>
          <w:szCs w:val="24"/>
        </w:rPr>
        <w:t xml:space="preserve">Ideally, this product would identify the </w:t>
      </w:r>
      <w:r w:rsidR="00EA77F4">
        <w:rPr>
          <w:rFonts w:ascii="Times New Roman" w:eastAsia="Times New Roman" w:hAnsi="Times New Roman" w:cs="Times New Roman"/>
          <w:sz w:val="24"/>
          <w:szCs w:val="24"/>
        </w:rPr>
        <w:t>year that is the best match based on historical indices</w:t>
      </w:r>
      <w:r w:rsidR="002D7E6B">
        <w:rPr>
          <w:rFonts w:ascii="Times New Roman" w:eastAsia="Times New Roman" w:hAnsi="Times New Roman" w:cs="Times New Roman"/>
          <w:sz w:val="24"/>
          <w:szCs w:val="24"/>
        </w:rPr>
        <w:t xml:space="preserve"> for the month in which it is </w:t>
      </w:r>
      <w:r w:rsidR="00995EED">
        <w:rPr>
          <w:rFonts w:ascii="Times New Roman" w:eastAsia="Times New Roman" w:hAnsi="Times New Roman" w:cs="Times New Roman"/>
          <w:sz w:val="24"/>
          <w:szCs w:val="24"/>
        </w:rPr>
        <w:t>run</w:t>
      </w:r>
      <w:r w:rsidR="002D7E6B">
        <w:rPr>
          <w:rFonts w:ascii="Times New Roman" w:eastAsia="Times New Roman" w:hAnsi="Times New Roman" w:cs="Times New Roman"/>
          <w:sz w:val="24"/>
          <w:szCs w:val="24"/>
        </w:rPr>
        <w:t xml:space="preserve">, as well as other </w:t>
      </w:r>
      <w:r w:rsidR="007B6FFC">
        <w:rPr>
          <w:rFonts w:ascii="Times New Roman" w:eastAsia="Times New Roman" w:hAnsi="Times New Roman" w:cs="Times New Roman"/>
          <w:sz w:val="24"/>
          <w:szCs w:val="24"/>
        </w:rPr>
        <w:t>closely matching</w:t>
      </w:r>
      <w:r w:rsidR="0000438A">
        <w:rPr>
          <w:rFonts w:ascii="Times New Roman" w:eastAsia="Times New Roman" w:hAnsi="Times New Roman" w:cs="Times New Roman"/>
          <w:sz w:val="24"/>
          <w:szCs w:val="24"/>
        </w:rPr>
        <w:t xml:space="preserve"> years</w:t>
      </w:r>
      <w:r w:rsidR="00A66078">
        <w:rPr>
          <w:rFonts w:ascii="Times New Roman" w:eastAsia="Times New Roman" w:hAnsi="Times New Roman" w:cs="Times New Roman"/>
          <w:sz w:val="24"/>
          <w:szCs w:val="24"/>
        </w:rPr>
        <w:t>.</w:t>
      </w:r>
      <w:r w:rsidR="0000438A">
        <w:rPr>
          <w:rFonts w:ascii="Times New Roman" w:eastAsia="Times New Roman" w:hAnsi="Times New Roman" w:cs="Times New Roman"/>
          <w:sz w:val="24"/>
          <w:szCs w:val="24"/>
        </w:rPr>
        <w:t xml:space="preserve"> </w:t>
      </w:r>
      <w:r w:rsidR="007B6FFC">
        <w:rPr>
          <w:rFonts w:ascii="Times New Roman" w:eastAsia="Times New Roman" w:hAnsi="Times New Roman" w:cs="Times New Roman"/>
          <w:sz w:val="24"/>
          <w:szCs w:val="24"/>
        </w:rPr>
        <w:t>The simplest form of this would just look at the historical teleconnections in the current month, but a more useful version could consider the past several months of teleconnections</w:t>
      </w:r>
      <w:r w:rsidR="00995EED">
        <w:rPr>
          <w:rFonts w:ascii="Times New Roman" w:eastAsia="Times New Roman" w:hAnsi="Times New Roman" w:cs="Times New Roman"/>
          <w:sz w:val="24"/>
          <w:szCs w:val="24"/>
        </w:rPr>
        <w:t xml:space="preserve">. </w:t>
      </w:r>
      <w:r w:rsidR="007B6FFC">
        <w:rPr>
          <w:rFonts w:ascii="Times New Roman" w:eastAsia="Times New Roman" w:hAnsi="Times New Roman" w:cs="Times New Roman"/>
          <w:sz w:val="24"/>
          <w:szCs w:val="24"/>
        </w:rPr>
        <w:t xml:space="preserve">The prospect of this product is that it can serve to highlight </w:t>
      </w:r>
      <w:r w:rsidR="00D579F0">
        <w:rPr>
          <w:rFonts w:ascii="Times New Roman" w:eastAsia="Times New Roman" w:hAnsi="Times New Roman" w:cs="Times New Roman"/>
          <w:sz w:val="24"/>
          <w:szCs w:val="24"/>
        </w:rPr>
        <w:t xml:space="preserve">similar years so that Everstream can go back and examine these years more closely as analogs for the upcoming year, meaning it is ideally </w:t>
      </w:r>
      <w:r w:rsidR="00995EED">
        <w:rPr>
          <w:rFonts w:ascii="Times New Roman" w:eastAsia="Times New Roman" w:hAnsi="Times New Roman" w:cs="Times New Roman"/>
          <w:sz w:val="24"/>
          <w:szCs w:val="24"/>
        </w:rPr>
        <w:t>run</w:t>
      </w:r>
      <w:r w:rsidR="00D579F0">
        <w:rPr>
          <w:rFonts w:ascii="Times New Roman" w:eastAsia="Times New Roman" w:hAnsi="Times New Roman" w:cs="Times New Roman"/>
          <w:sz w:val="24"/>
          <w:szCs w:val="24"/>
        </w:rPr>
        <w:t xml:space="preserve"> towards the start of the year. </w:t>
      </w:r>
      <w:r w:rsidR="00FD1B90">
        <w:rPr>
          <w:rFonts w:ascii="Times New Roman" w:eastAsia="Times New Roman" w:hAnsi="Times New Roman" w:cs="Times New Roman"/>
          <w:sz w:val="24"/>
          <w:szCs w:val="24"/>
        </w:rPr>
        <w:t>Knowing similar past years, especially those that featured significant</w:t>
      </w:r>
      <w:r w:rsidR="00C30011">
        <w:rPr>
          <w:rFonts w:ascii="Times New Roman" w:eastAsia="Times New Roman" w:hAnsi="Times New Roman" w:cs="Times New Roman"/>
          <w:sz w:val="24"/>
          <w:szCs w:val="24"/>
        </w:rPr>
        <w:t xml:space="preserve"> temperature and precipitation anomalies (and associated risk), can allow Everstream to offer a further warning to customers. </w:t>
      </w:r>
      <w:r w:rsidR="0069746A">
        <w:rPr>
          <w:rFonts w:ascii="Times New Roman" w:eastAsia="Times New Roman" w:hAnsi="Times New Roman" w:cs="Times New Roman"/>
          <w:sz w:val="24"/>
          <w:szCs w:val="24"/>
        </w:rPr>
        <w:t xml:space="preserve">The current data framework should allow for </w:t>
      </w:r>
      <w:r w:rsidR="00FD1B90">
        <w:rPr>
          <w:rFonts w:ascii="Times New Roman" w:eastAsia="Times New Roman" w:hAnsi="Times New Roman" w:cs="Times New Roman"/>
          <w:sz w:val="24"/>
          <w:szCs w:val="24"/>
        </w:rPr>
        <w:t xml:space="preserve">the </w:t>
      </w:r>
      <w:r w:rsidR="0069746A">
        <w:rPr>
          <w:rFonts w:ascii="Times New Roman" w:eastAsia="Times New Roman" w:hAnsi="Times New Roman" w:cs="Times New Roman"/>
          <w:sz w:val="24"/>
          <w:szCs w:val="24"/>
        </w:rPr>
        <w:t>easy creation of this product</w:t>
      </w:r>
      <w:r w:rsidR="00FD1B90">
        <w:rPr>
          <w:rFonts w:ascii="Times New Roman" w:eastAsia="Times New Roman" w:hAnsi="Times New Roman" w:cs="Times New Roman"/>
          <w:sz w:val="24"/>
          <w:szCs w:val="24"/>
        </w:rPr>
        <w:t>.</w:t>
      </w:r>
    </w:p>
    <w:p w14:paraId="6DA394E7" w14:textId="77777777" w:rsidR="00A94792" w:rsidRDefault="00A94792" w:rsidP="0081620B">
      <w:pPr>
        <w:spacing w:line="480" w:lineRule="auto"/>
        <w:rPr>
          <w:rFonts w:ascii="Times New Roman" w:eastAsia="Times New Roman" w:hAnsi="Times New Roman" w:cs="Times New Roman"/>
          <w:sz w:val="24"/>
          <w:szCs w:val="24"/>
        </w:rPr>
      </w:pPr>
    </w:p>
    <w:p w14:paraId="5020CCA1" w14:textId="77777777" w:rsidR="00A94792" w:rsidRDefault="00A94792" w:rsidP="0081620B">
      <w:pPr>
        <w:spacing w:line="480" w:lineRule="auto"/>
        <w:rPr>
          <w:rFonts w:ascii="Times New Roman" w:eastAsia="Times New Roman" w:hAnsi="Times New Roman" w:cs="Times New Roman"/>
          <w:sz w:val="24"/>
          <w:szCs w:val="24"/>
        </w:rPr>
      </w:pPr>
    </w:p>
    <w:p w14:paraId="1C37DB25" w14:textId="77777777" w:rsidR="00CD2BB2" w:rsidRPr="00DF7266" w:rsidRDefault="002204EA" w:rsidP="00DF7266">
      <w:pPr>
        <w:pStyle w:val="Heading2"/>
      </w:pPr>
      <w:bookmarkStart w:id="48" w:name="_Toc228125609"/>
      <w:r>
        <w:lastRenderedPageBreak/>
        <w:t>c</w:t>
      </w:r>
      <w:r w:rsidR="00CD2BB2" w:rsidRPr="00DF7266">
        <w:t xml:space="preserve">.     </w:t>
      </w:r>
      <w:r w:rsidR="4CBE4E24">
        <w:t>ML Model Refinement</w:t>
      </w:r>
      <w:bookmarkEnd w:id="48"/>
    </w:p>
    <w:p w14:paraId="3232E21F" w14:textId="6B54EE33" w:rsidR="00A20FED" w:rsidRPr="00583D5C" w:rsidRDefault="00BD3009" w:rsidP="00583D5C">
      <w:pPr>
        <w:spacing w:line="480" w:lineRule="auto"/>
        <w:ind w:firstLine="432"/>
        <w:rPr>
          <w:rFonts w:ascii="Times New Roman" w:hAnsi="Times New Roman" w:cs="Times New Roman"/>
          <w:sz w:val="24"/>
          <w:szCs w:val="24"/>
        </w:rPr>
      </w:pPr>
      <w:r w:rsidRPr="00583D5C">
        <w:rPr>
          <w:rFonts w:ascii="Times New Roman" w:hAnsi="Times New Roman" w:cs="Times New Roman"/>
          <w:sz w:val="24"/>
          <w:szCs w:val="24"/>
        </w:rPr>
        <w:t xml:space="preserve">As previously mentioned, the primary sources of error with the </w:t>
      </w:r>
      <w:r w:rsidR="00583D5C" w:rsidRPr="00583D5C">
        <w:rPr>
          <w:rFonts w:ascii="Times New Roman" w:hAnsi="Times New Roman" w:cs="Times New Roman"/>
          <w:sz w:val="24"/>
          <w:szCs w:val="24"/>
        </w:rPr>
        <w:t>ML model are along t</w:t>
      </w:r>
      <w:r w:rsidR="00485695">
        <w:rPr>
          <w:rFonts w:ascii="Times New Roman" w:hAnsi="Times New Roman" w:cs="Times New Roman"/>
          <w:sz w:val="24"/>
          <w:szCs w:val="24"/>
        </w:rPr>
        <w:t>wo</w:t>
      </w:r>
      <w:r w:rsidR="00583D5C" w:rsidRPr="00583D5C">
        <w:rPr>
          <w:rFonts w:ascii="Times New Roman" w:hAnsi="Times New Roman" w:cs="Times New Roman"/>
          <w:sz w:val="24"/>
          <w:szCs w:val="24"/>
        </w:rPr>
        <w:t xml:space="preserve"> main sources, </w:t>
      </w:r>
      <w:r w:rsidR="00583D5C">
        <w:rPr>
          <w:rFonts w:ascii="Times New Roman" w:hAnsi="Times New Roman" w:cs="Times New Roman"/>
          <w:sz w:val="24"/>
          <w:szCs w:val="24"/>
        </w:rPr>
        <w:t xml:space="preserve">those being the </w:t>
      </w:r>
      <w:r w:rsidR="00C03C54">
        <w:rPr>
          <w:rFonts w:ascii="Times New Roman" w:hAnsi="Times New Roman" w:cs="Times New Roman"/>
          <w:sz w:val="24"/>
          <w:szCs w:val="24"/>
        </w:rPr>
        <w:t xml:space="preserve">ML model </w:t>
      </w:r>
      <w:r w:rsidR="0074598E">
        <w:rPr>
          <w:rFonts w:ascii="Times New Roman" w:hAnsi="Times New Roman" w:cs="Times New Roman"/>
          <w:sz w:val="24"/>
          <w:szCs w:val="24"/>
        </w:rPr>
        <w:t>complexity</w:t>
      </w:r>
      <w:r w:rsidR="00485695">
        <w:rPr>
          <w:rFonts w:ascii="Times New Roman" w:hAnsi="Times New Roman" w:cs="Times New Roman"/>
          <w:sz w:val="24"/>
          <w:szCs w:val="24"/>
        </w:rPr>
        <w:t xml:space="preserve"> and</w:t>
      </w:r>
      <w:r w:rsidR="00C03C54">
        <w:rPr>
          <w:rFonts w:ascii="Times New Roman" w:hAnsi="Times New Roman" w:cs="Times New Roman"/>
          <w:sz w:val="24"/>
          <w:szCs w:val="24"/>
        </w:rPr>
        <w:t xml:space="preserve"> the sample size of the teleconnection/anomaly dataset</w:t>
      </w:r>
      <w:r w:rsidR="00485695">
        <w:rPr>
          <w:rFonts w:ascii="Times New Roman" w:hAnsi="Times New Roman" w:cs="Times New Roman"/>
          <w:sz w:val="24"/>
          <w:szCs w:val="24"/>
        </w:rPr>
        <w:t>.</w:t>
      </w:r>
      <w:r w:rsidR="00CF6F80">
        <w:rPr>
          <w:rFonts w:ascii="Times New Roman" w:hAnsi="Times New Roman" w:cs="Times New Roman"/>
          <w:sz w:val="24"/>
          <w:szCs w:val="24"/>
        </w:rPr>
        <w:t xml:space="preserve"> If improved ML model performance is desired, </w:t>
      </w:r>
      <w:r w:rsidR="00803AEB">
        <w:rPr>
          <w:rFonts w:ascii="Times New Roman" w:hAnsi="Times New Roman" w:cs="Times New Roman"/>
          <w:sz w:val="24"/>
          <w:szCs w:val="24"/>
        </w:rPr>
        <w:t>it is likely best that future work begin</w:t>
      </w:r>
      <w:r w:rsidR="00CE3A36">
        <w:rPr>
          <w:rFonts w:ascii="Times New Roman" w:hAnsi="Times New Roman" w:cs="Times New Roman"/>
          <w:sz w:val="24"/>
          <w:szCs w:val="24"/>
        </w:rPr>
        <w:t>s</w:t>
      </w:r>
      <w:r w:rsidR="00803AEB">
        <w:rPr>
          <w:rFonts w:ascii="Times New Roman" w:hAnsi="Times New Roman" w:cs="Times New Roman"/>
          <w:sz w:val="24"/>
          <w:szCs w:val="24"/>
        </w:rPr>
        <w:t xml:space="preserve"> by addressing these major areas of concern. </w:t>
      </w:r>
      <w:r w:rsidR="0074598E">
        <w:rPr>
          <w:rFonts w:ascii="Times New Roman" w:hAnsi="Times New Roman" w:cs="Times New Roman"/>
          <w:sz w:val="24"/>
          <w:szCs w:val="24"/>
        </w:rPr>
        <w:t xml:space="preserve">Regarding model complexity, </w:t>
      </w:r>
      <w:r w:rsidR="008F3E9B">
        <w:rPr>
          <w:rFonts w:ascii="Times New Roman" w:hAnsi="Times New Roman" w:cs="Times New Roman"/>
          <w:sz w:val="24"/>
          <w:szCs w:val="24"/>
        </w:rPr>
        <w:t>a pote</w:t>
      </w:r>
      <w:r w:rsidR="0010081E">
        <w:rPr>
          <w:rFonts w:ascii="Times New Roman" w:hAnsi="Times New Roman" w:cs="Times New Roman"/>
          <w:sz w:val="24"/>
          <w:szCs w:val="24"/>
        </w:rPr>
        <w:t>ntial starting point could be to emulate the approach used in</w:t>
      </w:r>
      <w:r w:rsidR="00A720FC">
        <w:rPr>
          <w:rFonts w:ascii="Times New Roman" w:hAnsi="Times New Roman" w:cs="Times New Roman"/>
          <w:sz w:val="24"/>
          <w:szCs w:val="24"/>
        </w:rPr>
        <w:t xml:space="preserve"> the statistical, MLR model and split models into not just region/variable pairs, but also by individual month</w:t>
      </w:r>
      <w:r w:rsidR="00901245">
        <w:rPr>
          <w:rFonts w:ascii="Times New Roman" w:hAnsi="Times New Roman" w:cs="Times New Roman"/>
          <w:sz w:val="24"/>
          <w:szCs w:val="24"/>
        </w:rPr>
        <w:t xml:space="preserve">. Doing this may allow for further diagnosis </w:t>
      </w:r>
      <w:r w:rsidR="00623857">
        <w:rPr>
          <w:rFonts w:ascii="Times New Roman" w:hAnsi="Times New Roman" w:cs="Times New Roman"/>
          <w:sz w:val="24"/>
          <w:szCs w:val="24"/>
        </w:rPr>
        <w:t>in determining which months are easier to forecast compared to others.</w:t>
      </w:r>
      <w:r w:rsidR="0089405C">
        <w:rPr>
          <w:rFonts w:ascii="Times New Roman" w:hAnsi="Times New Roman" w:cs="Times New Roman"/>
          <w:sz w:val="24"/>
          <w:szCs w:val="24"/>
        </w:rPr>
        <w:t xml:space="preserve"> Another </w:t>
      </w:r>
      <w:r w:rsidR="00992A0E">
        <w:rPr>
          <w:rFonts w:ascii="Times New Roman" w:hAnsi="Times New Roman" w:cs="Times New Roman"/>
          <w:sz w:val="24"/>
          <w:szCs w:val="24"/>
        </w:rPr>
        <w:t xml:space="preserve">way to introduce complexity in the model could be to add additional, non-teleconnection variables, into the model. </w:t>
      </w:r>
      <w:r w:rsidR="00F333EF">
        <w:rPr>
          <w:rFonts w:ascii="Times New Roman" w:hAnsi="Times New Roman" w:cs="Times New Roman"/>
          <w:sz w:val="24"/>
          <w:szCs w:val="24"/>
        </w:rPr>
        <w:t xml:space="preserve">Doing so may allow the model to </w:t>
      </w:r>
      <w:r w:rsidR="00F834F0">
        <w:rPr>
          <w:rFonts w:ascii="Times New Roman" w:hAnsi="Times New Roman" w:cs="Times New Roman"/>
          <w:sz w:val="24"/>
          <w:szCs w:val="24"/>
        </w:rPr>
        <w:t>better contextualize th</w:t>
      </w:r>
      <w:r w:rsidR="00CB659C">
        <w:rPr>
          <w:rFonts w:ascii="Times New Roman" w:hAnsi="Times New Roman" w:cs="Times New Roman"/>
          <w:sz w:val="24"/>
          <w:szCs w:val="24"/>
        </w:rPr>
        <w:t xml:space="preserve">e </w:t>
      </w:r>
      <w:r w:rsidR="00D3677A">
        <w:rPr>
          <w:rFonts w:ascii="Times New Roman" w:hAnsi="Times New Roman" w:cs="Times New Roman"/>
          <w:sz w:val="24"/>
          <w:szCs w:val="24"/>
        </w:rPr>
        <w:t xml:space="preserve">physical </w:t>
      </w:r>
      <w:r w:rsidR="00CB659C">
        <w:rPr>
          <w:rFonts w:ascii="Times New Roman" w:hAnsi="Times New Roman" w:cs="Times New Roman"/>
          <w:sz w:val="24"/>
          <w:szCs w:val="24"/>
        </w:rPr>
        <w:t xml:space="preserve">relationship between </w:t>
      </w:r>
      <w:r w:rsidR="00D3677A">
        <w:rPr>
          <w:rFonts w:ascii="Times New Roman" w:hAnsi="Times New Roman" w:cs="Times New Roman"/>
          <w:sz w:val="24"/>
          <w:szCs w:val="24"/>
        </w:rPr>
        <w:t xml:space="preserve">teleconnections and meteorological anomaly indices. One way this could theoretically be done is by </w:t>
      </w:r>
      <w:r w:rsidR="005F725E">
        <w:rPr>
          <w:rFonts w:ascii="Times New Roman" w:hAnsi="Times New Roman" w:cs="Times New Roman"/>
          <w:sz w:val="24"/>
          <w:szCs w:val="24"/>
        </w:rPr>
        <w:t xml:space="preserve">passing </w:t>
      </w:r>
      <w:r w:rsidR="00F104DF">
        <w:rPr>
          <w:rFonts w:ascii="Times New Roman" w:hAnsi="Times New Roman" w:cs="Times New Roman"/>
          <w:sz w:val="24"/>
          <w:szCs w:val="24"/>
        </w:rPr>
        <w:t>a previous month</w:t>
      </w:r>
      <w:r w:rsidR="00230C78">
        <w:rPr>
          <w:rFonts w:ascii="Times New Roman" w:hAnsi="Times New Roman" w:cs="Times New Roman"/>
          <w:sz w:val="24"/>
          <w:szCs w:val="24"/>
        </w:rPr>
        <w:t xml:space="preserve">’s </w:t>
      </w:r>
      <w:r w:rsidR="00AE74AB">
        <w:rPr>
          <w:rFonts w:ascii="Times New Roman" w:hAnsi="Times New Roman" w:cs="Times New Roman"/>
          <w:sz w:val="24"/>
          <w:szCs w:val="24"/>
        </w:rPr>
        <w:t>temperature or precipitation</w:t>
      </w:r>
      <w:r w:rsidR="00C542AC">
        <w:rPr>
          <w:rFonts w:ascii="Times New Roman" w:hAnsi="Times New Roman" w:cs="Times New Roman"/>
          <w:sz w:val="24"/>
          <w:szCs w:val="24"/>
        </w:rPr>
        <w:t xml:space="preserve"> anomaly </w:t>
      </w:r>
      <w:r w:rsidR="005F3FF6">
        <w:rPr>
          <w:rFonts w:ascii="Times New Roman" w:hAnsi="Times New Roman" w:cs="Times New Roman"/>
          <w:sz w:val="24"/>
          <w:szCs w:val="24"/>
        </w:rPr>
        <w:t xml:space="preserve">as an </w:t>
      </w:r>
      <w:r w:rsidR="00622744">
        <w:rPr>
          <w:rFonts w:ascii="Times New Roman" w:hAnsi="Times New Roman" w:cs="Times New Roman"/>
          <w:sz w:val="24"/>
          <w:szCs w:val="24"/>
        </w:rPr>
        <w:t xml:space="preserve">input. This could </w:t>
      </w:r>
      <w:r w:rsidR="00F87B1D">
        <w:rPr>
          <w:rFonts w:ascii="Times New Roman" w:hAnsi="Times New Roman" w:cs="Times New Roman"/>
          <w:sz w:val="24"/>
          <w:szCs w:val="24"/>
        </w:rPr>
        <w:t xml:space="preserve">allow the model to account for not just </w:t>
      </w:r>
      <w:r w:rsidR="00B235F8">
        <w:rPr>
          <w:rFonts w:ascii="Times New Roman" w:hAnsi="Times New Roman" w:cs="Times New Roman"/>
          <w:sz w:val="24"/>
          <w:szCs w:val="24"/>
        </w:rPr>
        <w:t>how teleconnection indices affect regional temperature and precipitation, but also how said trends lag</w:t>
      </w:r>
      <w:r w:rsidR="00D1528D">
        <w:rPr>
          <w:rFonts w:ascii="Times New Roman" w:hAnsi="Times New Roman" w:cs="Times New Roman"/>
          <w:sz w:val="24"/>
          <w:szCs w:val="24"/>
        </w:rPr>
        <w:t xml:space="preserve"> in time </w:t>
      </w:r>
      <w:r w:rsidR="009A5F81">
        <w:rPr>
          <w:rFonts w:ascii="Times New Roman" w:hAnsi="Times New Roman" w:cs="Times New Roman"/>
          <w:sz w:val="24"/>
          <w:szCs w:val="24"/>
        </w:rPr>
        <w:t>from month to month.</w:t>
      </w:r>
      <w:r w:rsidR="00FA4004">
        <w:rPr>
          <w:rFonts w:ascii="Times New Roman" w:hAnsi="Times New Roman" w:cs="Times New Roman"/>
          <w:sz w:val="24"/>
          <w:szCs w:val="24"/>
        </w:rPr>
        <w:t xml:space="preserve"> </w:t>
      </w:r>
      <w:r w:rsidR="00CE3A36">
        <w:rPr>
          <w:rFonts w:ascii="Times New Roman" w:hAnsi="Times New Roman" w:cs="Times New Roman"/>
          <w:sz w:val="24"/>
          <w:szCs w:val="24"/>
        </w:rPr>
        <w:t xml:space="preserve">Due to time-constraints, this research </w:t>
      </w:r>
      <w:r w:rsidR="00867D94">
        <w:rPr>
          <w:rFonts w:ascii="Times New Roman" w:hAnsi="Times New Roman" w:cs="Times New Roman"/>
          <w:sz w:val="24"/>
          <w:szCs w:val="24"/>
        </w:rPr>
        <w:t xml:space="preserve">was unable to test said </w:t>
      </w:r>
      <w:r w:rsidR="006F50C5">
        <w:rPr>
          <w:rFonts w:ascii="Times New Roman" w:hAnsi="Times New Roman" w:cs="Times New Roman"/>
          <w:sz w:val="24"/>
          <w:szCs w:val="24"/>
        </w:rPr>
        <w:t>adjustments, however</w:t>
      </w:r>
      <w:r w:rsidR="003C599A">
        <w:rPr>
          <w:rFonts w:ascii="Times New Roman" w:hAnsi="Times New Roman" w:cs="Times New Roman"/>
          <w:sz w:val="24"/>
          <w:szCs w:val="24"/>
        </w:rPr>
        <w:t xml:space="preserve"> given the tabular nature of </w:t>
      </w:r>
      <w:r w:rsidR="00ED6124">
        <w:rPr>
          <w:rFonts w:ascii="Times New Roman" w:hAnsi="Times New Roman" w:cs="Times New Roman"/>
          <w:sz w:val="24"/>
          <w:szCs w:val="24"/>
        </w:rPr>
        <w:t>the</w:t>
      </w:r>
      <w:r w:rsidR="003C599A">
        <w:rPr>
          <w:rFonts w:ascii="Times New Roman" w:hAnsi="Times New Roman" w:cs="Times New Roman"/>
          <w:sz w:val="24"/>
          <w:szCs w:val="24"/>
        </w:rPr>
        <w:t xml:space="preserve"> data, said process should be straight forward to experiment </w:t>
      </w:r>
      <w:r w:rsidR="00533415">
        <w:rPr>
          <w:rFonts w:ascii="Times New Roman" w:hAnsi="Times New Roman" w:cs="Times New Roman"/>
          <w:sz w:val="24"/>
          <w:szCs w:val="24"/>
        </w:rPr>
        <w:t>within</w:t>
      </w:r>
      <w:r w:rsidR="003C599A">
        <w:rPr>
          <w:rFonts w:ascii="Times New Roman" w:hAnsi="Times New Roman" w:cs="Times New Roman"/>
          <w:sz w:val="24"/>
          <w:szCs w:val="24"/>
        </w:rPr>
        <w:t xml:space="preserve"> the future.</w:t>
      </w:r>
    </w:p>
    <w:p w14:paraId="0B5CCAB6" w14:textId="683BEA59" w:rsidR="00C120B4" w:rsidRPr="00583D5C" w:rsidRDefault="000B0928" w:rsidP="00A94792">
      <w:pPr>
        <w:spacing w:line="480" w:lineRule="auto"/>
        <w:ind w:firstLine="432"/>
        <w:rPr>
          <w:rFonts w:ascii="Times New Roman" w:hAnsi="Times New Roman" w:cs="Times New Roman"/>
          <w:sz w:val="24"/>
          <w:szCs w:val="24"/>
        </w:rPr>
      </w:pPr>
      <w:r>
        <w:rPr>
          <w:rFonts w:ascii="Times New Roman" w:hAnsi="Times New Roman" w:cs="Times New Roman"/>
          <w:sz w:val="24"/>
          <w:szCs w:val="24"/>
        </w:rPr>
        <w:t xml:space="preserve">As for the issue regarding </w:t>
      </w:r>
      <w:r w:rsidR="00A80042">
        <w:rPr>
          <w:rFonts w:ascii="Times New Roman" w:hAnsi="Times New Roman" w:cs="Times New Roman"/>
          <w:sz w:val="24"/>
          <w:szCs w:val="24"/>
        </w:rPr>
        <w:t xml:space="preserve">sample size, </w:t>
      </w:r>
      <w:r w:rsidR="0012246D">
        <w:rPr>
          <w:rFonts w:ascii="Times New Roman" w:hAnsi="Times New Roman" w:cs="Times New Roman"/>
          <w:sz w:val="24"/>
          <w:szCs w:val="24"/>
        </w:rPr>
        <w:t>this is</w:t>
      </w:r>
      <w:r w:rsidR="00A67B0F">
        <w:rPr>
          <w:rFonts w:ascii="Times New Roman" w:hAnsi="Times New Roman" w:cs="Times New Roman"/>
          <w:sz w:val="24"/>
          <w:szCs w:val="24"/>
        </w:rPr>
        <w:t xml:space="preserve"> difficult</w:t>
      </w:r>
      <w:r w:rsidR="0012246D">
        <w:rPr>
          <w:rFonts w:ascii="Times New Roman" w:hAnsi="Times New Roman" w:cs="Times New Roman"/>
          <w:sz w:val="24"/>
          <w:szCs w:val="24"/>
        </w:rPr>
        <w:t xml:space="preserve"> to resolve. </w:t>
      </w:r>
      <w:r w:rsidR="006A4C7E">
        <w:rPr>
          <w:rFonts w:ascii="Times New Roman" w:hAnsi="Times New Roman" w:cs="Times New Roman"/>
          <w:sz w:val="24"/>
          <w:szCs w:val="24"/>
        </w:rPr>
        <w:t xml:space="preserve">Given that </w:t>
      </w:r>
      <w:r w:rsidR="002967F9">
        <w:rPr>
          <w:rFonts w:ascii="Times New Roman" w:hAnsi="Times New Roman" w:cs="Times New Roman"/>
          <w:sz w:val="24"/>
          <w:szCs w:val="24"/>
        </w:rPr>
        <w:t>teleconnection indices are often expressed in the form of monthly data, i</w:t>
      </w:r>
      <w:r w:rsidR="00A67B0F">
        <w:rPr>
          <w:rFonts w:ascii="Times New Roman" w:hAnsi="Times New Roman" w:cs="Times New Roman"/>
          <w:sz w:val="24"/>
          <w:szCs w:val="24"/>
        </w:rPr>
        <w:t>sn’t</w:t>
      </w:r>
      <w:r w:rsidR="002967F9">
        <w:rPr>
          <w:rFonts w:ascii="Times New Roman" w:hAnsi="Times New Roman" w:cs="Times New Roman"/>
          <w:sz w:val="24"/>
          <w:szCs w:val="24"/>
        </w:rPr>
        <w:t xml:space="preserve"> viable to </w:t>
      </w:r>
      <w:r w:rsidR="00DF6044">
        <w:rPr>
          <w:rFonts w:ascii="Times New Roman" w:hAnsi="Times New Roman" w:cs="Times New Roman"/>
          <w:sz w:val="24"/>
          <w:szCs w:val="24"/>
        </w:rPr>
        <w:t xml:space="preserve">increase the time resolution to a sub-monthly time frame. </w:t>
      </w:r>
      <w:r w:rsidR="005D08B2">
        <w:rPr>
          <w:rFonts w:ascii="Times New Roman" w:hAnsi="Times New Roman" w:cs="Times New Roman"/>
          <w:sz w:val="24"/>
          <w:szCs w:val="24"/>
        </w:rPr>
        <w:t>Therefore,</w:t>
      </w:r>
      <w:r w:rsidR="00DA3B19">
        <w:rPr>
          <w:rFonts w:ascii="Times New Roman" w:hAnsi="Times New Roman" w:cs="Times New Roman"/>
          <w:sz w:val="24"/>
          <w:szCs w:val="24"/>
        </w:rPr>
        <w:t xml:space="preserve"> to expand the </w:t>
      </w:r>
      <w:r w:rsidR="00DA6027">
        <w:rPr>
          <w:rFonts w:ascii="Times New Roman" w:hAnsi="Times New Roman" w:cs="Times New Roman"/>
          <w:sz w:val="24"/>
          <w:szCs w:val="24"/>
        </w:rPr>
        <w:t>sample size</w:t>
      </w:r>
      <w:r w:rsidR="00705133">
        <w:rPr>
          <w:rFonts w:ascii="Times New Roman" w:hAnsi="Times New Roman" w:cs="Times New Roman"/>
          <w:sz w:val="24"/>
          <w:szCs w:val="24"/>
        </w:rPr>
        <w:t xml:space="preserve">, </w:t>
      </w:r>
      <w:r w:rsidR="00D72260">
        <w:rPr>
          <w:rFonts w:ascii="Times New Roman" w:hAnsi="Times New Roman" w:cs="Times New Roman"/>
          <w:sz w:val="24"/>
          <w:szCs w:val="24"/>
        </w:rPr>
        <w:t>teleconnection ind</w:t>
      </w:r>
      <w:r w:rsidR="00C733A9">
        <w:rPr>
          <w:rFonts w:ascii="Times New Roman" w:hAnsi="Times New Roman" w:cs="Times New Roman"/>
          <w:sz w:val="24"/>
          <w:szCs w:val="24"/>
        </w:rPr>
        <w:t xml:space="preserve">ex </w:t>
      </w:r>
      <w:r w:rsidR="00C167AF">
        <w:rPr>
          <w:rFonts w:ascii="Times New Roman" w:hAnsi="Times New Roman" w:cs="Times New Roman"/>
          <w:sz w:val="24"/>
          <w:szCs w:val="24"/>
        </w:rPr>
        <w:t xml:space="preserve">data </w:t>
      </w:r>
      <w:r w:rsidR="00284540">
        <w:rPr>
          <w:rFonts w:ascii="Times New Roman" w:hAnsi="Times New Roman" w:cs="Times New Roman"/>
          <w:sz w:val="24"/>
          <w:szCs w:val="24"/>
        </w:rPr>
        <w:t xml:space="preserve">for earlier time periods would need to be </w:t>
      </w:r>
      <w:r w:rsidR="00C51106">
        <w:rPr>
          <w:rFonts w:ascii="Times New Roman" w:hAnsi="Times New Roman" w:cs="Times New Roman"/>
          <w:sz w:val="24"/>
          <w:szCs w:val="24"/>
        </w:rPr>
        <w:t xml:space="preserve">acquired. This could in theory be </w:t>
      </w:r>
      <w:r w:rsidR="003B7F32">
        <w:rPr>
          <w:rFonts w:ascii="Times New Roman" w:hAnsi="Times New Roman" w:cs="Times New Roman"/>
          <w:sz w:val="24"/>
          <w:szCs w:val="24"/>
        </w:rPr>
        <w:t xml:space="preserve">obtained from direct observational data or through the use of model reanalysis datasets, similarly to how </w:t>
      </w:r>
      <w:r w:rsidR="007D6A0D">
        <w:rPr>
          <w:rFonts w:ascii="Times New Roman" w:hAnsi="Times New Roman" w:cs="Times New Roman"/>
          <w:sz w:val="24"/>
          <w:szCs w:val="24"/>
        </w:rPr>
        <w:t>the regional temperature and precipitation anomalies</w:t>
      </w:r>
      <w:r w:rsidR="004D438A">
        <w:rPr>
          <w:rFonts w:ascii="Times New Roman" w:hAnsi="Times New Roman" w:cs="Times New Roman"/>
          <w:sz w:val="24"/>
          <w:szCs w:val="24"/>
        </w:rPr>
        <w:t xml:space="preserve"> were calculated. Said process </w:t>
      </w:r>
      <w:r w:rsidR="00476643">
        <w:rPr>
          <w:rFonts w:ascii="Times New Roman" w:hAnsi="Times New Roman" w:cs="Times New Roman"/>
          <w:sz w:val="24"/>
          <w:szCs w:val="24"/>
        </w:rPr>
        <w:t xml:space="preserve">could be </w:t>
      </w:r>
      <w:r w:rsidR="00476643">
        <w:rPr>
          <w:rFonts w:ascii="Times New Roman" w:hAnsi="Times New Roman" w:cs="Times New Roman"/>
          <w:sz w:val="24"/>
          <w:szCs w:val="24"/>
        </w:rPr>
        <w:lastRenderedPageBreak/>
        <w:t>possible, given that many teleconnection indices are calculated numerically from atmospheric data</w:t>
      </w:r>
      <w:r w:rsidR="004461A6">
        <w:rPr>
          <w:rFonts w:ascii="Times New Roman" w:hAnsi="Times New Roman" w:cs="Times New Roman"/>
          <w:sz w:val="24"/>
          <w:szCs w:val="24"/>
        </w:rPr>
        <w:t xml:space="preserve"> but</w:t>
      </w:r>
      <w:r w:rsidR="00C67114">
        <w:rPr>
          <w:rFonts w:ascii="Times New Roman" w:hAnsi="Times New Roman" w:cs="Times New Roman"/>
          <w:sz w:val="24"/>
          <w:szCs w:val="24"/>
        </w:rPr>
        <w:t xml:space="preserve"> </w:t>
      </w:r>
      <w:r w:rsidR="00506FAF">
        <w:rPr>
          <w:rFonts w:ascii="Times New Roman" w:hAnsi="Times New Roman" w:cs="Times New Roman"/>
          <w:sz w:val="24"/>
          <w:szCs w:val="24"/>
        </w:rPr>
        <w:t>lie</w:t>
      </w:r>
      <w:r w:rsidR="00C67114">
        <w:rPr>
          <w:rFonts w:ascii="Times New Roman" w:hAnsi="Times New Roman" w:cs="Times New Roman"/>
          <w:sz w:val="24"/>
          <w:szCs w:val="24"/>
        </w:rPr>
        <w:t xml:space="preserve"> outside the scope of this research.</w:t>
      </w:r>
      <w:r w:rsidR="004461A6">
        <w:rPr>
          <w:rFonts w:ascii="Times New Roman" w:hAnsi="Times New Roman" w:cs="Times New Roman"/>
          <w:sz w:val="24"/>
          <w:szCs w:val="24"/>
        </w:rPr>
        <w:t xml:space="preserve"> Finally, in addition to adding more data</w:t>
      </w:r>
      <w:r w:rsidR="00EE7340">
        <w:rPr>
          <w:rFonts w:ascii="Times New Roman" w:hAnsi="Times New Roman" w:cs="Times New Roman"/>
          <w:sz w:val="24"/>
          <w:szCs w:val="24"/>
        </w:rPr>
        <w:t xml:space="preserve">, </w:t>
      </w:r>
      <w:r w:rsidR="00257D41">
        <w:rPr>
          <w:rFonts w:ascii="Times New Roman" w:hAnsi="Times New Roman" w:cs="Times New Roman"/>
          <w:sz w:val="24"/>
          <w:szCs w:val="24"/>
        </w:rPr>
        <w:t xml:space="preserve">data could be weighed such that </w:t>
      </w:r>
      <w:r w:rsidR="00A17FB2">
        <w:rPr>
          <w:rFonts w:ascii="Times New Roman" w:hAnsi="Times New Roman" w:cs="Times New Roman"/>
          <w:sz w:val="24"/>
          <w:szCs w:val="24"/>
        </w:rPr>
        <w:t xml:space="preserve">anomaly extremes appear as a larger percentage of the training dataset. Much care would </w:t>
      </w:r>
      <w:r w:rsidR="00997945">
        <w:rPr>
          <w:rFonts w:ascii="Times New Roman" w:hAnsi="Times New Roman" w:cs="Times New Roman"/>
          <w:sz w:val="24"/>
          <w:szCs w:val="24"/>
        </w:rPr>
        <w:t xml:space="preserve">need to be taken to ensure </w:t>
      </w:r>
      <w:r w:rsidR="00A13B68">
        <w:rPr>
          <w:rFonts w:ascii="Times New Roman" w:hAnsi="Times New Roman" w:cs="Times New Roman"/>
          <w:sz w:val="24"/>
          <w:szCs w:val="24"/>
        </w:rPr>
        <w:t xml:space="preserve">that the datasets remain </w:t>
      </w:r>
      <w:r w:rsidR="00E93D5E">
        <w:rPr>
          <w:rFonts w:ascii="Times New Roman" w:hAnsi="Times New Roman" w:cs="Times New Roman"/>
          <w:sz w:val="24"/>
          <w:szCs w:val="24"/>
        </w:rPr>
        <w:t xml:space="preserve">realistic, </w:t>
      </w:r>
      <w:r w:rsidR="00B41703">
        <w:rPr>
          <w:rFonts w:ascii="Times New Roman" w:hAnsi="Times New Roman" w:cs="Times New Roman"/>
          <w:sz w:val="24"/>
          <w:szCs w:val="24"/>
        </w:rPr>
        <w:t xml:space="preserve">which influenced the decision to avoid it for this research, </w:t>
      </w:r>
      <w:r w:rsidR="00C038DC">
        <w:rPr>
          <w:rFonts w:ascii="Times New Roman" w:hAnsi="Times New Roman" w:cs="Times New Roman"/>
          <w:sz w:val="24"/>
          <w:szCs w:val="24"/>
        </w:rPr>
        <w:t xml:space="preserve">but </w:t>
      </w:r>
      <w:r w:rsidR="007327A2">
        <w:rPr>
          <w:rFonts w:ascii="Times New Roman" w:hAnsi="Times New Roman" w:cs="Times New Roman"/>
          <w:sz w:val="24"/>
          <w:szCs w:val="24"/>
        </w:rPr>
        <w:t xml:space="preserve">this </w:t>
      </w:r>
      <w:r w:rsidR="00C038DC">
        <w:rPr>
          <w:rFonts w:ascii="Times New Roman" w:hAnsi="Times New Roman" w:cs="Times New Roman"/>
          <w:sz w:val="24"/>
          <w:szCs w:val="24"/>
        </w:rPr>
        <w:t>remains possible nonetheless.</w:t>
      </w:r>
    </w:p>
    <w:p w14:paraId="41166490" w14:textId="516B045D" w:rsidR="00DF5E29" w:rsidRDefault="4CBE4E24" w:rsidP="3FE25BCA">
      <w:pPr>
        <w:pStyle w:val="Heading1"/>
      </w:pPr>
      <w:bookmarkStart w:id="49" w:name="_Toc228125610"/>
      <w:r>
        <w:t>6.     Conclusion</w:t>
      </w:r>
      <w:bookmarkEnd w:id="49"/>
    </w:p>
    <w:p w14:paraId="6B13FF6E" w14:textId="61A2DE46" w:rsidR="00367A0A" w:rsidRDefault="00C038DC" w:rsidP="00367A0A">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conclusion, </w:t>
      </w:r>
      <w:r w:rsidR="00B74119">
        <w:rPr>
          <w:rFonts w:ascii="Times New Roman" w:eastAsia="Times New Roman" w:hAnsi="Times New Roman" w:cs="Times New Roman"/>
          <w:sz w:val="24"/>
          <w:szCs w:val="24"/>
        </w:rPr>
        <w:t xml:space="preserve">this research sought to </w:t>
      </w:r>
      <w:r w:rsidR="00953807">
        <w:rPr>
          <w:rFonts w:ascii="Times New Roman" w:eastAsia="Times New Roman" w:hAnsi="Times New Roman" w:cs="Times New Roman"/>
          <w:sz w:val="24"/>
          <w:szCs w:val="24"/>
        </w:rPr>
        <w:t xml:space="preserve">analyze </w:t>
      </w:r>
      <w:r w:rsidR="00D0786C">
        <w:rPr>
          <w:rFonts w:ascii="Times New Roman" w:eastAsia="Times New Roman" w:hAnsi="Times New Roman" w:cs="Times New Roman"/>
          <w:sz w:val="24"/>
          <w:szCs w:val="24"/>
        </w:rPr>
        <w:t xml:space="preserve">and </w:t>
      </w:r>
      <w:r w:rsidR="0012673A">
        <w:rPr>
          <w:rFonts w:ascii="Times New Roman" w:eastAsia="Times New Roman" w:hAnsi="Times New Roman" w:cs="Times New Roman"/>
          <w:sz w:val="24"/>
          <w:szCs w:val="24"/>
        </w:rPr>
        <w:t xml:space="preserve">assess the practicality of creating a modeling framework for </w:t>
      </w:r>
      <w:r w:rsidR="001C51C6">
        <w:rPr>
          <w:rFonts w:ascii="Times New Roman" w:eastAsia="Times New Roman" w:hAnsi="Times New Roman" w:cs="Times New Roman"/>
          <w:sz w:val="24"/>
          <w:szCs w:val="24"/>
        </w:rPr>
        <w:t>forecasting changes to temperature and precipitation across select regions around the world.</w:t>
      </w:r>
      <w:r w:rsidR="00E90D26">
        <w:rPr>
          <w:rFonts w:ascii="Times New Roman" w:eastAsia="Times New Roman" w:hAnsi="Times New Roman" w:cs="Times New Roman"/>
          <w:sz w:val="24"/>
          <w:szCs w:val="24"/>
        </w:rPr>
        <w:t xml:space="preserve"> The goal of said modeling framework was to use teleconnection indices to </w:t>
      </w:r>
      <w:r w:rsidR="003E20B4">
        <w:rPr>
          <w:rFonts w:ascii="Times New Roman" w:eastAsia="Times New Roman" w:hAnsi="Times New Roman" w:cs="Times New Roman"/>
          <w:sz w:val="24"/>
          <w:szCs w:val="24"/>
        </w:rPr>
        <w:t xml:space="preserve">generate actionable long-term </w:t>
      </w:r>
      <w:r w:rsidR="002C4936">
        <w:rPr>
          <w:rFonts w:ascii="Times New Roman" w:eastAsia="Times New Roman" w:hAnsi="Times New Roman" w:cs="Times New Roman"/>
          <w:sz w:val="24"/>
          <w:szCs w:val="24"/>
        </w:rPr>
        <w:t>forecasts for Everstream and its clients. The</w:t>
      </w:r>
      <w:r w:rsidR="002C4936">
        <w:rPr>
          <w:rFonts w:ascii="Times New Roman" w:eastAsia="Times New Roman" w:hAnsi="Times New Roman" w:cs="Times New Roman"/>
          <w:sz w:val="24"/>
          <w:szCs w:val="24"/>
        </w:rPr>
        <w:t xml:space="preserve"> research </w:t>
      </w:r>
      <w:r w:rsidR="00AD32C2">
        <w:rPr>
          <w:rFonts w:ascii="Times New Roman" w:eastAsia="Times New Roman" w:hAnsi="Times New Roman" w:cs="Times New Roman"/>
          <w:sz w:val="24"/>
          <w:szCs w:val="24"/>
        </w:rPr>
        <w:t>group</w:t>
      </w:r>
      <w:r w:rsidR="00BD3610">
        <w:rPr>
          <w:rFonts w:ascii="Times New Roman" w:eastAsia="Times New Roman" w:hAnsi="Times New Roman" w:cs="Times New Roman"/>
          <w:sz w:val="24"/>
          <w:szCs w:val="24"/>
        </w:rPr>
        <w:t xml:space="preserve"> successfully</w:t>
      </w:r>
      <w:r w:rsidR="00BD3610">
        <w:rPr>
          <w:rFonts w:ascii="Times New Roman" w:eastAsia="Times New Roman" w:hAnsi="Times New Roman" w:cs="Times New Roman"/>
          <w:sz w:val="24"/>
          <w:szCs w:val="24"/>
        </w:rPr>
        <w:t xml:space="preserve"> </w:t>
      </w:r>
      <w:r w:rsidR="00BD3610">
        <w:rPr>
          <w:rFonts w:ascii="Times New Roman" w:eastAsia="Times New Roman" w:hAnsi="Times New Roman" w:cs="Times New Roman"/>
          <w:sz w:val="24"/>
          <w:szCs w:val="24"/>
        </w:rPr>
        <w:t>analyze</w:t>
      </w:r>
      <w:r w:rsidR="00AD32C2">
        <w:rPr>
          <w:rFonts w:ascii="Times New Roman" w:eastAsia="Times New Roman" w:hAnsi="Times New Roman" w:cs="Times New Roman"/>
          <w:sz w:val="24"/>
          <w:szCs w:val="24"/>
        </w:rPr>
        <w:t>d</w:t>
      </w:r>
      <w:r w:rsidR="00BD3610">
        <w:rPr>
          <w:rFonts w:ascii="Times New Roman" w:eastAsia="Times New Roman" w:hAnsi="Times New Roman" w:cs="Times New Roman"/>
          <w:sz w:val="24"/>
          <w:szCs w:val="24"/>
        </w:rPr>
        <w:t xml:space="preserve"> </w:t>
      </w:r>
      <w:r w:rsidR="004169AE">
        <w:rPr>
          <w:rFonts w:ascii="Times New Roman" w:eastAsia="Times New Roman" w:hAnsi="Times New Roman" w:cs="Times New Roman"/>
          <w:sz w:val="24"/>
          <w:szCs w:val="24"/>
        </w:rPr>
        <w:t xml:space="preserve">a wide range of teleconnection indices, </w:t>
      </w:r>
      <w:r w:rsidR="00245A88">
        <w:rPr>
          <w:rFonts w:ascii="Times New Roman" w:eastAsia="Times New Roman" w:hAnsi="Times New Roman" w:cs="Times New Roman"/>
          <w:sz w:val="24"/>
          <w:szCs w:val="24"/>
        </w:rPr>
        <w:t>and how said indices correlate to changes in temperature and precipitation</w:t>
      </w:r>
      <w:ins w:id="50" w:author="Microsoft Word" w:date="2026-04-26T21:39:00Z" w16du:dateUtc="2026-04-27T02:39:00Z">
        <w:r w:rsidR="00FE3301">
          <w:rPr>
            <w:rFonts w:ascii="Times New Roman" w:eastAsia="Times New Roman" w:hAnsi="Times New Roman" w:cs="Times New Roman"/>
            <w:sz w:val="24"/>
            <w:szCs w:val="24"/>
          </w:rPr>
          <w:t>.</w:t>
        </w:r>
      </w:ins>
      <w:r w:rsidR="00A63303">
        <w:rPr>
          <w:rFonts w:ascii="Times New Roman" w:eastAsia="Times New Roman" w:hAnsi="Times New Roman" w:cs="Times New Roman"/>
          <w:sz w:val="24"/>
          <w:szCs w:val="24"/>
        </w:rPr>
        <w:t xml:space="preserve"> However, </w:t>
      </w:r>
      <w:r w:rsidR="002C6A66">
        <w:rPr>
          <w:rFonts w:ascii="Times New Roman" w:eastAsia="Times New Roman" w:hAnsi="Times New Roman" w:cs="Times New Roman"/>
          <w:sz w:val="24"/>
          <w:szCs w:val="24"/>
        </w:rPr>
        <w:t>creating a prediction model framework to turn said correlations into actionable forecasts, yield</w:t>
      </w:r>
      <w:r w:rsidR="00AD32C2">
        <w:rPr>
          <w:rFonts w:ascii="Times New Roman" w:eastAsia="Times New Roman" w:hAnsi="Times New Roman" w:cs="Times New Roman"/>
          <w:sz w:val="24"/>
          <w:szCs w:val="24"/>
        </w:rPr>
        <w:t>ed</w:t>
      </w:r>
      <w:r w:rsidR="002C6A66">
        <w:rPr>
          <w:rFonts w:ascii="Times New Roman" w:eastAsia="Times New Roman" w:hAnsi="Times New Roman" w:cs="Times New Roman"/>
          <w:sz w:val="24"/>
          <w:szCs w:val="24"/>
        </w:rPr>
        <w:t xml:space="preserve"> mixed results. In </w:t>
      </w:r>
      <w:r w:rsidR="00F66262">
        <w:rPr>
          <w:rFonts w:ascii="Times New Roman" w:eastAsia="Times New Roman" w:hAnsi="Times New Roman" w:cs="Times New Roman"/>
          <w:sz w:val="24"/>
          <w:szCs w:val="24"/>
        </w:rPr>
        <w:t>both</w:t>
      </w:r>
      <w:r w:rsidR="002C6A66">
        <w:rPr>
          <w:rFonts w:ascii="Times New Roman" w:eastAsia="Times New Roman" w:hAnsi="Times New Roman" w:cs="Times New Roman"/>
          <w:sz w:val="24"/>
          <w:szCs w:val="24"/>
        </w:rPr>
        <w:t xml:space="preserve"> statistica</w:t>
      </w:r>
      <w:r w:rsidR="002C6A66">
        <w:rPr>
          <w:rFonts w:ascii="Times New Roman" w:eastAsia="Times New Roman" w:hAnsi="Times New Roman" w:cs="Times New Roman"/>
          <w:sz w:val="24"/>
          <w:szCs w:val="24"/>
        </w:rPr>
        <w:t>l</w:t>
      </w:r>
      <w:r w:rsidR="000C3B10">
        <w:rPr>
          <w:rFonts w:ascii="Times New Roman" w:eastAsia="Times New Roman" w:hAnsi="Times New Roman" w:cs="Times New Roman"/>
          <w:sz w:val="24"/>
          <w:szCs w:val="24"/>
        </w:rPr>
        <w:t xml:space="preserve"> </w:t>
      </w:r>
      <w:r w:rsidR="000C3B10">
        <w:rPr>
          <w:rFonts w:ascii="Times New Roman" w:eastAsia="Times New Roman" w:hAnsi="Times New Roman" w:cs="Times New Roman"/>
          <w:sz w:val="24"/>
          <w:szCs w:val="24"/>
        </w:rPr>
        <w:t xml:space="preserve">and </w:t>
      </w:r>
      <w:r w:rsidR="00896582">
        <w:rPr>
          <w:rFonts w:ascii="Times New Roman" w:eastAsia="Times New Roman" w:hAnsi="Times New Roman" w:cs="Times New Roman"/>
          <w:sz w:val="24"/>
          <w:szCs w:val="24"/>
        </w:rPr>
        <w:t>machine learning model</w:t>
      </w:r>
      <w:r w:rsidR="00AD32C2">
        <w:rPr>
          <w:rFonts w:ascii="Times New Roman" w:eastAsia="Times New Roman" w:hAnsi="Times New Roman" w:cs="Times New Roman"/>
          <w:sz w:val="24"/>
          <w:szCs w:val="24"/>
        </w:rPr>
        <w:t>s</w:t>
      </w:r>
      <w:r w:rsidR="00896582">
        <w:rPr>
          <w:rFonts w:ascii="Times New Roman" w:eastAsia="Times New Roman" w:hAnsi="Times New Roman" w:cs="Times New Roman"/>
          <w:sz w:val="24"/>
          <w:szCs w:val="24"/>
        </w:rPr>
        <w:t xml:space="preserve">, </w:t>
      </w:r>
      <w:r w:rsidR="0029273B">
        <w:rPr>
          <w:rFonts w:ascii="Times New Roman" w:eastAsia="Times New Roman" w:hAnsi="Times New Roman" w:cs="Times New Roman"/>
          <w:sz w:val="24"/>
          <w:szCs w:val="24"/>
        </w:rPr>
        <w:t>observed error was found to be too great to yield reliable results.</w:t>
      </w:r>
      <w:r w:rsidR="00F66262">
        <w:rPr>
          <w:rFonts w:ascii="Times New Roman" w:eastAsia="Times New Roman" w:hAnsi="Times New Roman" w:cs="Times New Roman"/>
          <w:sz w:val="24"/>
          <w:szCs w:val="24"/>
        </w:rPr>
        <w:t xml:space="preserve"> As such, neither of the models </w:t>
      </w:r>
      <w:r w:rsidR="00920ED6">
        <w:rPr>
          <w:rFonts w:ascii="Times New Roman" w:eastAsia="Times New Roman" w:hAnsi="Times New Roman" w:cs="Times New Roman"/>
          <w:sz w:val="24"/>
          <w:szCs w:val="24"/>
        </w:rPr>
        <w:t>are</w:t>
      </w:r>
      <w:r w:rsidR="00B1755A">
        <w:rPr>
          <w:rFonts w:ascii="Times New Roman" w:eastAsia="Times New Roman" w:hAnsi="Times New Roman" w:cs="Times New Roman"/>
          <w:sz w:val="24"/>
          <w:szCs w:val="24"/>
        </w:rPr>
        <w:t xml:space="preserve"> </w:t>
      </w:r>
      <w:r w:rsidR="00347A1F">
        <w:rPr>
          <w:rFonts w:ascii="Times New Roman" w:eastAsia="Times New Roman" w:hAnsi="Times New Roman" w:cs="Times New Roman"/>
          <w:sz w:val="24"/>
          <w:szCs w:val="24"/>
        </w:rPr>
        <w:t>accurate enough to be implemented in an operational setting.</w:t>
      </w:r>
    </w:p>
    <w:p w14:paraId="5C9C751A" w14:textId="57228A3A" w:rsidR="00BB6EE3" w:rsidRDefault="00347A1F" w:rsidP="007327A2">
      <w:pPr>
        <w:spacing w:line="480" w:lineRule="auto"/>
        <w:ind w:firstLine="43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However, both of the models present </w:t>
      </w:r>
      <w:r w:rsidR="007E4CE3">
        <w:rPr>
          <w:rFonts w:ascii="Times New Roman" w:eastAsia="Times New Roman" w:hAnsi="Times New Roman" w:cs="Times New Roman"/>
          <w:sz w:val="24"/>
          <w:szCs w:val="24"/>
        </w:rPr>
        <w:t xml:space="preserve">opportunities for improvement, </w:t>
      </w:r>
      <w:r w:rsidR="004137A9">
        <w:rPr>
          <w:rFonts w:ascii="Times New Roman" w:eastAsia="Times New Roman" w:hAnsi="Times New Roman" w:cs="Times New Roman"/>
          <w:sz w:val="24"/>
          <w:szCs w:val="24"/>
        </w:rPr>
        <w:t>as well promising prospects towards to a future model existing that can be utilized for medium-range climate forecast.</w:t>
      </w:r>
      <w:r w:rsidR="0028101B">
        <w:rPr>
          <w:rFonts w:ascii="Times New Roman" w:eastAsia="Times New Roman" w:hAnsi="Times New Roman" w:cs="Times New Roman"/>
          <w:sz w:val="24"/>
          <w:szCs w:val="24"/>
        </w:rPr>
        <w:t xml:space="preserve"> </w:t>
      </w:r>
      <w:r w:rsidR="00E00A67">
        <w:rPr>
          <w:rFonts w:ascii="Times New Roman" w:eastAsia="Times New Roman" w:hAnsi="Times New Roman" w:cs="Times New Roman"/>
          <w:sz w:val="24"/>
          <w:szCs w:val="24"/>
        </w:rPr>
        <w:t>Should improvements in regards to complexity</w:t>
      </w:r>
      <w:r w:rsidR="00314D35">
        <w:rPr>
          <w:rFonts w:ascii="Times New Roman" w:eastAsia="Times New Roman" w:hAnsi="Times New Roman" w:cs="Times New Roman"/>
          <w:sz w:val="24"/>
          <w:szCs w:val="24"/>
        </w:rPr>
        <w:t xml:space="preserve">, sample size, and </w:t>
      </w:r>
      <w:r w:rsidR="00B70B05">
        <w:rPr>
          <w:rFonts w:ascii="Times New Roman" w:eastAsia="Times New Roman" w:hAnsi="Times New Roman" w:cs="Times New Roman"/>
          <w:sz w:val="24"/>
          <w:szCs w:val="24"/>
        </w:rPr>
        <w:t>configuration be utilized,</w:t>
      </w:r>
      <w:r w:rsidR="00161ADC">
        <w:rPr>
          <w:rFonts w:ascii="Times New Roman" w:eastAsia="Times New Roman" w:hAnsi="Times New Roman" w:cs="Times New Roman"/>
          <w:sz w:val="24"/>
          <w:szCs w:val="24"/>
        </w:rPr>
        <w:t xml:space="preserve"> </w:t>
      </w:r>
      <w:r w:rsidR="006B25A6">
        <w:rPr>
          <w:rFonts w:ascii="Times New Roman" w:eastAsia="Times New Roman" w:hAnsi="Times New Roman" w:cs="Times New Roman"/>
          <w:sz w:val="24"/>
          <w:szCs w:val="24"/>
        </w:rPr>
        <w:t xml:space="preserve">it is entirely possible that a model could be created that fulfills the requirements targeted in this research. It is therefore the </w:t>
      </w:r>
      <w:r w:rsidR="00A67B0F">
        <w:rPr>
          <w:rFonts w:ascii="Times New Roman" w:eastAsia="Times New Roman" w:hAnsi="Times New Roman" w:cs="Times New Roman"/>
          <w:sz w:val="24"/>
          <w:szCs w:val="24"/>
        </w:rPr>
        <w:t>belief</w:t>
      </w:r>
      <w:r w:rsidR="006B25A6">
        <w:rPr>
          <w:rFonts w:ascii="Times New Roman" w:eastAsia="Times New Roman" w:hAnsi="Times New Roman" w:cs="Times New Roman"/>
          <w:sz w:val="24"/>
          <w:szCs w:val="24"/>
        </w:rPr>
        <w:t xml:space="preserve"> of this research group that </w:t>
      </w:r>
      <w:r w:rsidR="003E2852">
        <w:rPr>
          <w:rFonts w:ascii="Times New Roman" w:eastAsia="Times New Roman" w:hAnsi="Times New Roman" w:cs="Times New Roman"/>
          <w:sz w:val="24"/>
          <w:szCs w:val="24"/>
        </w:rPr>
        <w:t xml:space="preserve">future work regarding this subject is needed, and that </w:t>
      </w:r>
      <w:r w:rsidR="00BD1F72">
        <w:rPr>
          <w:rFonts w:ascii="Times New Roman" w:eastAsia="Times New Roman" w:hAnsi="Times New Roman" w:cs="Times New Roman"/>
          <w:sz w:val="24"/>
          <w:szCs w:val="24"/>
        </w:rPr>
        <w:t xml:space="preserve">the models and methodology presented herein </w:t>
      </w:r>
      <w:r w:rsidR="00843D00">
        <w:rPr>
          <w:rFonts w:ascii="Times New Roman" w:eastAsia="Times New Roman" w:hAnsi="Times New Roman" w:cs="Times New Roman"/>
          <w:sz w:val="24"/>
          <w:szCs w:val="24"/>
        </w:rPr>
        <w:t>can be used as a foundation for said future work.</w:t>
      </w:r>
    </w:p>
    <w:p w14:paraId="5D097751" w14:textId="1DECF6AD" w:rsidR="08688749" w:rsidRDefault="4CBE4E24" w:rsidP="00BB6EE3">
      <w:pPr>
        <w:pStyle w:val="Heading1"/>
        <w:ind w:left="0" w:firstLine="0"/>
      </w:pPr>
      <w:bookmarkStart w:id="51" w:name="_Toc228125611"/>
      <w:r>
        <w:lastRenderedPageBreak/>
        <w:t>7</w:t>
      </w:r>
      <w:r w:rsidR="08688749" w:rsidRPr="44802F28">
        <w:t xml:space="preserve">.     </w:t>
      </w:r>
      <w:r w:rsidR="5D2BE7E3" w:rsidRPr="2F99B01E">
        <w:t>References</w:t>
      </w:r>
      <w:bookmarkEnd w:id="51"/>
    </w:p>
    <w:p w14:paraId="5BC6F318" w14:textId="7D917D71" w:rsidR="00DF7A59" w:rsidRDefault="00DF7A59" w:rsidP="00403B6B">
      <w:pPr>
        <w:spacing w:afterLines="160"/>
        <w:ind w:left="720" w:hanging="720"/>
        <w:rPr>
          <w:rFonts w:ascii="Times New Roman" w:eastAsia="Times New Roman" w:hAnsi="Times New Roman" w:cs="Times New Roman"/>
          <w:sz w:val="24"/>
          <w:szCs w:val="24"/>
        </w:rPr>
      </w:pPr>
      <w:r w:rsidRPr="00DF7A59">
        <w:rPr>
          <w:rFonts w:ascii="Times New Roman" w:eastAsia="Times New Roman" w:hAnsi="Times New Roman" w:cs="Times New Roman"/>
          <w:sz w:val="24"/>
          <w:szCs w:val="24"/>
        </w:rPr>
        <w:t xml:space="preserve">Breusch, T. S., and A. R. Pagan, 1979: A Simple Test for Heteroscedasticity and Random Coefficient Variation. </w:t>
      </w:r>
      <w:r w:rsidRPr="00DF7A59">
        <w:rPr>
          <w:rFonts w:ascii="Times New Roman" w:eastAsia="Times New Roman" w:hAnsi="Times New Roman" w:cs="Times New Roman"/>
          <w:i/>
          <w:iCs/>
          <w:sz w:val="24"/>
          <w:szCs w:val="24"/>
        </w:rPr>
        <w:t>Econometrica</w:t>
      </w:r>
      <w:r w:rsidRPr="00DF7A59">
        <w:rPr>
          <w:rFonts w:ascii="Times New Roman" w:eastAsia="Times New Roman" w:hAnsi="Times New Roman" w:cs="Times New Roman"/>
          <w:sz w:val="24"/>
          <w:szCs w:val="24"/>
        </w:rPr>
        <w:t xml:space="preserve">, </w:t>
      </w:r>
      <w:r w:rsidRPr="00DF7A59">
        <w:rPr>
          <w:rFonts w:ascii="Times New Roman" w:eastAsia="Times New Roman" w:hAnsi="Times New Roman" w:cs="Times New Roman"/>
          <w:b/>
          <w:bCs/>
          <w:sz w:val="24"/>
          <w:szCs w:val="24"/>
        </w:rPr>
        <w:t>47</w:t>
      </w:r>
      <w:r w:rsidRPr="00DF7A59">
        <w:rPr>
          <w:rFonts w:ascii="Times New Roman" w:eastAsia="Times New Roman" w:hAnsi="Times New Roman" w:cs="Times New Roman"/>
          <w:sz w:val="24"/>
          <w:szCs w:val="24"/>
        </w:rPr>
        <w:t xml:space="preserve">, 1287, </w:t>
      </w:r>
      <w:hyperlink r:id="rId30" w:history="1">
        <w:r w:rsidRPr="00783493">
          <w:rPr>
            <w:rStyle w:val="Hyperlink"/>
            <w:rFonts w:ascii="Times New Roman" w:eastAsia="Times New Roman" w:hAnsi="Times New Roman" w:cs="Times New Roman"/>
            <w:sz w:val="24"/>
            <w:szCs w:val="24"/>
          </w:rPr>
          <w:t>https://doi.org/10.2307/1911963</w:t>
        </w:r>
      </w:hyperlink>
      <w:r w:rsidRPr="00DF7A59">
        <w:rPr>
          <w:rFonts w:ascii="Times New Roman" w:eastAsia="Times New Roman" w:hAnsi="Times New Roman" w:cs="Times New Roman"/>
          <w:sz w:val="24"/>
          <w:szCs w:val="24"/>
        </w:rPr>
        <w:t>.</w:t>
      </w:r>
    </w:p>
    <w:p w14:paraId="44BE1D63" w14:textId="7227C7A9" w:rsidR="00E83481" w:rsidRDefault="00E83481" w:rsidP="00403B6B">
      <w:pPr>
        <w:spacing w:afterLines="160"/>
        <w:ind w:left="720" w:hanging="720"/>
        <w:rPr>
          <w:rFonts w:ascii="Times New Roman" w:eastAsia="Times New Roman" w:hAnsi="Times New Roman" w:cs="Times New Roman"/>
          <w:sz w:val="24"/>
          <w:szCs w:val="24"/>
        </w:rPr>
      </w:pPr>
      <w:r w:rsidRPr="00E83481">
        <w:rPr>
          <w:rFonts w:ascii="Times New Roman" w:eastAsia="Times New Roman" w:hAnsi="Times New Roman" w:cs="Times New Roman"/>
          <w:sz w:val="24"/>
          <w:szCs w:val="24"/>
        </w:rPr>
        <w:t xml:space="preserve">Everstream Analytics, 2026: Everstream Analytics. </w:t>
      </w:r>
      <w:hyperlink r:id="rId31" w:history="1">
        <w:r w:rsidRPr="0027059D">
          <w:rPr>
            <w:rStyle w:val="Hyperlink"/>
            <w:rFonts w:ascii="Times New Roman" w:eastAsia="Times New Roman" w:hAnsi="Times New Roman" w:cs="Times New Roman"/>
            <w:sz w:val="24"/>
            <w:szCs w:val="24"/>
          </w:rPr>
          <w:t>https://www.everstream.ai/</w:t>
        </w:r>
      </w:hyperlink>
      <w:r w:rsidRPr="00E83481">
        <w:rPr>
          <w:rFonts w:ascii="Times New Roman" w:eastAsia="Times New Roman" w:hAnsi="Times New Roman" w:cs="Times New Roman"/>
          <w:sz w:val="24"/>
          <w:szCs w:val="24"/>
        </w:rPr>
        <w:t>.</w:t>
      </w:r>
    </w:p>
    <w:p w14:paraId="4E2443DA" w14:textId="19D4175B" w:rsidR="00BD3326" w:rsidRDefault="00BD3326" w:rsidP="00403B6B">
      <w:pPr>
        <w:spacing w:afterLines="160"/>
        <w:ind w:left="720" w:hanging="720"/>
        <w:rPr>
          <w:rFonts w:ascii="Times New Roman" w:eastAsia="Times New Roman" w:hAnsi="Times New Roman" w:cs="Times New Roman"/>
          <w:sz w:val="24"/>
          <w:szCs w:val="24"/>
        </w:rPr>
      </w:pPr>
      <w:r w:rsidRPr="00BD3326">
        <w:rPr>
          <w:rFonts w:ascii="Times New Roman" w:eastAsia="Times New Roman" w:hAnsi="Times New Roman" w:cs="Times New Roman"/>
          <w:sz w:val="24"/>
          <w:szCs w:val="24"/>
        </w:rPr>
        <w:t xml:space="preserve">EPA, 2024: Random Forest Modeling. </w:t>
      </w:r>
      <w:r w:rsidRPr="00BD3326">
        <w:rPr>
          <w:rFonts w:ascii="Times New Roman" w:eastAsia="Times New Roman" w:hAnsi="Times New Roman" w:cs="Times New Roman"/>
          <w:i/>
          <w:iCs/>
          <w:sz w:val="24"/>
          <w:szCs w:val="24"/>
        </w:rPr>
        <w:t>United States Environmental Protection Agency</w:t>
      </w:r>
      <w:r w:rsidRPr="00BD3326">
        <w:rPr>
          <w:rFonts w:ascii="Times New Roman" w:eastAsia="Times New Roman" w:hAnsi="Times New Roman" w:cs="Times New Roman"/>
          <w:sz w:val="24"/>
          <w:szCs w:val="24"/>
        </w:rPr>
        <w:t>,</w:t>
      </w:r>
      <w:r w:rsidR="00C75AEF">
        <w:rPr>
          <w:rFonts w:ascii="Times New Roman" w:eastAsia="Times New Roman" w:hAnsi="Times New Roman" w:cs="Times New Roman"/>
          <w:sz w:val="24"/>
          <w:szCs w:val="24"/>
        </w:rPr>
        <w:t xml:space="preserve"> </w:t>
      </w:r>
      <w:hyperlink r:id="rId32" w:history="1">
        <w:r w:rsidR="00A149F3" w:rsidRPr="00783493">
          <w:rPr>
            <w:rStyle w:val="Hyperlink"/>
            <w:rFonts w:ascii="Times New Roman" w:eastAsia="Times New Roman" w:hAnsi="Times New Roman" w:cs="Times New Roman"/>
            <w:sz w:val="24"/>
            <w:szCs w:val="24"/>
          </w:rPr>
          <w:t>https://www.epa.gov/streamflow-duration-assessment/random-forest-modeling</w:t>
        </w:r>
      </w:hyperlink>
      <w:r w:rsidRPr="00BD3326">
        <w:rPr>
          <w:rFonts w:ascii="Times New Roman" w:eastAsia="Times New Roman" w:hAnsi="Times New Roman" w:cs="Times New Roman"/>
          <w:sz w:val="24"/>
          <w:szCs w:val="24"/>
        </w:rPr>
        <w:t>.</w:t>
      </w:r>
    </w:p>
    <w:p w14:paraId="63BB7E07" w14:textId="765562D9" w:rsidR="780D58DB" w:rsidRDefault="5D2BE7E3" w:rsidP="00403B6B">
      <w:pPr>
        <w:spacing w:afterLines="160"/>
        <w:ind w:left="720" w:hanging="720"/>
        <w:rPr>
          <w:rFonts w:ascii="Times New Roman" w:eastAsia="Times New Roman" w:hAnsi="Times New Roman" w:cs="Times New Roman"/>
          <w:sz w:val="24"/>
          <w:szCs w:val="24"/>
        </w:rPr>
      </w:pPr>
      <w:r w:rsidRPr="2F99B01E">
        <w:rPr>
          <w:rFonts w:ascii="Times New Roman" w:eastAsia="Times New Roman" w:hAnsi="Times New Roman" w:cs="Times New Roman"/>
          <w:sz w:val="24"/>
          <w:szCs w:val="24"/>
        </w:rPr>
        <w:t xml:space="preserve">Gerson, A., 2023: Stranding of the Mega-Ship Ever Given in the Suez Canal: Causes, Consequences, and Lessons to Be Learned. The Suez Canal: Past Lessons and Future Challenges, C. Lutmar and Z. Rubinovitz, Eds, Palgrave Studies in Maritime Politics and Security, Springer International Publishing, 231–252, </w:t>
      </w:r>
      <w:hyperlink r:id="rId33">
        <w:r w:rsidR="40A5FD34" w:rsidRPr="2E567D6D">
          <w:rPr>
            <w:rStyle w:val="Hyperlink"/>
            <w:rFonts w:ascii="Times New Roman" w:eastAsia="Times New Roman" w:hAnsi="Times New Roman" w:cs="Times New Roman"/>
            <w:sz w:val="24"/>
            <w:szCs w:val="24"/>
          </w:rPr>
          <w:t>https://doi.org/10.1007/978-3-031-15670-0_12</w:t>
        </w:r>
      </w:hyperlink>
      <w:r w:rsidR="40A5FD34" w:rsidRPr="2E567D6D">
        <w:rPr>
          <w:rFonts w:ascii="Times New Roman" w:eastAsia="Times New Roman" w:hAnsi="Times New Roman" w:cs="Times New Roman"/>
          <w:sz w:val="24"/>
          <w:szCs w:val="24"/>
        </w:rPr>
        <w:t>.</w:t>
      </w:r>
    </w:p>
    <w:p w14:paraId="3C104653" w14:textId="7925F54D" w:rsidR="780D58DB" w:rsidRDefault="5D2BE7E3" w:rsidP="00403B6B">
      <w:pPr>
        <w:spacing w:afterLines="160"/>
        <w:ind w:left="720" w:hanging="720"/>
        <w:rPr>
          <w:rFonts w:ascii="Times New Roman" w:eastAsia="Times New Roman" w:hAnsi="Times New Roman" w:cs="Times New Roman"/>
          <w:sz w:val="24"/>
          <w:szCs w:val="24"/>
        </w:rPr>
      </w:pPr>
      <w:r w:rsidRPr="2F99B01E">
        <w:rPr>
          <w:rFonts w:ascii="Times New Roman" w:eastAsia="Times New Roman" w:hAnsi="Times New Roman" w:cs="Times New Roman"/>
          <w:sz w:val="24"/>
          <w:szCs w:val="24"/>
        </w:rPr>
        <w:t xml:space="preserve">González-Pérez, A., R. Álvarez-Esteban, A. Penas, and S. Del Río, 2022: Analysis of recent rainfall trends and links to teleconnection patterns in California (U.S.). </w:t>
      </w:r>
      <w:r w:rsidR="40A5FD34" w:rsidRPr="2E567D6D">
        <w:rPr>
          <w:rFonts w:ascii="Times New Roman" w:eastAsia="Times New Roman" w:hAnsi="Times New Roman" w:cs="Times New Roman"/>
          <w:sz w:val="24"/>
          <w:szCs w:val="24"/>
        </w:rPr>
        <w:t xml:space="preserve">Journal of Hydrology, </w:t>
      </w:r>
      <w:r w:rsidR="40A5FD34" w:rsidRPr="00051140">
        <w:rPr>
          <w:rFonts w:ascii="Times New Roman" w:eastAsia="Times New Roman" w:hAnsi="Times New Roman" w:cs="Times New Roman"/>
          <w:b/>
          <w:bCs/>
          <w:sz w:val="24"/>
          <w:szCs w:val="24"/>
        </w:rPr>
        <w:t>612</w:t>
      </w:r>
      <w:r w:rsidR="40A5FD34" w:rsidRPr="2E567D6D">
        <w:rPr>
          <w:rFonts w:ascii="Times New Roman" w:eastAsia="Times New Roman" w:hAnsi="Times New Roman" w:cs="Times New Roman"/>
          <w:sz w:val="24"/>
          <w:szCs w:val="24"/>
        </w:rPr>
        <w:t xml:space="preserve">, 128211, </w:t>
      </w:r>
      <w:hyperlink r:id="rId34">
        <w:r w:rsidR="40A5FD34" w:rsidRPr="2E567D6D">
          <w:rPr>
            <w:rStyle w:val="Hyperlink"/>
            <w:rFonts w:ascii="Times New Roman" w:eastAsia="Times New Roman" w:hAnsi="Times New Roman" w:cs="Times New Roman"/>
            <w:sz w:val="24"/>
            <w:szCs w:val="24"/>
          </w:rPr>
          <w:t>https://doi.org/10.1016/j.jhydrol.2022.128211</w:t>
        </w:r>
      </w:hyperlink>
      <w:r w:rsidRPr="2E567D6D">
        <w:rPr>
          <w:rFonts w:ascii="Times New Roman" w:eastAsia="Times New Roman" w:hAnsi="Times New Roman" w:cs="Times New Roman"/>
          <w:sz w:val="24"/>
          <w:szCs w:val="24"/>
        </w:rPr>
        <w:t>.</w:t>
      </w:r>
    </w:p>
    <w:p w14:paraId="514A281F" w14:textId="7A7A6B9B" w:rsidR="780D58DB" w:rsidRDefault="5D2BE7E3" w:rsidP="00403B6B">
      <w:pPr>
        <w:spacing w:afterLines="160"/>
        <w:ind w:left="720" w:hanging="720"/>
        <w:rPr>
          <w:rFonts w:ascii="Times New Roman" w:eastAsia="Times New Roman" w:hAnsi="Times New Roman" w:cs="Times New Roman"/>
          <w:sz w:val="24"/>
          <w:szCs w:val="24"/>
        </w:rPr>
      </w:pPr>
      <w:r w:rsidRPr="2F99B01E">
        <w:rPr>
          <w:rFonts w:ascii="Times New Roman" w:eastAsia="Times New Roman" w:hAnsi="Times New Roman" w:cs="Times New Roman"/>
          <w:sz w:val="24"/>
          <w:szCs w:val="24"/>
        </w:rPr>
        <w:t xml:space="preserve">Goodrich, G. B., and J. M. Walker, 2011: The Influence of the PDO on Winter Precipitation During High- and Low-Index ENSO Conditions in the Eastern United States. </w:t>
      </w:r>
      <w:r w:rsidR="40A5FD34" w:rsidRPr="4200C300">
        <w:rPr>
          <w:rFonts w:ascii="Times New Roman" w:eastAsia="Times New Roman" w:hAnsi="Times New Roman" w:cs="Times New Roman"/>
          <w:sz w:val="24"/>
          <w:szCs w:val="24"/>
        </w:rPr>
        <w:t xml:space="preserve">Physical Geography, </w:t>
      </w:r>
      <w:r w:rsidR="40A5FD34" w:rsidRPr="00051140">
        <w:rPr>
          <w:rFonts w:ascii="Times New Roman" w:eastAsia="Times New Roman" w:hAnsi="Times New Roman" w:cs="Times New Roman"/>
          <w:b/>
          <w:bCs/>
          <w:sz w:val="24"/>
          <w:szCs w:val="24"/>
        </w:rPr>
        <w:t>32</w:t>
      </w:r>
      <w:r w:rsidR="40A5FD34" w:rsidRPr="4200C300">
        <w:rPr>
          <w:rFonts w:ascii="Times New Roman" w:eastAsia="Times New Roman" w:hAnsi="Times New Roman" w:cs="Times New Roman"/>
          <w:sz w:val="24"/>
          <w:szCs w:val="24"/>
        </w:rPr>
        <w:t xml:space="preserve">, 295–312, </w:t>
      </w:r>
      <w:hyperlink r:id="rId35">
        <w:r w:rsidR="40A5FD34" w:rsidRPr="4200C300">
          <w:rPr>
            <w:rStyle w:val="Hyperlink"/>
            <w:rFonts w:ascii="Times New Roman" w:eastAsia="Times New Roman" w:hAnsi="Times New Roman" w:cs="Times New Roman"/>
            <w:sz w:val="24"/>
            <w:szCs w:val="24"/>
          </w:rPr>
          <w:t>https://doi.org/10.2747/0272-3646.32.4.295</w:t>
        </w:r>
      </w:hyperlink>
      <w:r w:rsidR="40A5FD34" w:rsidRPr="4200C300">
        <w:rPr>
          <w:rFonts w:ascii="Times New Roman" w:eastAsia="Times New Roman" w:hAnsi="Times New Roman" w:cs="Times New Roman"/>
          <w:sz w:val="24"/>
          <w:szCs w:val="24"/>
        </w:rPr>
        <w:t>.</w:t>
      </w:r>
    </w:p>
    <w:p w14:paraId="61E72500" w14:textId="3EBC398E" w:rsidR="000A1B79" w:rsidRDefault="000A1B79" w:rsidP="00403B6B">
      <w:pPr>
        <w:spacing w:afterLines="160"/>
        <w:ind w:left="720" w:hanging="720"/>
        <w:rPr>
          <w:rFonts w:ascii="Times New Roman" w:eastAsia="Times New Roman" w:hAnsi="Times New Roman" w:cs="Times New Roman"/>
          <w:sz w:val="24"/>
          <w:szCs w:val="24"/>
        </w:rPr>
      </w:pPr>
      <w:r w:rsidRPr="000A1B79">
        <w:rPr>
          <w:rFonts w:ascii="Times New Roman" w:eastAsia="Times New Roman" w:hAnsi="Times New Roman" w:cs="Times New Roman"/>
          <w:sz w:val="24"/>
          <w:szCs w:val="24"/>
        </w:rPr>
        <w:t xml:space="preserve">Helali, J., M. Nouri, M. Mohammadi Ghaleni, S. A. Hosseni, F. Safarpour, A. Shirdeli, P. Paymard, and Z. Kalantari, 2023: Forecasting precipitation based on teleconnections using machine learning approaches across different precipitation regimes. </w:t>
      </w:r>
      <w:r w:rsidRPr="000A1B79">
        <w:rPr>
          <w:rFonts w:ascii="Times New Roman" w:eastAsia="Times New Roman" w:hAnsi="Times New Roman" w:cs="Times New Roman"/>
          <w:i/>
          <w:sz w:val="24"/>
          <w:szCs w:val="24"/>
        </w:rPr>
        <w:t>Environ Earth Sci</w:t>
      </w:r>
      <w:r w:rsidRPr="000A1B79">
        <w:rPr>
          <w:rFonts w:ascii="Times New Roman" w:eastAsia="Times New Roman" w:hAnsi="Times New Roman" w:cs="Times New Roman"/>
          <w:sz w:val="24"/>
          <w:szCs w:val="24"/>
        </w:rPr>
        <w:t xml:space="preserve">, </w:t>
      </w:r>
      <w:r w:rsidRPr="000A1B79">
        <w:rPr>
          <w:rFonts w:ascii="Times New Roman" w:eastAsia="Times New Roman" w:hAnsi="Times New Roman" w:cs="Times New Roman"/>
          <w:b/>
          <w:sz w:val="24"/>
          <w:szCs w:val="24"/>
        </w:rPr>
        <w:t>82</w:t>
      </w:r>
      <w:r w:rsidRPr="000A1B79">
        <w:rPr>
          <w:rFonts w:ascii="Times New Roman" w:eastAsia="Times New Roman" w:hAnsi="Times New Roman" w:cs="Times New Roman"/>
          <w:sz w:val="24"/>
          <w:szCs w:val="24"/>
        </w:rPr>
        <w:t xml:space="preserve">, 495, </w:t>
      </w:r>
      <w:hyperlink r:id="rId36">
        <w:r w:rsidRPr="120AF8D4">
          <w:rPr>
            <w:rStyle w:val="Hyperlink"/>
            <w:rFonts w:ascii="Times New Roman" w:eastAsia="Times New Roman" w:hAnsi="Times New Roman" w:cs="Times New Roman"/>
            <w:sz w:val="24"/>
            <w:szCs w:val="24"/>
          </w:rPr>
          <w:t>https://doi.org/10.1007/s12665-023-11191-9</w:t>
        </w:r>
      </w:hyperlink>
      <w:r w:rsidRPr="120AF8D4">
        <w:rPr>
          <w:rFonts w:ascii="Times New Roman" w:eastAsia="Times New Roman" w:hAnsi="Times New Roman" w:cs="Times New Roman"/>
          <w:sz w:val="24"/>
          <w:szCs w:val="24"/>
        </w:rPr>
        <w:t>.</w:t>
      </w:r>
    </w:p>
    <w:p w14:paraId="4DED9C8B" w14:textId="0879A1B0" w:rsidR="008E46FC" w:rsidRDefault="008E46FC" w:rsidP="00403B6B">
      <w:pPr>
        <w:spacing w:afterLines="160"/>
        <w:ind w:left="720" w:hanging="720"/>
        <w:rPr>
          <w:rFonts w:ascii="Times New Roman" w:eastAsia="Times New Roman" w:hAnsi="Times New Roman" w:cs="Times New Roman"/>
          <w:sz w:val="24"/>
          <w:szCs w:val="24"/>
        </w:rPr>
      </w:pPr>
      <w:r w:rsidRPr="008E46FC">
        <w:rPr>
          <w:rFonts w:ascii="Times New Roman" w:eastAsia="Times New Roman" w:hAnsi="Times New Roman" w:cs="Times New Roman"/>
          <w:sz w:val="24"/>
          <w:szCs w:val="24"/>
        </w:rPr>
        <w:t xml:space="preserve">Hersbach, H., and Coauthors, 2020: The ERA5 global reanalysis. </w:t>
      </w:r>
      <w:r w:rsidRPr="120AF8D4">
        <w:rPr>
          <w:rFonts w:ascii="Times New Roman" w:eastAsia="Times New Roman" w:hAnsi="Times New Roman" w:cs="Times New Roman"/>
          <w:i/>
          <w:iCs/>
          <w:sz w:val="24"/>
          <w:szCs w:val="24"/>
        </w:rPr>
        <w:t>Quart J Royal Meteoro Soc</w:t>
      </w:r>
      <w:r w:rsidRPr="120AF8D4">
        <w:rPr>
          <w:rFonts w:ascii="Times New Roman" w:eastAsia="Times New Roman" w:hAnsi="Times New Roman" w:cs="Times New Roman"/>
          <w:sz w:val="24"/>
          <w:szCs w:val="24"/>
        </w:rPr>
        <w:t xml:space="preserve">, </w:t>
      </w:r>
      <w:r w:rsidRPr="120AF8D4">
        <w:rPr>
          <w:rFonts w:ascii="Times New Roman" w:eastAsia="Times New Roman" w:hAnsi="Times New Roman" w:cs="Times New Roman"/>
          <w:b/>
          <w:bCs/>
          <w:sz w:val="24"/>
          <w:szCs w:val="24"/>
        </w:rPr>
        <w:t>146</w:t>
      </w:r>
      <w:r w:rsidRPr="120AF8D4">
        <w:rPr>
          <w:rFonts w:ascii="Times New Roman" w:eastAsia="Times New Roman" w:hAnsi="Times New Roman" w:cs="Times New Roman"/>
          <w:sz w:val="24"/>
          <w:szCs w:val="24"/>
        </w:rPr>
        <w:t xml:space="preserve">, 1999–2049, </w:t>
      </w:r>
      <w:hyperlink r:id="rId37">
        <w:r w:rsidRPr="120AF8D4">
          <w:rPr>
            <w:rStyle w:val="Hyperlink"/>
            <w:rFonts w:ascii="Times New Roman" w:eastAsia="Times New Roman" w:hAnsi="Times New Roman" w:cs="Times New Roman"/>
            <w:sz w:val="24"/>
            <w:szCs w:val="24"/>
          </w:rPr>
          <w:t>https://doi.org/10.1002/qj.3803</w:t>
        </w:r>
      </w:hyperlink>
      <w:r w:rsidRPr="120AF8D4">
        <w:rPr>
          <w:rFonts w:ascii="Times New Roman" w:eastAsia="Times New Roman" w:hAnsi="Times New Roman" w:cs="Times New Roman"/>
          <w:sz w:val="24"/>
          <w:szCs w:val="24"/>
        </w:rPr>
        <w:t>.</w:t>
      </w:r>
    </w:p>
    <w:p w14:paraId="523D848D" w14:textId="71B2B051" w:rsidR="00C3534A" w:rsidRDefault="00E01854" w:rsidP="00403B6B">
      <w:pPr>
        <w:spacing w:afterLines="160"/>
        <w:ind w:left="720" w:hanging="720"/>
      </w:pPr>
      <w:r>
        <w:rPr>
          <w:rFonts w:ascii="Times New Roman" w:eastAsia="Times New Roman" w:hAnsi="Times New Roman" w:cs="Times New Roman"/>
          <w:sz w:val="24"/>
          <w:szCs w:val="24"/>
        </w:rPr>
        <w:t>Hill, A. J., G. R. Herman, and R.S. Schumacher, 2020: Forecasting Severe Weather with Random Forests. Monthly Weather Review, 148, 2135</w:t>
      </w:r>
      <w:r w:rsidR="00C44442">
        <w:rPr>
          <w:rFonts w:ascii="Times New Roman" w:eastAsia="Times New Roman" w:hAnsi="Times New Roman" w:cs="Times New Roman"/>
          <w:sz w:val="24"/>
          <w:szCs w:val="24"/>
        </w:rPr>
        <w:t>-2161</w:t>
      </w:r>
      <w:r w:rsidR="00C3534A">
        <w:rPr>
          <w:rFonts w:ascii="Times New Roman" w:eastAsia="Times New Roman" w:hAnsi="Times New Roman" w:cs="Times New Roman"/>
          <w:sz w:val="24"/>
          <w:szCs w:val="24"/>
        </w:rPr>
        <w:t>,</w:t>
      </w:r>
      <w:r w:rsidR="00933264">
        <w:rPr>
          <w:rFonts w:ascii="Times New Roman" w:eastAsia="Times New Roman" w:hAnsi="Times New Roman" w:cs="Times New Roman"/>
          <w:sz w:val="24"/>
          <w:szCs w:val="24"/>
        </w:rPr>
        <w:t xml:space="preserve"> </w:t>
      </w:r>
      <w:hyperlink r:id="rId38" w:history="1">
        <w:r w:rsidR="00933264" w:rsidRPr="00DD2486">
          <w:rPr>
            <w:rStyle w:val="Hyperlink"/>
            <w:rFonts w:ascii="Times New Roman" w:eastAsia="Times New Roman" w:hAnsi="Times New Roman" w:cs="Times New Roman"/>
            <w:sz w:val="24"/>
            <w:szCs w:val="24"/>
          </w:rPr>
          <w:t>https://doi.org/10.1175/mwr-d-19-0344.1</w:t>
        </w:r>
      </w:hyperlink>
      <w:r w:rsidR="00C029CD">
        <w:t>.</w:t>
      </w:r>
    </w:p>
    <w:p w14:paraId="189B7833" w14:textId="5CB5FF76" w:rsidR="00115E13" w:rsidRDefault="00C029CD" w:rsidP="00485DFB">
      <w:pPr>
        <w:pStyle w:val="NormalWeb"/>
        <w:spacing w:before="0" w:beforeAutospacing="0" w:afterLines="160" w:after="160" w:afterAutospacing="0"/>
        <w:ind w:left="720" w:hanging="720"/>
      </w:pPr>
      <w:r>
        <w:t xml:space="preserve">Huston, R., and A. Dastrup, 2020: </w:t>
      </w:r>
      <w:r>
        <w:rPr>
          <w:i/>
          <w:iCs/>
        </w:rPr>
        <w:t>People, Places, and Cultures</w:t>
      </w:r>
      <w:r>
        <w:t xml:space="preserve">. J. Holmes, Ed. Tulsa Community College, </w:t>
      </w:r>
      <w:hyperlink r:id="rId39" w:history="1">
        <w:r w:rsidR="00115E13" w:rsidRPr="00DD2486">
          <w:rPr>
            <w:rStyle w:val="Hyperlink"/>
          </w:rPr>
          <w:t>https://open.library.okstate.edu/culturalgeography/chapter/5-3-2/</w:t>
        </w:r>
      </w:hyperlink>
      <w:r w:rsidR="00115E13">
        <w:t>.</w:t>
      </w:r>
    </w:p>
    <w:p w14:paraId="2D72582F" w14:textId="7A9E2E2C" w:rsidR="00BD3326" w:rsidRDefault="00C75AEF" w:rsidP="00403B6B">
      <w:pPr>
        <w:spacing w:afterLines="160"/>
        <w:ind w:left="720" w:hanging="720"/>
        <w:rPr>
          <w:rFonts w:ascii="Times New Roman" w:eastAsia="Times New Roman" w:hAnsi="Times New Roman" w:cs="Times New Roman"/>
          <w:sz w:val="24"/>
          <w:szCs w:val="24"/>
        </w:rPr>
      </w:pPr>
      <w:r w:rsidRPr="00C75AEF">
        <w:rPr>
          <w:rFonts w:ascii="Times New Roman" w:eastAsia="Times New Roman" w:hAnsi="Times New Roman" w:cs="Times New Roman"/>
          <w:sz w:val="24"/>
          <w:szCs w:val="24"/>
        </w:rPr>
        <w:t xml:space="preserve">Mucci, Ti., Overfitting vs. Underfitting. </w:t>
      </w:r>
      <w:r w:rsidRPr="00C75AEF">
        <w:rPr>
          <w:rFonts w:ascii="Times New Roman" w:eastAsia="Times New Roman" w:hAnsi="Times New Roman" w:cs="Times New Roman"/>
          <w:i/>
          <w:iCs/>
          <w:sz w:val="24"/>
          <w:szCs w:val="24"/>
        </w:rPr>
        <w:t>IBM Think</w:t>
      </w:r>
      <w:r>
        <w:rPr>
          <w:rFonts w:ascii="Times New Roman" w:eastAsia="Times New Roman" w:hAnsi="Times New Roman" w:cs="Times New Roman"/>
          <w:sz w:val="24"/>
          <w:szCs w:val="24"/>
        </w:rPr>
        <w:t xml:space="preserve">, </w:t>
      </w:r>
      <w:hyperlink r:id="rId40" w:history="1">
        <w:r w:rsidR="007D5C44" w:rsidRPr="00783493">
          <w:rPr>
            <w:rStyle w:val="Hyperlink"/>
            <w:rFonts w:ascii="Times New Roman" w:eastAsia="Times New Roman" w:hAnsi="Times New Roman" w:cs="Times New Roman"/>
            <w:sz w:val="24"/>
            <w:szCs w:val="24"/>
          </w:rPr>
          <w:t>https://www.ibm.com/think/topics/overfitting-vs-underfitting</w:t>
        </w:r>
      </w:hyperlink>
      <w:r>
        <w:rPr>
          <w:rFonts w:ascii="Times New Roman" w:eastAsia="Times New Roman" w:hAnsi="Times New Roman" w:cs="Times New Roman"/>
          <w:sz w:val="24"/>
          <w:szCs w:val="24"/>
        </w:rPr>
        <w:t>.</w:t>
      </w:r>
    </w:p>
    <w:p w14:paraId="3D1FCF70" w14:textId="6555CEC0" w:rsidR="55C81844" w:rsidRDefault="55C81844" w:rsidP="00A149F3">
      <w:pPr>
        <w:tabs>
          <w:tab w:val="left" w:pos="720"/>
        </w:tabs>
        <w:spacing w:afterLines="160" w:line="276" w:lineRule="auto"/>
        <w:ind w:left="720" w:hanging="720"/>
      </w:pPr>
      <w:r w:rsidRPr="4200C300">
        <w:rPr>
          <w:rFonts w:ascii="Times New Roman" w:eastAsia="Times New Roman" w:hAnsi="Times New Roman" w:cs="Times New Roman"/>
          <w:sz w:val="24"/>
          <w:szCs w:val="24"/>
          <w:lang w:val="es-ES"/>
        </w:rPr>
        <w:t xml:space="preserve">NOAA, 2025: El Niño &amp; La Niña (El Niño-Southern Oscillation). </w:t>
      </w:r>
      <w:r w:rsidRPr="4200C300">
        <w:rPr>
          <w:rFonts w:ascii="Times New Roman" w:eastAsia="Times New Roman" w:hAnsi="Times New Roman" w:cs="Times New Roman"/>
          <w:i/>
          <w:sz w:val="24"/>
          <w:szCs w:val="24"/>
          <w:lang w:val="es-ES"/>
        </w:rPr>
        <w:t>Climate.gov,</w:t>
      </w:r>
      <w:r w:rsidRPr="4200C300">
        <w:rPr>
          <w:rFonts w:ascii="Times New Roman" w:eastAsia="Times New Roman" w:hAnsi="Times New Roman" w:cs="Times New Roman"/>
          <w:sz w:val="24"/>
          <w:szCs w:val="24"/>
          <w:lang w:val="es-ES"/>
        </w:rPr>
        <w:t xml:space="preserve"> </w:t>
      </w:r>
      <w:hyperlink r:id="rId41" w:history="1">
        <w:r w:rsidR="00A149F3" w:rsidRPr="00783493">
          <w:rPr>
            <w:rStyle w:val="Hyperlink"/>
            <w:rFonts w:ascii="Times New Roman" w:eastAsia="Times New Roman" w:hAnsi="Times New Roman" w:cs="Times New Roman"/>
            <w:sz w:val="24"/>
            <w:szCs w:val="24"/>
            <w:lang w:val="es-ES"/>
          </w:rPr>
          <w:t>https://www.climate.gov/enso</w:t>
        </w:r>
      </w:hyperlink>
      <w:r w:rsidRPr="4200C300">
        <w:rPr>
          <w:rFonts w:ascii="Times New Roman" w:eastAsia="Times New Roman" w:hAnsi="Times New Roman" w:cs="Times New Roman"/>
          <w:sz w:val="24"/>
          <w:szCs w:val="24"/>
          <w:lang w:val="es-ES"/>
        </w:rPr>
        <w:t>.</w:t>
      </w:r>
    </w:p>
    <w:p w14:paraId="7632F12B" w14:textId="4167A5B1" w:rsidR="005C361B" w:rsidRPr="005C361B" w:rsidRDefault="005C361B" w:rsidP="00403B6B">
      <w:pPr>
        <w:spacing w:afterLines="160"/>
        <w:ind w:left="720" w:hanging="720"/>
        <w:rPr>
          <w:rFonts w:ascii="Times New Roman" w:eastAsia="Times New Roman" w:hAnsi="Times New Roman" w:cs="Times New Roman"/>
          <w:sz w:val="24"/>
          <w:szCs w:val="24"/>
        </w:rPr>
      </w:pPr>
      <w:r w:rsidRPr="005C361B">
        <w:rPr>
          <w:rFonts w:ascii="Times New Roman" w:eastAsia="Times New Roman" w:hAnsi="Times New Roman" w:cs="Times New Roman"/>
          <w:sz w:val="24"/>
          <w:szCs w:val="24"/>
        </w:rPr>
        <w:t xml:space="preserve">Rust, H. W., A. Richling, P. Bissolli, and U. Ulbrich, 2015: Linking teleconnection patterns to European temperature – a multiple linear regression model. </w:t>
      </w:r>
      <w:r w:rsidRPr="005C361B">
        <w:rPr>
          <w:rFonts w:ascii="Times New Roman" w:eastAsia="Times New Roman" w:hAnsi="Times New Roman" w:cs="Times New Roman"/>
          <w:i/>
          <w:iCs/>
          <w:sz w:val="24"/>
          <w:szCs w:val="24"/>
        </w:rPr>
        <w:t>metz</w:t>
      </w:r>
      <w:r w:rsidRPr="005C361B">
        <w:rPr>
          <w:rFonts w:ascii="Times New Roman" w:eastAsia="Times New Roman" w:hAnsi="Times New Roman" w:cs="Times New Roman"/>
          <w:sz w:val="24"/>
          <w:szCs w:val="24"/>
        </w:rPr>
        <w:t xml:space="preserve">, </w:t>
      </w:r>
      <w:r w:rsidRPr="005C361B">
        <w:rPr>
          <w:rFonts w:ascii="Times New Roman" w:eastAsia="Times New Roman" w:hAnsi="Times New Roman" w:cs="Times New Roman"/>
          <w:b/>
          <w:bCs/>
          <w:sz w:val="24"/>
          <w:szCs w:val="24"/>
        </w:rPr>
        <w:t>24</w:t>
      </w:r>
      <w:r w:rsidRPr="005C361B">
        <w:rPr>
          <w:rFonts w:ascii="Times New Roman" w:eastAsia="Times New Roman" w:hAnsi="Times New Roman" w:cs="Times New Roman"/>
          <w:sz w:val="24"/>
          <w:szCs w:val="24"/>
        </w:rPr>
        <w:t xml:space="preserve">, 411–423, </w:t>
      </w:r>
      <w:hyperlink r:id="rId42" w:history="1">
        <w:r w:rsidRPr="005C361B">
          <w:rPr>
            <w:rStyle w:val="Hyperlink"/>
            <w:rFonts w:ascii="Times New Roman" w:eastAsia="Times New Roman" w:hAnsi="Times New Roman" w:cs="Times New Roman"/>
            <w:sz w:val="24"/>
            <w:szCs w:val="24"/>
          </w:rPr>
          <w:t>https://doi.org/10.1127/metz/2015/0642</w:t>
        </w:r>
      </w:hyperlink>
      <w:r w:rsidRPr="005C361B">
        <w:rPr>
          <w:rFonts w:ascii="Times New Roman" w:eastAsia="Times New Roman" w:hAnsi="Times New Roman" w:cs="Times New Roman"/>
          <w:sz w:val="24"/>
          <w:szCs w:val="24"/>
        </w:rPr>
        <w:t>.</w:t>
      </w:r>
    </w:p>
    <w:p w14:paraId="51A73191" w14:textId="02D40770" w:rsidR="0000011E" w:rsidRDefault="00B074B4" w:rsidP="00403B6B">
      <w:pPr>
        <w:spacing w:afterLines="160"/>
        <w:ind w:left="720" w:hanging="720"/>
        <w:rPr>
          <w:rFonts w:ascii="Times New Roman" w:eastAsia="Times New Roman" w:hAnsi="Times New Roman" w:cs="Times New Roman"/>
          <w:sz w:val="24"/>
          <w:szCs w:val="24"/>
        </w:rPr>
      </w:pPr>
      <w:r w:rsidRPr="00B074B4">
        <w:rPr>
          <w:rFonts w:ascii="Times New Roman" w:eastAsia="Times New Roman" w:hAnsi="Times New Roman" w:cs="Times New Roman"/>
          <w:sz w:val="24"/>
          <w:szCs w:val="24"/>
        </w:rPr>
        <w:lastRenderedPageBreak/>
        <w:t xml:space="preserve">Wu, Z., N. E. Huang, S. R. Long, and C.-K. Peng, 2007: On the trend, detrending, and variability of nonlinear and nonstationary time series. </w:t>
      </w:r>
      <w:r w:rsidRPr="00B074B4">
        <w:rPr>
          <w:rFonts w:ascii="Times New Roman" w:eastAsia="Times New Roman" w:hAnsi="Times New Roman" w:cs="Times New Roman"/>
          <w:i/>
          <w:iCs/>
          <w:sz w:val="24"/>
          <w:szCs w:val="24"/>
        </w:rPr>
        <w:t>Proc. Natl. Acad. Sci. U.S.A.</w:t>
      </w:r>
      <w:r w:rsidRPr="00B074B4">
        <w:rPr>
          <w:rFonts w:ascii="Times New Roman" w:eastAsia="Times New Roman" w:hAnsi="Times New Roman" w:cs="Times New Roman"/>
          <w:sz w:val="24"/>
          <w:szCs w:val="24"/>
        </w:rPr>
        <w:t xml:space="preserve">, </w:t>
      </w:r>
      <w:r w:rsidRPr="00B074B4">
        <w:rPr>
          <w:rFonts w:ascii="Times New Roman" w:eastAsia="Times New Roman" w:hAnsi="Times New Roman" w:cs="Times New Roman"/>
          <w:b/>
          <w:bCs/>
          <w:sz w:val="24"/>
          <w:szCs w:val="24"/>
        </w:rPr>
        <w:t>104</w:t>
      </w:r>
      <w:r w:rsidRPr="00B074B4">
        <w:rPr>
          <w:rFonts w:ascii="Times New Roman" w:eastAsia="Times New Roman" w:hAnsi="Times New Roman" w:cs="Times New Roman"/>
          <w:sz w:val="24"/>
          <w:szCs w:val="24"/>
        </w:rPr>
        <w:t xml:space="preserve">, 14889–14894, </w:t>
      </w:r>
      <w:hyperlink r:id="rId43" w:history="1">
        <w:r w:rsidR="005C361B" w:rsidRPr="00783493">
          <w:rPr>
            <w:rStyle w:val="Hyperlink"/>
            <w:rFonts w:ascii="Times New Roman" w:eastAsia="Times New Roman" w:hAnsi="Times New Roman" w:cs="Times New Roman"/>
            <w:sz w:val="24"/>
            <w:szCs w:val="24"/>
          </w:rPr>
          <w:t>https://doi.org/10.1073/pnas.0701020104</w:t>
        </w:r>
      </w:hyperlink>
      <w:r w:rsidR="005C361B">
        <w:rPr>
          <w:rFonts w:ascii="Times New Roman" w:eastAsia="Times New Roman" w:hAnsi="Times New Roman" w:cs="Times New Roman"/>
          <w:sz w:val="24"/>
          <w:szCs w:val="24"/>
        </w:rPr>
        <w:t>.</w:t>
      </w:r>
    </w:p>
    <w:p w14:paraId="629C1A90" w14:textId="3D4AAB5F" w:rsidR="0000011E" w:rsidRDefault="0000011E" w:rsidP="0000011E">
      <w:pPr>
        <w:ind w:left="720" w:hanging="720"/>
        <w:rPr>
          <w:rFonts w:ascii="Times New Roman" w:eastAsia="Times New Roman" w:hAnsi="Times New Roman" w:cs="Times New Roman"/>
          <w:sz w:val="24"/>
          <w:szCs w:val="24"/>
        </w:rPr>
      </w:pPr>
      <w:r w:rsidRPr="0000011E">
        <w:rPr>
          <w:rFonts w:ascii="Times New Roman" w:eastAsia="Times New Roman" w:hAnsi="Times New Roman" w:cs="Times New Roman"/>
          <w:sz w:val="24"/>
          <w:szCs w:val="24"/>
        </w:rPr>
        <w:t xml:space="preserve">Zhang, N., T. B. Pathak, L. E. Parker, and S. M. Ostoja, 2021: Impacts of large-scale teleconnection indices on chill accumulation for specialty crops in California. Science of The Total Environment, </w:t>
      </w:r>
      <w:r w:rsidRPr="00051140">
        <w:rPr>
          <w:rFonts w:ascii="Times New Roman" w:eastAsia="Times New Roman" w:hAnsi="Times New Roman" w:cs="Times New Roman"/>
          <w:b/>
          <w:bCs/>
          <w:sz w:val="24"/>
          <w:szCs w:val="24"/>
        </w:rPr>
        <w:t>791</w:t>
      </w:r>
      <w:r w:rsidRPr="0000011E">
        <w:rPr>
          <w:rFonts w:ascii="Times New Roman" w:eastAsia="Times New Roman" w:hAnsi="Times New Roman" w:cs="Times New Roman"/>
          <w:sz w:val="24"/>
          <w:szCs w:val="24"/>
        </w:rPr>
        <w:t xml:space="preserve">, 148025, </w:t>
      </w:r>
      <w:hyperlink r:id="rId44" w:history="1">
        <w:r w:rsidRPr="00783493">
          <w:rPr>
            <w:rStyle w:val="Hyperlink"/>
            <w:rFonts w:ascii="Times New Roman" w:eastAsia="Times New Roman" w:hAnsi="Times New Roman" w:cs="Times New Roman"/>
            <w:sz w:val="24"/>
            <w:szCs w:val="24"/>
          </w:rPr>
          <w:t>https://doi.org/10.1016/j.scitotenv.2021.148025</w:t>
        </w:r>
      </w:hyperlink>
      <w:r w:rsidRPr="0000011E">
        <w:rPr>
          <w:rFonts w:ascii="Times New Roman" w:eastAsia="Times New Roman" w:hAnsi="Times New Roman" w:cs="Times New Roman"/>
          <w:sz w:val="24"/>
          <w:szCs w:val="24"/>
        </w:rPr>
        <w:t>.</w:t>
      </w:r>
    </w:p>
    <w:p w14:paraId="0EB2E838" w14:textId="77777777" w:rsidR="00A0116D" w:rsidRDefault="00A0116D" w:rsidP="0000011E">
      <w:pPr>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4DF1663E" w14:textId="2D01D0DF" w:rsidR="005D197C" w:rsidRDefault="003F0533" w:rsidP="006B7CEC">
      <w:pPr>
        <w:pStyle w:val="Heading1"/>
        <w:jc w:val="center"/>
        <w:rPr>
          <w:b w:val="0"/>
        </w:rPr>
      </w:pPr>
      <w:bookmarkStart w:id="52" w:name="_Toc228125612"/>
      <w:r>
        <w:lastRenderedPageBreak/>
        <w:t>A</w:t>
      </w:r>
      <w:r w:rsidR="00847680">
        <w:t>ppendix</w:t>
      </w:r>
      <w:r w:rsidR="00A0116D">
        <w:t xml:space="preserve"> A </w:t>
      </w:r>
      <w:r w:rsidR="00847680">
        <w:t>–</w:t>
      </w:r>
      <w:r w:rsidR="00A0116D">
        <w:t xml:space="preserve"> </w:t>
      </w:r>
      <w:r w:rsidR="00847680">
        <w:t xml:space="preserve">Additional </w:t>
      </w:r>
      <w:r w:rsidR="00A0116D">
        <w:t>T</w:t>
      </w:r>
      <w:r w:rsidR="00847680">
        <w:t>ables</w:t>
      </w:r>
      <w:bookmarkEnd w:id="52"/>
    </w:p>
    <w:tbl>
      <w:tblPr>
        <w:tblStyle w:val="TableGrid"/>
        <w:tblW w:w="9350" w:type="dxa"/>
        <w:tblLook w:val="04A0" w:firstRow="1" w:lastRow="0" w:firstColumn="1" w:lastColumn="0" w:noHBand="0" w:noVBand="1"/>
      </w:tblPr>
      <w:tblGrid>
        <w:gridCol w:w="3116"/>
        <w:gridCol w:w="3117"/>
        <w:gridCol w:w="3117"/>
      </w:tblGrid>
      <w:tr w:rsidR="00CB2A7E" w:rsidRPr="00E14BD2" w14:paraId="6C2CE1B6" w14:textId="77777777" w:rsidTr="00FE22FD">
        <w:trPr>
          <w:trHeight w:val="288"/>
        </w:trPr>
        <w:tc>
          <w:tcPr>
            <w:tcW w:w="3116" w:type="dxa"/>
            <w:hideMark/>
          </w:tcPr>
          <w:p w14:paraId="22865738" w14:textId="77777777" w:rsidR="00E14BD2" w:rsidRPr="00E14BD2" w:rsidRDefault="00E14BD2" w:rsidP="00E14BD2">
            <w:pPr>
              <w:rPr>
                <w:rFonts w:ascii="Times New Roman" w:hAnsi="Times New Roman" w:cs="Times New Roman"/>
                <w:b/>
                <w:sz w:val="24"/>
                <w:szCs w:val="24"/>
              </w:rPr>
            </w:pPr>
            <w:r w:rsidRPr="00E14BD2">
              <w:rPr>
                <w:rFonts w:ascii="Times New Roman" w:hAnsi="Times New Roman" w:cs="Times New Roman"/>
                <w:b/>
                <w:sz w:val="24"/>
                <w:szCs w:val="24"/>
              </w:rPr>
              <w:t>Region</w:t>
            </w:r>
          </w:p>
        </w:tc>
        <w:tc>
          <w:tcPr>
            <w:tcW w:w="3117" w:type="dxa"/>
            <w:hideMark/>
          </w:tcPr>
          <w:p w14:paraId="16CCD67D" w14:textId="77777777" w:rsidR="00E14BD2" w:rsidRPr="00E14BD2" w:rsidRDefault="00E14BD2" w:rsidP="00E14BD2">
            <w:pPr>
              <w:rPr>
                <w:rFonts w:ascii="Times New Roman" w:hAnsi="Times New Roman" w:cs="Times New Roman"/>
                <w:b/>
                <w:sz w:val="24"/>
                <w:szCs w:val="24"/>
              </w:rPr>
            </w:pPr>
            <w:r w:rsidRPr="00E14BD2">
              <w:rPr>
                <w:rFonts w:ascii="Times New Roman" w:hAnsi="Times New Roman" w:cs="Times New Roman"/>
                <w:b/>
                <w:sz w:val="24"/>
                <w:szCs w:val="24"/>
              </w:rPr>
              <w:t>Relevant Hemisphere</w:t>
            </w:r>
          </w:p>
        </w:tc>
        <w:tc>
          <w:tcPr>
            <w:tcW w:w="3117" w:type="dxa"/>
            <w:hideMark/>
          </w:tcPr>
          <w:p w14:paraId="4B4D3667" w14:textId="77777777" w:rsidR="00E14BD2" w:rsidRPr="00E14BD2" w:rsidRDefault="00E14BD2" w:rsidP="00E14BD2">
            <w:pPr>
              <w:rPr>
                <w:rFonts w:ascii="Times New Roman" w:hAnsi="Times New Roman" w:cs="Times New Roman"/>
                <w:b/>
                <w:sz w:val="24"/>
                <w:szCs w:val="24"/>
              </w:rPr>
            </w:pPr>
            <w:r w:rsidRPr="00E14BD2">
              <w:rPr>
                <w:rFonts w:ascii="Times New Roman" w:hAnsi="Times New Roman" w:cs="Times New Roman"/>
                <w:b/>
                <w:sz w:val="24"/>
                <w:szCs w:val="24"/>
              </w:rPr>
              <w:t>Global</w:t>
            </w:r>
          </w:p>
        </w:tc>
      </w:tr>
      <w:tr w:rsidR="00CB2A7E" w:rsidRPr="00E14BD2" w14:paraId="50CA6846" w14:textId="77777777" w:rsidTr="00FE22FD">
        <w:trPr>
          <w:trHeight w:val="288"/>
        </w:trPr>
        <w:tc>
          <w:tcPr>
            <w:tcW w:w="3116" w:type="dxa"/>
            <w:hideMark/>
          </w:tcPr>
          <w:p w14:paraId="10DBEA39" w14:textId="77777777" w:rsidR="00E14BD2" w:rsidRPr="00E14BD2" w:rsidRDefault="00E14BD2" w:rsidP="00E14BD2">
            <w:pPr>
              <w:rPr>
                <w:rFonts w:ascii="Times New Roman" w:hAnsi="Times New Roman" w:cs="Times New Roman"/>
                <w:sz w:val="24"/>
                <w:szCs w:val="24"/>
              </w:rPr>
            </w:pPr>
            <w:r w:rsidRPr="00E14BD2">
              <w:rPr>
                <w:rFonts w:ascii="Times New Roman" w:hAnsi="Times New Roman" w:cs="Times New Roman"/>
                <w:sz w:val="24"/>
                <w:szCs w:val="24"/>
              </w:rPr>
              <w:t>Eastern EU</w:t>
            </w:r>
          </w:p>
        </w:tc>
        <w:tc>
          <w:tcPr>
            <w:tcW w:w="3117" w:type="dxa"/>
            <w:hideMark/>
          </w:tcPr>
          <w:p w14:paraId="5FB53DC9" w14:textId="12D1E569" w:rsidR="00E14BD2" w:rsidRPr="00E14BD2" w:rsidRDefault="00E14BD2" w:rsidP="00E14BD2">
            <w:pPr>
              <w:rPr>
                <w:rFonts w:ascii="Times New Roman" w:hAnsi="Times New Roman" w:cs="Times New Roman"/>
                <w:b/>
                <w:sz w:val="24"/>
                <w:szCs w:val="24"/>
              </w:rPr>
            </w:pPr>
            <w:r w:rsidRPr="00E14BD2">
              <w:rPr>
                <w:rFonts w:ascii="Times New Roman" w:hAnsi="Times New Roman" w:cs="Times New Roman"/>
                <w:b/>
                <w:sz w:val="24"/>
                <w:szCs w:val="24"/>
              </w:rPr>
              <w:t xml:space="preserve">EA: </w:t>
            </w:r>
            <w:r w:rsidRPr="00E14BD2">
              <w:rPr>
                <w:rFonts w:ascii="Times New Roman" w:hAnsi="Times New Roman" w:cs="Times New Roman"/>
                <w:sz w:val="24"/>
                <w:szCs w:val="24"/>
              </w:rPr>
              <w:t>0</w:t>
            </w:r>
            <w:r w:rsidR="009E25FF">
              <w:rPr>
                <w:rFonts w:ascii="Times New Roman" w:hAnsi="Times New Roman" w:cs="Times New Roman"/>
                <w:sz w:val="24"/>
                <w:szCs w:val="24"/>
              </w:rPr>
              <w:t>.4082</w:t>
            </w:r>
          </w:p>
        </w:tc>
        <w:tc>
          <w:tcPr>
            <w:tcW w:w="3117" w:type="dxa"/>
            <w:hideMark/>
          </w:tcPr>
          <w:p w14:paraId="471020E2" w14:textId="7BA4F3B7" w:rsidR="00E14BD2" w:rsidRPr="00E14BD2" w:rsidRDefault="009E25FF" w:rsidP="00E14BD2">
            <w:pPr>
              <w:rPr>
                <w:rFonts w:ascii="Times New Roman" w:hAnsi="Times New Roman" w:cs="Times New Roman"/>
                <w:b/>
                <w:sz w:val="24"/>
                <w:szCs w:val="24"/>
              </w:rPr>
            </w:pPr>
            <w:r>
              <w:rPr>
                <w:rFonts w:ascii="Times New Roman" w:hAnsi="Times New Roman" w:cs="Times New Roman"/>
                <w:b/>
                <w:sz w:val="24"/>
                <w:szCs w:val="24"/>
              </w:rPr>
              <w:t>AAM</w:t>
            </w:r>
            <w:r w:rsidR="00E14BD2" w:rsidRPr="00E14BD2">
              <w:rPr>
                <w:rFonts w:ascii="Times New Roman" w:hAnsi="Times New Roman" w:cs="Times New Roman"/>
                <w:b/>
                <w:sz w:val="24"/>
                <w:szCs w:val="24"/>
              </w:rPr>
              <w:t>:</w:t>
            </w:r>
            <w:r>
              <w:rPr>
                <w:rFonts w:ascii="Times New Roman" w:hAnsi="Times New Roman" w:cs="Times New Roman"/>
                <w:b/>
                <w:sz w:val="24"/>
                <w:szCs w:val="24"/>
              </w:rPr>
              <w:t xml:space="preserve"> </w:t>
            </w:r>
            <w:r w:rsidRPr="006D799E">
              <w:rPr>
                <w:rFonts w:ascii="Times New Roman" w:hAnsi="Times New Roman" w:cs="Times New Roman"/>
                <w:bCs/>
                <w:sz w:val="24"/>
                <w:szCs w:val="24"/>
              </w:rPr>
              <w:t>-0.0928</w:t>
            </w:r>
          </w:p>
        </w:tc>
      </w:tr>
      <w:tr w:rsidR="00CB2A7E" w:rsidRPr="00E14BD2" w14:paraId="327F8588" w14:textId="77777777" w:rsidTr="00FE22FD">
        <w:trPr>
          <w:trHeight w:val="288"/>
        </w:trPr>
        <w:tc>
          <w:tcPr>
            <w:tcW w:w="3116" w:type="dxa"/>
            <w:hideMark/>
          </w:tcPr>
          <w:p w14:paraId="000F2E09" w14:textId="77777777" w:rsidR="00E14BD2" w:rsidRPr="00E14BD2" w:rsidRDefault="00E14BD2" w:rsidP="00E14BD2">
            <w:pPr>
              <w:rPr>
                <w:rFonts w:ascii="Times New Roman" w:hAnsi="Times New Roman" w:cs="Times New Roman"/>
                <w:sz w:val="24"/>
                <w:szCs w:val="24"/>
              </w:rPr>
            </w:pPr>
            <w:r w:rsidRPr="00E14BD2">
              <w:rPr>
                <w:rFonts w:ascii="Times New Roman" w:hAnsi="Times New Roman" w:cs="Times New Roman"/>
                <w:sz w:val="24"/>
                <w:szCs w:val="24"/>
              </w:rPr>
              <w:t>Western EU</w:t>
            </w:r>
          </w:p>
        </w:tc>
        <w:tc>
          <w:tcPr>
            <w:tcW w:w="3117" w:type="dxa"/>
            <w:hideMark/>
          </w:tcPr>
          <w:p w14:paraId="6165B242" w14:textId="3E3DED49" w:rsidR="00E14BD2" w:rsidRPr="00E14BD2" w:rsidRDefault="00E14BD2" w:rsidP="00E14BD2">
            <w:pPr>
              <w:rPr>
                <w:rFonts w:ascii="Times New Roman" w:hAnsi="Times New Roman" w:cs="Times New Roman"/>
                <w:b/>
                <w:sz w:val="24"/>
                <w:szCs w:val="24"/>
              </w:rPr>
            </w:pPr>
            <w:r w:rsidRPr="00E14BD2">
              <w:rPr>
                <w:rFonts w:ascii="Times New Roman" w:hAnsi="Times New Roman" w:cs="Times New Roman"/>
                <w:b/>
                <w:sz w:val="24"/>
                <w:szCs w:val="24"/>
              </w:rPr>
              <w:t xml:space="preserve">EA: </w:t>
            </w:r>
            <w:r w:rsidRPr="00E14BD2">
              <w:rPr>
                <w:rFonts w:ascii="Times New Roman" w:hAnsi="Times New Roman" w:cs="Times New Roman"/>
                <w:sz w:val="24"/>
                <w:szCs w:val="24"/>
              </w:rPr>
              <w:t>0.</w:t>
            </w:r>
            <w:r w:rsidR="00EC6A62">
              <w:rPr>
                <w:rFonts w:ascii="Times New Roman" w:hAnsi="Times New Roman" w:cs="Times New Roman"/>
                <w:sz w:val="24"/>
                <w:szCs w:val="24"/>
              </w:rPr>
              <w:t>3659</w:t>
            </w:r>
          </w:p>
        </w:tc>
        <w:tc>
          <w:tcPr>
            <w:tcW w:w="3117" w:type="dxa"/>
            <w:hideMark/>
          </w:tcPr>
          <w:p w14:paraId="15748784" w14:textId="6D61FBA2" w:rsidR="00E14BD2" w:rsidRPr="00E14BD2" w:rsidRDefault="006D799E" w:rsidP="00E14BD2">
            <w:pPr>
              <w:rPr>
                <w:rFonts w:ascii="Times New Roman" w:hAnsi="Times New Roman" w:cs="Times New Roman"/>
                <w:b/>
                <w:sz w:val="24"/>
                <w:szCs w:val="24"/>
              </w:rPr>
            </w:pPr>
            <w:r>
              <w:rPr>
                <w:rFonts w:ascii="Times New Roman" w:hAnsi="Times New Roman" w:cs="Times New Roman"/>
                <w:b/>
                <w:sz w:val="24"/>
                <w:szCs w:val="24"/>
              </w:rPr>
              <w:t>IOD</w:t>
            </w:r>
            <w:r w:rsidR="00E14BD2" w:rsidRPr="00E14BD2">
              <w:rPr>
                <w:rFonts w:ascii="Times New Roman" w:hAnsi="Times New Roman" w:cs="Times New Roman"/>
                <w:b/>
                <w:sz w:val="24"/>
                <w:szCs w:val="24"/>
              </w:rPr>
              <w:t xml:space="preserve">: </w:t>
            </w:r>
            <w:r>
              <w:rPr>
                <w:rFonts w:ascii="Times New Roman" w:hAnsi="Times New Roman" w:cs="Times New Roman"/>
                <w:sz w:val="24"/>
                <w:szCs w:val="24"/>
              </w:rPr>
              <w:t>0.0619</w:t>
            </w:r>
          </w:p>
        </w:tc>
      </w:tr>
      <w:tr w:rsidR="00CB2A7E" w:rsidRPr="00E14BD2" w14:paraId="2EBD3813" w14:textId="77777777" w:rsidTr="00FE22FD">
        <w:trPr>
          <w:trHeight w:val="288"/>
        </w:trPr>
        <w:tc>
          <w:tcPr>
            <w:tcW w:w="3116" w:type="dxa"/>
            <w:hideMark/>
          </w:tcPr>
          <w:p w14:paraId="61327D2F" w14:textId="77777777" w:rsidR="00E14BD2" w:rsidRPr="00E14BD2" w:rsidRDefault="00E14BD2" w:rsidP="00E14BD2">
            <w:pPr>
              <w:rPr>
                <w:rFonts w:ascii="Times New Roman" w:hAnsi="Times New Roman" w:cs="Times New Roman"/>
                <w:sz w:val="24"/>
                <w:szCs w:val="24"/>
              </w:rPr>
            </w:pPr>
            <w:r w:rsidRPr="00E14BD2">
              <w:rPr>
                <w:rFonts w:ascii="Times New Roman" w:hAnsi="Times New Roman" w:cs="Times New Roman"/>
                <w:sz w:val="24"/>
                <w:szCs w:val="24"/>
              </w:rPr>
              <w:t>Black Sea Region</w:t>
            </w:r>
          </w:p>
        </w:tc>
        <w:tc>
          <w:tcPr>
            <w:tcW w:w="3117" w:type="dxa"/>
            <w:hideMark/>
          </w:tcPr>
          <w:p w14:paraId="68F9588D" w14:textId="091A064C" w:rsidR="00E14BD2" w:rsidRPr="00E14BD2" w:rsidRDefault="00E14BD2" w:rsidP="00E14BD2">
            <w:pPr>
              <w:rPr>
                <w:rFonts w:ascii="Times New Roman" w:hAnsi="Times New Roman" w:cs="Times New Roman"/>
                <w:b/>
                <w:sz w:val="24"/>
                <w:szCs w:val="24"/>
              </w:rPr>
            </w:pPr>
            <w:r w:rsidRPr="00E14BD2">
              <w:rPr>
                <w:rFonts w:ascii="Times New Roman" w:hAnsi="Times New Roman" w:cs="Times New Roman"/>
                <w:b/>
                <w:sz w:val="24"/>
                <w:szCs w:val="24"/>
              </w:rPr>
              <w:t xml:space="preserve">EAWR: </w:t>
            </w:r>
            <w:r w:rsidRPr="00E14BD2">
              <w:rPr>
                <w:rFonts w:ascii="Times New Roman" w:hAnsi="Times New Roman" w:cs="Times New Roman"/>
                <w:sz w:val="24"/>
                <w:szCs w:val="24"/>
              </w:rPr>
              <w:t>-0.4</w:t>
            </w:r>
            <w:r w:rsidR="00EC6A62">
              <w:rPr>
                <w:rFonts w:ascii="Times New Roman" w:hAnsi="Times New Roman" w:cs="Times New Roman"/>
                <w:sz w:val="24"/>
                <w:szCs w:val="24"/>
              </w:rPr>
              <w:t>686</w:t>
            </w:r>
          </w:p>
        </w:tc>
        <w:tc>
          <w:tcPr>
            <w:tcW w:w="3117" w:type="dxa"/>
            <w:hideMark/>
          </w:tcPr>
          <w:p w14:paraId="40C70951" w14:textId="124B94B9" w:rsidR="00E14BD2" w:rsidRPr="00E14BD2" w:rsidRDefault="006D799E" w:rsidP="00E14BD2">
            <w:pPr>
              <w:rPr>
                <w:rFonts w:ascii="Times New Roman" w:hAnsi="Times New Roman" w:cs="Times New Roman"/>
                <w:b/>
                <w:sz w:val="24"/>
                <w:szCs w:val="24"/>
              </w:rPr>
            </w:pPr>
            <w:r>
              <w:rPr>
                <w:rFonts w:ascii="Times New Roman" w:hAnsi="Times New Roman" w:cs="Times New Roman"/>
                <w:b/>
                <w:sz w:val="24"/>
                <w:szCs w:val="24"/>
              </w:rPr>
              <w:t>AAM</w:t>
            </w:r>
            <w:r w:rsidR="00E14BD2" w:rsidRPr="00E14BD2">
              <w:rPr>
                <w:rFonts w:ascii="Times New Roman" w:hAnsi="Times New Roman" w:cs="Times New Roman"/>
                <w:b/>
                <w:sz w:val="24"/>
                <w:szCs w:val="24"/>
              </w:rPr>
              <w:t xml:space="preserve">: </w:t>
            </w:r>
            <w:r w:rsidR="00E14BD2" w:rsidRPr="00E14BD2">
              <w:rPr>
                <w:rFonts w:ascii="Times New Roman" w:hAnsi="Times New Roman" w:cs="Times New Roman"/>
                <w:sz w:val="24"/>
                <w:szCs w:val="24"/>
              </w:rPr>
              <w:t>-0.</w:t>
            </w:r>
            <w:r>
              <w:rPr>
                <w:rFonts w:ascii="Times New Roman" w:hAnsi="Times New Roman" w:cs="Times New Roman"/>
                <w:sz w:val="24"/>
                <w:szCs w:val="24"/>
              </w:rPr>
              <w:t>1076</w:t>
            </w:r>
          </w:p>
        </w:tc>
      </w:tr>
      <w:tr w:rsidR="00CB2A7E" w:rsidRPr="00E14BD2" w14:paraId="338E5A08" w14:textId="77777777" w:rsidTr="00FE22FD">
        <w:trPr>
          <w:trHeight w:val="288"/>
        </w:trPr>
        <w:tc>
          <w:tcPr>
            <w:tcW w:w="3116" w:type="dxa"/>
            <w:hideMark/>
          </w:tcPr>
          <w:p w14:paraId="2C1D0DF7" w14:textId="77777777" w:rsidR="00E14BD2" w:rsidRPr="00E14BD2" w:rsidRDefault="00E14BD2" w:rsidP="00E14BD2">
            <w:pPr>
              <w:rPr>
                <w:rFonts w:ascii="Times New Roman" w:hAnsi="Times New Roman" w:cs="Times New Roman"/>
                <w:sz w:val="24"/>
                <w:szCs w:val="24"/>
              </w:rPr>
            </w:pPr>
            <w:r w:rsidRPr="00E14BD2">
              <w:rPr>
                <w:rFonts w:ascii="Times New Roman" w:hAnsi="Times New Roman" w:cs="Times New Roman"/>
                <w:sz w:val="24"/>
                <w:szCs w:val="24"/>
              </w:rPr>
              <w:t>Midwest US</w:t>
            </w:r>
          </w:p>
        </w:tc>
        <w:tc>
          <w:tcPr>
            <w:tcW w:w="3117" w:type="dxa"/>
            <w:hideMark/>
          </w:tcPr>
          <w:p w14:paraId="71AD8722" w14:textId="3C7B0366" w:rsidR="00E14BD2" w:rsidRPr="00E14BD2" w:rsidRDefault="00E14BD2" w:rsidP="00E14BD2">
            <w:pPr>
              <w:rPr>
                <w:rFonts w:ascii="Times New Roman" w:hAnsi="Times New Roman" w:cs="Times New Roman"/>
                <w:b/>
                <w:sz w:val="24"/>
                <w:szCs w:val="24"/>
              </w:rPr>
            </w:pPr>
            <w:r w:rsidRPr="00E14BD2">
              <w:rPr>
                <w:rFonts w:ascii="Times New Roman" w:hAnsi="Times New Roman" w:cs="Times New Roman"/>
                <w:b/>
                <w:sz w:val="24"/>
                <w:szCs w:val="24"/>
              </w:rPr>
              <w:t xml:space="preserve">EPNP: </w:t>
            </w:r>
            <w:r w:rsidRPr="00E14BD2">
              <w:rPr>
                <w:rFonts w:ascii="Times New Roman" w:hAnsi="Times New Roman" w:cs="Times New Roman"/>
                <w:sz w:val="24"/>
                <w:szCs w:val="24"/>
              </w:rPr>
              <w:t>-0.4</w:t>
            </w:r>
            <w:r w:rsidR="00EC6A62">
              <w:rPr>
                <w:rFonts w:ascii="Times New Roman" w:hAnsi="Times New Roman" w:cs="Times New Roman"/>
                <w:sz w:val="24"/>
                <w:szCs w:val="24"/>
              </w:rPr>
              <w:t>467</w:t>
            </w:r>
          </w:p>
        </w:tc>
        <w:tc>
          <w:tcPr>
            <w:tcW w:w="3117" w:type="dxa"/>
            <w:hideMark/>
          </w:tcPr>
          <w:p w14:paraId="29260B5B" w14:textId="23423E31" w:rsidR="00E14BD2" w:rsidRPr="00E14BD2" w:rsidRDefault="00E14BD2" w:rsidP="00E14BD2">
            <w:pPr>
              <w:rPr>
                <w:rFonts w:ascii="Times New Roman" w:hAnsi="Times New Roman" w:cs="Times New Roman"/>
                <w:b/>
                <w:sz w:val="24"/>
                <w:szCs w:val="24"/>
              </w:rPr>
            </w:pPr>
            <w:r w:rsidRPr="00E14BD2">
              <w:rPr>
                <w:rFonts w:ascii="Times New Roman" w:hAnsi="Times New Roman" w:cs="Times New Roman"/>
                <w:b/>
                <w:sz w:val="24"/>
                <w:szCs w:val="24"/>
              </w:rPr>
              <w:t xml:space="preserve">EMI: </w:t>
            </w:r>
            <w:r w:rsidRPr="00E14BD2">
              <w:rPr>
                <w:rFonts w:ascii="Times New Roman" w:hAnsi="Times New Roman" w:cs="Times New Roman"/>
                <w:sz w:val="24"/>
                <w:szCs w:val="24"/>
              </w:rPr>
              <w:t>-0.</w:t>
            </w:r>
            <w:r w:rsidR="006D799E">
              <w:rPr>
                <w:rFonts w:ascii="Times New Roman" w:hAnsi="Times New Roman" w:cs="Times New Roman"/>
                <w:sz w:val="24"/>
                <w:szCs w:val="24"/>
              </w:rPr>
              <w:t>0974</w:t>
            </w:r>
          </w:p>
        </w:tc>
      </w:tr>
      <w:tr w:rsidR="00CB2A7E" w:rsidRPr="00E14BD2" w14:paraId="57479C8E" w14:textId="77777777" w:rsidTr="00FE22FD">
        <w:trPr>
          <w:trHeight w:val="288"/>
        </w:trPr>
        <w:tc>
          <w:tcPr>
            <w:tcW w:w="3116" w:type="dxa"/>
            <w:hideMark/>
          </w:tcPr>
          <w:p w14:paraId="7720B2AE" w14:textId="77777777" w:rsidR="00E14BD2" w:rsidRPr="00E14BD2" w:rsidRDefault="00E14BD2" w:rsidP="00E14BD2">
            <w:pPr>
              <w:rPr>
                <w:rFonts w:ascii="Times New Roman" w:hAnsi="Times New Roman" w:cs="Times New Roman"/>
                <w:sz w:val="24"/>
                <w:szCs w:val="24"/>
              </w:rPr>
            </w:pPr>
            <w:r w:rsidRPr="00E14BD2">
              <w:rPr>
                <w:rFonts w:ascii="Times New Roman" w:hAnsi="Times New Roman" w:cs="Times New Roman"/>
                <w:sz w:val="24"/>
                <w:szCs w:val="24"/>
              </w:rPr>
              <w:t>Northeast US</w:t>
            </w:r>
          </w:p>
        </w:tc>
        <w:tc>
          <w:tcPr>
            <w:tcW w:w="3117" w:type="dxa"/>
            <w:hideMark/>
          </w:tcPr>
          <w:p w14:paraId="3C73ABE1" w14:textId="19636167" w:rsidR="00E14BD2" w:rsidRPr="00E14BD2" w:rsidRDefault="00E14BD2" w:rsidP="00E14BD2">
            <w:pPr>
              <w:rPr>
                <w:rFonts w:ascii="Times New Roman" w:hAnsi="Times New Roman" w:cs="Times New Roman"/>
                <w:b/>
                <w:sz w:val="24"/>
                <w:szCs w:val="24"/>
              </w:rPr>
            </w:pPr>
            <w:r w:rsidRPr="00E14BD2">
              <w:rPr>
                <w:rFonts w:ascii="Times New Roman" w:hAnsi="Times New Roman" w:cs="Times New Roman"/>
                <w:b/>
                <w:sz w:val="24"/>
                <w:szCs w:val="24"/>
              </w:rPr>
              <w:t xml:space="preserve">EPNP: </w:t>
            </w:r>
            <w:r w:rsidRPr="00E14BD2">
              <w:rPr>
                <w:rFonts w:ascii="Times New Roman" w:hAnsi="Times New Roman" w:cs="Times New Roman"/>
                <w:sz w:val="24"/>
                <w:szCs w:val="24"/>
              </w:rPr>
              <w:t>-0.</w:t>
            </w:r>
            <w:r w:rsidR="00B3584E">
              <w:rPr>
                <w:rFonts w:ascii="Times New Roman" w:hAnsi="Times New Roman" w:cs="Times New Roman"/>
                <w:sz w:val="24"/>
                <w:szCs w:val="24"/>
              </w:rPr>
              <w:t>3636</w:t>
            </w:r>
          </w:p>
        </w:tc>
        <w:tc>
          <w:tcPr>
            <w:tcW w:w="3117" w:type="dxa"/>
            <w:hideMark/>
          </w:tcPr>
          <w:p w14:paraId="3C95BB84" w14:textId="0E323FF6" w:rsidR="00E14BD2" w:rsidRPr="00E14BD2" w:rsidRDefault="00E14BD2" w:rsidP="00E14BD2">
            <w:pPr>
              <w:rPr>
                <w:rFonts w:ascii="Times New Roman" w:hAnsi="Times New Roman" w:cs="Times New Roman"/>
                <w:b/>
                <w:sz w:val="24"/>
                <w:szCs w:val="24"/>
              </w:rPr>
            </w:pPr>
            <w:r w:rsidRPr="00E14BD2">
              <w:rPr>
                <w:rFonts w:ascii="Times New Roman" w:hAnsi="Times New Roman" w:cs="Times New Roman"/>
                <w:b/>
                <w:sz w:val="24"/>
                <w:szCs w:val="24"/>
              </w:rPr>
              <w:t xml:space="preserve">EMI: </w:t>
            </w:r>
            <w:r w:rsidRPr="00E14BD2">
              <w:rPr>
                <w:rFonts w:ascii="Times New Roman" w:hAnsi="Times New Roman" w:cs="Times New Roman"/>
                <w:sz w:val="24"/>
                <w:szCs w:val="24"/>
              </w:rPr>
              <w:t>-0.1</w:t>
            </w:r>
            <w:r w:rsidR="006D799E">
              <w:rPr>
                <w:rFonts w:ascii="Times New Roman" w:hAnsi="Times New Roman" w:cs="Times New Roman"/>
                <w:sz w:val="24"/>
                <w:szCs w:val="24"/>
              </w:rPr>
              <w:t>240</w:t>
            </w:r>
          </w:p>
        </w:tc>
      </w:tr>
      <w:tr w:rsidR="00CB2A7E" w:rsidRPr="00E14BD2" w14:paraId="448D061A" w14:textId="77777777" w:rsidTr="00FE22FD">
        <w:trPr>
          <w:trHeight w:val="288"/>
        </w:trPr>
        <w:tc>
          <w:tcPr>
            <w:tcW w:w="3116" w:type="dxa"/>
            <w:hideMark/>
          </w:tcPr>
          <w:p w14:paraId="714DD91C" w14:textId="77777777" w:rsidR="00E14BD2" w:rsidRPr="00E14BD2" w:rsidRDefault="00E14BD2" w:rsidP="00E14BD2">
            <w:pPr>
              <w:rPr>
                <w:rFonts w:ascii="Times New Roman" w:hAnsi="Times New Roman" w:cs="Times New Roman"/>
                <w:sz w:val="24"/>
                <w:szCs w:val="24"/>
              </w:rPr>
            </w:pPr>
            <w:r w:rsidRPr="00E14BD2">
              <w:rPr>
                <w:rFonts w:ascii="Times New Roman" w:hAnsi="Times New Roman" w:cs="Times New Roman"/>
                <w:sz w:val="24"/>
                <w:szCs w:val="24"/>
              </w:rPr>
              <w:t>East Asia</w:t>
            </w:r>
          </w:p>
        </w:tc>
        <w:tc>
          <w:tcPr>
            <w:tcW w:w="3117" w:type="dxa"/>
            <w:hideMark/>
          </w:tcPr>
          <w:p w14:paraId="528F0C18" w14:textId="791DAF31" w:rsidR="00E14BD2" w:rsidRPr="00E14BD2" w:rsidRDefault="00E14BD2" w:rsidP="00E14BD2">
            <w:pPr>
              <w:rPr>
                <w:rFonts w:ascii="Times New Roman" w:hAnsi="Times New Roman" w:cs="Times New Roman"/>
                <w:b/>
                <w:sz w:val="24"/>
                <w:szCs w:val="24"/>
              </w:rPr>
            </w:pPr>
            <w:r w:rsidRPr="00E14BD2">
              <w:rPr>
                <w:rFonts w:ascii="Times New Roman" w:hAnsi="Times New Roman" w:cs="Times New Roman"/>
                <w:b/>
                <w:sz w:val="24"/>
                <w:szCs w:val="24"/>
              </w:rPr>
              <w:t xml:space="preserve">EA: </w:t>
            </w:r>
            <w:r w:rsidRPr="00E14BD2">
              <w:rPr>
                <w:rFonts w:ascii="Times New Roman" w:hAnsi="Times New Roman" w:cs="Times New Roman"/>
                <w:sz w:val="24"/>
                <w:szCs w:val="24"/>
              </w:rPr>
              <w:t>0.</w:t>
            </w:r>
            <w:r w:rsidR="00B3584E">
              <w:rPr>
                <w:rFonts w:ascii="Times New Roman" w:hAnsi="Times New Roman" w:cs="Times New Roman"/>
                <w:sz w:val="24"/>
                <w:szCs w:val="24"/>
              </w:rPr>
              <w:t>2363</w:t>
            </w:r>
          </w:p>
        </w:tc>
        <w:tc>
          <w:tcPr>
            <w:tcW w:w="3117" w:type="dxa"/>
            <w:hideMark/>
          </w:tcPr>
          <w:p w14:paraId="54CFD78C" w14:textId="5975E7D0" w:rsidR="00E14BD2" w:rsidRPr="00E14BD2" w:rsidRDefault="006D799E" w:rsidP="00E14BD2">
            <w:pPr>
              <w:rPr>
                <w:rFonts w:ascii="Times New Roman" w:hAnsi="Times New Roman" w:cs="Times New Roman"/>
                <w:b/>
                <w:sz w:val="24"/>
                <w:szCs w:val="24"/>
              </w:rPr>
            </w:pPr>
            <w:r>
              <w:rPr>
                <w:rFonts w:ascii="Times New Roman" w:hAnsi="Times New Roman" w:cs="Times New Roman"/>
                <w:b/>
                <w:sz w:val="24"/>
                <w:szCs w:val="24"/>
              </w:rPr>
              <w:t>IPO</w:t>
            </w:r>
            <w:r w:rsidR="00E14BD2" w:rsidRPr="00E14BD2">
              <w:rPr>
                <w:rFonts w:ascii="Times New Roman" w:hAnsi="Times New Roman" w:cs="Times New Roman"/>
                <w:b/>
                <w:sz w:val="24"/>
                <w:szCs w:val="24"/>
              </w:rPr>
              <w:t xml:space="preserve">: </w:t>
            </w:r>
            <w:r w:rsidR="00E14BD2" w:rsidRPr="00E14BD2">
              <w:rPr>
                <w:rFonts w:ascii="Times New Roman" w:hAnsi="Times New Roman" w:cs="Times New Roman"/>
                <w:sz w:val="24"/>
                <w:szCs w:val="24"/>
              </w:rPr>
              <w:t>-0.1</w:t>
            </w:r>
            <w:r>
              <w:rPr>
                <w:rFonts w:ascii="Times New Roman" w:hAnsi="Times New Roman" w:cs="Times New Roman"/>
                <w:sz w:val="24"/>
                <w:szCs w:val="24"/>
              </w:rPr>
              <w:t>033</w:t>
            </w:r>
          </w:p>
        </w:tc>
      </w:tr>
      <w:tr w:rsidR="00CB2A7E" w:rsidRPr="00E14BD2" w14:paraId="2190902B" w14:textId="77777777" w:rsidTr="00FE22FD">
        <w:trPr>
          <w:trHeight w:val="288"/>
        </w:trPr>
        <w:tc>
          <w:tcPr>
            <w:tcW w:w="3116" w:type="dxa"/>
            <w:hideMark/>
          </w:tcPr>
          <w:p w14:paraId="712FF107" w14:textId="77777777" w:rsidR="00E14BD2" w:rsidRPr="00E14BD2" w:rsidRDefault="00E14BD2" w:rsidP="00E14BD2">
            <w:pPr>
              <w:rPr>
                <w:rFonts w:ascii="Times New Roman" w:hAnsi="Times New Roman" w:cs="Times New Roman"/>
                <w:sz w:val="24"/>
                <w:szCs w:val="24"/>
              </w:rPr>
            </w:pPr>
            <w:r w:rsidRPr="00E14BD2">
              <w:rPr>
                <w:rFonts w:ascii="Times New Roman" w:hAnsi="Times New Roman" w:cs="Times New Roman"/>
                <w:sz w:val="24"/>
                <w:szCs w:val="24"/>
              </w:rPr>
              <w:t>Southern Brazil</w:t>
            </w:r>
          </w:p>
        </w:tc>
        <w:tc>
          <w:tcPr>
            <w:tcW w:w="3117" w:type="dxa"/>
            <w:hideMark/>
          </w:tcPr>
          <w:p w14:paraId="573E94B9" w14:textId="70C3CC4E" w:rsidR="00E14BD2" w:rsidRPr="00E14BD2" w:rsidRDefault="00E14BD2" w:rsidP="00E14BD2">
            <w:pPr>
              <w:rPr>
                <w:rFonts w:ascii="Times New Roman" w:hAnsi="Times New Roman" w:cs="Times New Roman"/>
                <w:b/>
                <w:sz w:val="24"/>
                <w:szCs w:val="24"/>
              </w:rPr>
            </w:pPr>
            <w:r w:rsidRPr="00E14BD2">
              <w:rPr>
                <w:rFonts w:ascii="Times New Roman" w:hAnsi="Times New Roman" w:cs="Times New Roman"/>
                <w:b/>
                <w:sz w:val="24"/>
                <w:szCs w:val="24"/>
              </w:rPr>
              <w:t>T</w:t>
            </w:r>
            <w:r w:rsidR="00B3584E">
              <w:rPr>
                <w:rFonts w:ascii="Times New Roman" w:hAnsi="Times New Roman" w:cs="Times New Roman"/>
                <w:b/>
                <w:sz w:val="24"/>
                <w:szCs w:val="24"/>
              </w:rPr>
              <w:t>PI</w:t>
            </w:r>
            <w:r w:rsidRPr="00E14BD2">
              <w:rPr>
                <w:rFonts w:ascii="Times New Roman" w:hAnsi="Times New Roman" w:cs="Times New Roman"/>
                <w:b/>
                <w:sz w:val="24"/>
                <w:szCs w:val="24"/>
              </w:rPr>
              <w:t xml:space="preserve">: </w:t>
            </w:r>
            <w:r w:rsidRPr="00E14BD2">
              <w:rPr>
                <w:rFonts w:ascii="Times New Roman" w:hAnsi="Times New Roman" w:cs="Times New Roman"/>
                <w:sz w:val="24"/>
                <w:szCs w:val="24"/>
              </w:rPr>
              <w:t>0.2</w:t>
            </w:r>
            <w:r w:rsidR="00B3584E">
              <w:rPr>
                <w:rFonts w:ascii="Times New Roman" w:hAnsi="Times New Roman" w:cs="Times New Roman"/>
                <w:sz w:val="24"/>
                <w:szCs w:val="24"/>
              </w:rPr>
              <w:t>685</w:t>
            </w:r>
          </w:p>
        </w:tc>
        <w:tc>
          <w:tcPr>
            <w:tcW w:w="3117" w:type="dxa"/>
            <w:hideMark/>
          </w:tcPr>
          <w:p w14:paraId="16DC6EBA" w14:textId="046196C0" w:rsidR="00E14BD2" w:rsidRPr="00E14BD2" w:rsidRDefault="00E14BD2" w:rsidP="00E14BD2">
            <w:pPr>
              <w:rPr>
                <w:rFonts w:ascii="Times New Roman" w:hAnsi="Times New Roman" w:cs="Times New Roman"/>
                <w:b/>
                <w:sz w:val="24"/>
                <w:szCs w:val="24"/>
              </w:rPr>
            </w:pPr>
            <w:r w:rsidRPr="00E14BD2">
              <w:rPr>
                <w:rFonts w:ascii="Times New Roman" w:hAnsi="Times New Roman" w:cs="Times New Roman"/>
                <w:b/>
                <w:sz w:val="24"/>
                <w:szCs w:val="24"/>
              </w:rPr>
              <w:t xml:space="preserve">ENSO3.4: </w:t>
            </w:r>
            <w:r w:rsidRPr="00E14BD2">
              <w:rPr>
                <w:rFonts w:ascii="Times New Roman" w:hAnsi="Times New Roman" w:cs="Times New Roman"/>
                <w:sz w:val="24"/>
                <w:szCs w:val="24"/>
              </w:rPr>
              <w:t>0.</w:t>
            </w:r>
            <w:r w:rsidR="00E572E7">
              <w:rPr>
                <w:rFonts w:ascii="Times New Roman" w:hAnsi="Times New Roman" w:cs="Times New Roman"/>
                <w:sz w:val="24"/>
                <w:szCs w:val="24"/>
              </w:rPr>
              <w:t>1925</w:t>
            </w:r>
          </w:p>
        </w:tc>
      </w:tr>
      <w:tr w:rsidR="00CB2A7E" w:rsidRPr="00E14BD2" w14:paraId="6BA7F18C" w14:textId="77777777" w:rsidTr="00FE22FD">
        <w:trPr>
          <w:trHeight w:val="288"/>
        </w:trPr>
        <w:tc>
          <w:tcPr>
            <w:tcW w:w="3116" w:type="dxa"/>
            <w:hideMark/>
          </w:tcPr>
          <w:p w14:paraId="41F776BF" w14:textId="77777777" w:rsidR="00E14BD2" w:rsidRPr="00E14BD2" w:rsidRDefault="00E14BD2" w:rsidP="00E14BD2">
            <w:pPr>
              <w:rPr>
                <w:rFonts w:ascii="Times New Roman" w:hAnsi="Times New Roman" w:cs="Times New Roman"/>
                <w:sz w:val="24"/>
                <w:szCs w:val="24"/>
              </w:rPr>
            </w:pPr>
            <w:r w:rsidRPr="00E14BD2">
              <w:rPr>
                <w:rFonts w:ascii="Times New Roman" w:hAnsi="Times New Roman" w:cs="Times New Roman"/>
                <w:sz w:val="24"/>
                <w:szCs w:val="24"/>
              </w:rPr>
              <w:t>Southern Plains US</w:t>
            </w:r>
          </w:p>
        </w:tc>
        <w:tc>
          <w:tcPr>
            <w:tcW w:w="3117" w:type="dxa"/>
            <w:hideMark/>
          </w:tcPr>
          <w:p w14:paraId="4D934EE8" w14:textId="6B2CEC99" w:rsidR="00E14BD2" w:rsidRPr="00E14BD2" w:rsidRDefault="00E14BD2" w:rsidP="00E14BD2">
            <w:pPr>
              <w:rPr>
                <w:rFonts w:ascii="Times New Roman" w:hAnsi="Times New Roman" w:cs="Times New Roman"/>
                <w:b/>
                <w:sz w:val="24"/>
                <w:szCs w:val="24"/>
              </w:rPr>
            </w:pPr>
            <w:r w:rsidRPr="00E14BD2">
              <w:rPr>
                <w:rFonts w:ascii="Times New Roman" w:hAnsi="Times New Roman" w:cs="Times New Roman"/>
                <w:b/>
                <w:sz w:val="24"/>
                <w:szCs w:val="24"/>
              </w:rPr>
              <w:t xml:space="preserve">EPNP: </w:t>
            </w:r>
            <w:r w:rsidRPr="00E14BD2">
              <w:rPr>
                <w:rFonts w:ascii="Times New Roman" w:hAnsi="Times New Roman" w:cs="Times New Roman"/>
                <w:sz w:val="24"/>
                <w:szCs w:val="24"/>
              </w:rPr>
              <w:t>-0.2</w:t>
            </w:r>
            <w:r w:rsidR="00B3584E">
              <w:rPr>
                <w:rFonts w:ascii="Times New Roman" w:hAnsi="Times New Roman" w:cs="Times New Roman"/>
                <w:sz w:val="24"/>
                <w:szCs w:val="24"/>
              </w:rPr>
              <w:t>783</w:t>
            </w:r>
          </w:p>
        </w:tc>
        <w:tc>
          <w:tcPr>
            <w:tcW w:w="3117" w:type="dxa"/>
            <w:hideMark/>
          </w:tcPr>
          <w:p w14:paraId="27470C19" w14:textId="64B9182B" w:rsidR="00E14BD2" w:rsidRPr="00E14BD2" w:rsidRDefault="00E14BD2" w:rsidP="00E14BD2">
            <w:pPr>
              <w:rPr>
                <w:rFonts w:ascii="Times New Roman" w:hAnsi="Times New Roman" w:cs="Times New Roman"/>
                <w:b/>
                <w:sz w:val="24"/>
                <w:szCs w:val="24"/>
              </w:rPr>
            </w:pPr>
            <w:r w:rsidRPr="00E14BD2">
              <w:rPr>
                <w:rFonts w:ascii="Times New Roman" w:hAnsi="Times New Roman" w:cs="Times New Roman"/>
                <w:b/>
                <w:sz w:val="24"/>
                <w:szCs w:val="24"/>
              </w:rPr>
              <w:t xml:space="preserve">IPO: </w:t>
            </w:r>
            <w:r w:rsidRPr="00E14BD2">
              <w:rPr>
                <w:rFonts w:ascii="Times New Roman" w:hAnsi="Times New Roman" w:cs="Times New Roman"/>
                <w:sz w:val="24"/>
                <w:szCs w:val="24"/>
              </w:rPr>
              <w:t>-0.</w:t>
            </w:r>
            <w:r w:rsidR="00E572E7">
              <w:rPr>
                <w:rFonts w:ascii="Times New Roman" w:hAnsi="Times New Roman" w:cs="Times New Roman"/>
                <w:sz w:val="24"/>
                <w:szCs w:val="24"/>
              </w:rPr>
              <w:t>2130</w:t>
            </w:r>
          </w:p>
        </w:tc>
      </w:tr>
      <w:tr w:rsidR="00CB2A7E" w:rsidRPr="00E14BD2" w14:paraId="0F7EC5A9" w14:textId="77777777" w:rsidTr="00FE22FD">
        <w:trPr>
          <w:trHeight w:val="288"/>
        </w:trPr>
        <w:tc>
          <w:tcPr>
            <w:tcW w:w="3116" w:type="dxa"/>
            <w:hideMark/>
          </w:tcPr>
          <w:p w14:paraId="24EA793A" w14:textId="77777777" w:rsidR="00E14BD2" w:rsidRPr="00E14BD2" w:rsidRDefault="00E14BD2" w:rsidP="00E14BD2">
            <w:pPr>
              <w:rPr>
                <w:rFonts w:ascii="Times New Roman" w:hAnsi="Times New Roman" w:cs="Times New Roman"/>
                <w:sz w:val="24"/>
                <w:szCs w:val="24"/>
              </w:rPr>
            </w:pPr>
            <w:r w:rsidRPr="00E14BD2">
              <w:rPr>
                <w:rFonts w:ascii="Times New Roman" w:hAnsi="Times New Roman" w:cs="Times New Roman"/>
                <w:sz w:val="24"/>
                <w:szCs w:val="24"/>
              </w:rPr>
              <w:t>Northern Brazil</w:t>
            </w:r>
          </w:p>
        </w:tc>
        <w:tc>
          <w:tcPr>
            <w:tcW w:w="3117" w:type="dxa"/>
            <w:hideMark/>
          </w:tcPr>
          <w:p w14:paraId="5239792A" w14:textId="26171C76" w:rsidR="00E14BD2" w:rsidRPr="00E14BD2" w:rsidRDefault="00F63D30" w:rsidP="00E14BD2">
            <w:pPr>
              <w:rPr>
                <w:rFonts w:ascii="Times New Roman" w:hAnsi="Times New Roman" w:cs="Times New Roman"/>
                <w:b/>
                <w:sz w:val="24"/>
                <w:szCs w:val="24"/>
              </w:rPr>
            </w:pPr>
            <w:r>
              <w:rPr>
                <w:rFonts w:ascii="Times New Roman" w:hAnsi="Times New Roman" w:cs="Times New Roman"/>
                <w:b/>
                <w:sz w:val="24"/>
                <w:szCs w:val="24"/>
              </w:rPr>
              <w:t>SOI</w:t>
            </w:r>
            <w:r w:rsidR="00E14BD2" w:rsidRPr="00E14BD2">
              <w:rPr>
                <w:rFonts w:ascii="Times New Roman" w:hAnsi="Times New Roman" w:cs="Times New Roman"/>
                <w:b/>
                <w:sz w:val="24"/>
                <w:szCs w:val="24"/>
              </w:rPr>
              <w:t xml:space="preserve">: </w:t>
            </w:r>
            <w:r>
              <w:rPr>
                <w:rFonts w:ascii="Times New Roman" w:hAnsi="Times New Roman" w:cs="Times New Roman"/>
                <w:b/>
                <w:sz w:val="24"/>
                <w:szCs w:val="24"/>
              </w:rPr>
              <w:t>-</w:t>
            </w:r>
            <w:r w:rsidR="00E14BD2" w:rsidRPr="00E14BD2">
              <w:rPr>
                <w:rFonts w:ascii="Times New Roman" w:hAnsi="Times New Roman" w:cs="Times New Roman"/>
                <w:sz w:val="24"/>
                <w:szCs w:val="24"/>
              </w:rPr>
              <w:t>0</w:t>
            </w:r>
            <w:r>
              <w:rPr>
                <w:rFonts w:ascii="Times New Roman" w:hAnsi="Times New Roman" w:cs="Times New Roman"/>
                <w:sz w:val="24"/>
                <w:szCs w:val="24"/>
              </w:rPr>
              <w:t>.1990</w:t>
            </w:r>
          </w:p>
        </w:tc>
        <w:tc>
          <w:tcPr>
            <w:tcW w:w="3117" w:type="dxa"/>
            <w:hideMark/>
          </w:tcPr>
          <w:p w14:paraId="01EA2AF6" w14:textId="1EA92199" w:rsidR="00E14BD2" w:rsidRPr="00E14BD2" w:rsidRDefault="00E14BD2" w:rsidP="00E14BD2">
            <w:pPr>
              <w:rPr>
                <w:rFonts w:ascii="Times New Roman" w:hAnsi="Times New Roman" w:cs="Times New Roman"/>
                <w:b/>
                <w:sz w:val="24"/>
                <w:szCs w:val="24"/>
              </w:rPr>
            </w:pPr>
            <w:r w:rsidRPr="00E14BD2">
              <w:rPr>
                <w:rFonts w:ascii="Times New Roman" w:hAnsi="Times New Roman" w:cs="Times New Roman"/>
                <w:b/>
                <w:sz w:val="24"/>
                <w:szCs w:val="24"/>
              </w:rPr>
              <w:t xml:space="preserve">ENSO3.4: </w:t>
            </w:r>
            <w:r w:rsidRPr="00E14BD2">
              <w:rPr>
                <w:rFonts w:ascii="Times New Roman" w:hAnsi="Times New Roman" w:cs="Times New Roman"/>
                <w:sz w:val="24"/>
                <w:szCs w:val="24"/>
              </w:rPr>
              <w:t>0.2</w:t>
            </w:r>
            <w:r w:rsidR="00E572E7">
              <w:rPr>
                <w:rFonts w:ascii="Times New Roman" w:hAnsi="Times New Roman" w:cs="Times New Roman"/>
                <w:sz w:val="24"/>
                <w:szCs w:val="24"/>
              </w:rPr>
              <w:t>743</w:t>
            </w:r>
          </w:p>
        </w:tc>
      </w:tr>
      <w:tr w:rsidR="00CB2A7E" w:rsidRPr="00E14BD2" w14:paraId="04904489" w14:textId="77777777" w:rsidTr="00FE22FD">
        <w:trPr>
          <w:trHeight w:val="288"/>
        </w:trPr>
        <w:tc>
          <w:tcPr>
            <w:tcW w:w="3116" w:type="dxa"/>
            <w:hideMark/>
          </w:tcPr>
          <w:p w14:paraId="0D7190E8" w14:textId="77777777" w:rsidR="00E14BD2" w:rsidRPr="00E14BD2" w:rsidRDefault="00E14BD2" w:rsidP="00E14BD2">
            <w:pPr>
              <w:rPr>
                <w:rFonts w:ascii="Times New Roman" w:hAnsi="Times New Roman" w:cs="Times New Roman"/>
                <w:sz w:val="24"/>
                <w:szCs w:val="24"/>
              </w:rPr>
            </w:pPr>
            <w:r w:rsidRPr="00E14BD2">
              <w:rPr>
                <w:rFonts w:ascii="Times New Roman" w:hAnsi="Times New Roman" w:cs="Times New Roman"/>
                <w:sz w:val="24"/>
                <w:szCs w:val="24"/>
              </w:rPr>
              <w:t>Western AU</w:t>
            </w:r>
          </w:p>
        </w:tc>
        <w:tc>
          <w:tcPr>
            <w:tcW w:w="3117" w:type="dxa"/>
            <w:hideMark/>
          </w:tcPr>
          <w:p w14:paraId="58D0DAB6" w14:textId="4690D3E1" w:rsidR="00E14BD2" w:rsidRPr="00E14BD2" w:rsidRDefault="00F63D30" w:rsidP="00E14BD2">
            <w:pPr>
              <w:rPr>
                <w:rFonts w:ascii="Times New Roman" w:hAnsi="Times New Roman" w:cs="Times New Roman"/>
                <w:b/>
                <w:sz w:val="24"/>
                <w:szCs w:val="24"/>
              </w:rPr>
            </w:pPr>
            <w:r>
              <w:rPr>
                <w:rFonts w:ascii="Times New Roman" w:hAnsi="Times New Roman" w:cs="Times New Roman"/>
                <w:b/>
                <w:sz w:val="24"/>
                <w:szCs w:val="24"/>
              </w:rPr>
              <w:t>AAO</w:t>
            </w:r>
            <w:r w:rsidR="00E14BD2" w:rsidRPr="00E14BD2">
              <w:rPr>
                <w:rFonts w:ascii="Times New Roman" w:hAnsi="Times New Roman" w:cs="Times New Roman"/>
                <w:b/>
                <w:sz w:val="24"/>
                <w:szCs w:val="24"/>
              </w:rPr>
              <w:t xml:space="preserve">: </w:t>
            </w:r>
            <w:r w:rsidR="00E14BD2" w:rsidRPr="00E14BD2">
              <w:rPr>
                <w:rFonts w:ascii="Times New Roman" w:hAnsi="Times New Roman" w:cs="Times New Roman"/>
                <w:sz w:val="24"/>
                <w:szCs w:val="24"/>
              </w:rPr>
              <w:t>-0</w:t>
            </w:r>
            <w:r>
              <w:rPr>
                <w:rFonts w:ascii="Times New Roman" w:hAnsi="Times New Roman" w:cs="Times New Roman"/>
                <w:sz w:val="24"/>
                <w:szCs w:val="24"/>
              </w:rPr>
              <w:t>.2145</w:t>
            </w:r>
          </w:p>
        </w:tc>
        <w:tc>
          <w:tcPr>
            <w:tcW w:w="3117" w:type="dxa"/>
            <w:hideMark/>
          </w:tcPr>
          <w:p w14:paraId="5F636E6D" w14:textId="0D515482" w:rsidR="00E14BD2" w:rsidRPr="00E14BD2" w:rsidRDefault="00E14BD2" w:rsidP="00E14BD2">
            <w:pPr>
              <w:rPr>
                <w:rFonts w:ascii="Times New Roman" w:hAnsi="Times New Roman" w:cs="Times New Roman"/>
                <w:b/>
                <w:sz w:val="24"/>
                <w:szCs w:val="24"/>
              </w:rPr>
            </w:pPr>
            <w:r w:rsidRPr="00E14BD2">
              <w:rPr>
                <w:rFonts w:ascii="Times New Roman" w:hAnsi="Times New Roman" w:cs="Times New Roman"/>
                <w:b/>
                <w:sz w:val="24"/>
                <w:szCs w:val="24"/>
              </w:rPr>
              <w:t xml:space="preserve">ENSO3.4: </w:t>
            </w:r>
            <w:r w:rsidRPr="00E14BD2">
              <w:rPr>
                <w:rFonts w:ascii="Times New Roman" w:hAnsi="Times New Roman" w:cs="Times New Roman"/>
                <w:sz w:val="24"/>
                <w:szCs w:val="24"/>
              </w:rPr>
              <w:t>0.2</w:t>
            </w:r>
            <w:r w:rsidR="00E572E7">
              <w:rPr>
                <w:rFonts w:ascii="Times New Roman" w:hAnsi="Times New Roman" w:cs="Times New Roman"/>
                <w:sz w:val="24"/>
                <w:szCs w:val="24"/>
              </w:rPr>
              <w:t>163</w:t>
            </w:r>
          </w:p>
        </w:tc>
      </w:tr>
      <w:tr w:rsidR="00CB2A7E" w:rsidRPr="00E14BD2" w14:paraId="7DD01144" w14:textId="77777777" w:rsidTr="00FE22FD">
        <w:trPr>
          <w:trHeight w:val="288"/>
        </w:trPr>
        <w:tc>
          <w:tcPr>
            <w:tcW w:w="3116" w:type="dxa"/>
            <w:hideMark/>
          </w:tcPr>
          <w:p w14:paraId="2DA1F5B1" w14:textId="77777777" w:rsidR="00E14BD2" w:rsidRPr="00E14BD2" w:rsidRDefault="00E14BD2" w:rsidP="00E14BD2">
            <w:pPr>
              <w:rPr>
                <w:rFonts w:ascii="Times New Roman" w:hAnsi="Times New Roman" w:cs="Times New Roman"/>
                <w:sz w:val="24"/>
                <w:szCs w:val="24"/>
              </w:rPr>
            </w:pPr>
            <w:r w:rsidRPr="00E14BD2">
              <w:rPr>
                <w:rFonts w:ascii="Times New Roman" w:hAnsi="Times New Roman" w:cs="Times New Roman"/>
                <w:sz w:val="24"/>
                <w:szCs w:val="24"/>
              </w:rPr>
              <w:t>India</w:t>
            </w:r>
          </w:p>
        </w:tc>
        <w:tc>
          <w:tcPr>
            <w:tcW w:w="3117" w:type="dxa"/>
            <w:hideMark/>
          </w:tcPr>
          <w:p w14:paraId="395B4A70" w14:textId="44224C65" w:rsidR="00E14BD2" w:rsidRPr="00E14BD2" w:rsidRDefault="00B3584E" w:rsidP="00E14BD2">
            <w:pPr>
              <w:rPr>
                <w:rFonts w:ascii="Times New Roman" w:hAnsi="Times New Roman" w:cs="Times New Roman"/>
                <w:b/>
                <w:sz w:val="24"/>
                <w:szCs w:val="24"/>
              </w:rPr>
            </w:pPr>
            <w:r>
              <w:rPr>
                <w:rFonts w:ascii="Times New Roman" w:hAnsi="Times New Roman" w:cs="Times New Roman"/>
                <w:b/>
                <w:sz w:val="24"/>
                <w:szCs w:val="24"/>
              </w:rPr>
              <w:t>PDO</w:t>
            </w:r>
            <w:r w:rsidR="00E14BD2" w:rsidRPr="00E14BD2">
              <w:rPr>
                <w:rFonts w:ascii="Times New Roman" w:hAnsi="Times New Roman" w:cs="Times New Roman"/>
                <w:b/>
                <w:sz w:val="24"/>
                <w:szCs w:val="24"/>
              </w:rPr>
              <w:t xml:space="preserve">: </w:t>
            </w:r>
            <w:r w:rsidR="00E14BD2" w:rsidRPr="00E14BD2">
              <w:rPr>
                <w:rFonts w:ascii="Times New Roman" w:hAnsi="Times New Roman" w:cs="Times New Roman"/>
                <w:sz w:val="24"/>
                <w:szCs w:val="24"/>
              </w:rPr>
              <w:t>0.</w:t>
            </w:r>
            <w:r>
              <w:rPr>
                <w:rFonts w:ascii="Times New Roman" w:hAnsi="Times New Roman" w:cs="Times New Roman"/>
                <w:sz w:val="24"/>
                <w:szCs w:val="24"/>
              </w:rPr>
              <w:t>2116</w:t>
            </w:r>
          </w:p>
        </w:tc>
        <w:tc>
          <w:tcPr>
            <w:tcW w:w="3117" w:type="dxa"/>
            <w:hideMark/>
          </w:tcPr>
          <w:p w14:paraId="7E437AEF" w14:textId="60650E35" w:rsidR="00E14BD2" w:rsidRPr="00E14BD2" w:rsidRDefault="00E572E7" w:rsidP="00E14BD2">
            <w:pPr>
              <w:rPr>
                <w:rFonts w:ascii="Times New Roman" w:hAnsi="Times New Roman" w:cs="Times New Roman"/>
                <w:b/>
                <w:sz w:val="24"/>
                <w:szCs w:val="24"/>
              </w:rPr>
            </w:pPr>
            <w:r>
              <w:rPr>
                <w:rFonts w:ascii="Times New Roman" w:hAnsi="Times New Roman" w:cs="Times New Roman"/>
                <w:b/>
                <w:sz w:val="24"/>
                <w:szCs w:val="24"/>
              </w:rPr>
              <w:t>IPO</w:t>
            </w:r>
            <w:r w:rsidR="00E14BD2" w:rsidRPr="00E14BD2">
              <w:rPr>
                <w:rFonts w:ascii="Times New Roman" w:hAnsi="Times New Roman" w:cs="Times New Roman"/>
                <w:b/>
                <w:sz w:val="24"/>
                <w:szCs w:val="24"/>
              </w:rPr>
              <w:t xml:space="preserve">: </w:t>
            </w:r>
            <w:r w:rsidR="00E14BD2" w:rsidRPr="00E14BD2">
              <w:rPr>
                <w:rFonts w:ascii="Times New Roman" w:hAnsi="Times New Roman" w:cs="Times New Roman"/>
                <w:sz w:val="24"/>
                <w:szCs w:val="24"/>
              </w:rPr>
              <w:t>0.</w:t>
            </w:r>
            <w:r>
              <w:rPr>
                <w:rFonts w:ascii="Times New Roman" w:hAnsi="Times New Roman" w:cs="Times New Roman"/>
                <w:sz w:val="24"/>
                <w:szCs w:val="24"/>
              </w:rPr>
              <w:t>2028</w:t>
            </w:r>
          </w:p>
        </w:tc>
      </w:tr>
      <w:tr w:rsidR="00CB2A7E" w:rsidRPr="00E14BD2" w14:paraId="73B06067" w14:textId="77777777" w:rsidTr="00FE22FD">
        <w:trPr>
          <w:trHeight w:val="288"/>
        </w:trPr>
        <w:tc>
          <w:tcPr>
            <w:tcW w:w="3116" w:type="dxa"/>
            <w:hideMark/>
          </w:tcPr>
          <w:p w14:paraId="32335404" w14:textId="77777777" w:rsidR="00E14BD2" w:rsidRPr="00E14BD2" w:rsidRDefault="00E14BD2" w:rsidP="00E14BD2">
            <w:pPr>
              <w:rPr>
                <w:rFonts w:ascii="Times New Roman" w:hAnsi="Times New Roman" w:cs="Times New Roman"/>
                <w:sz w:val="24"/>
                <w:szCs w:val="24"/>
              </w:rPr>
            </w:pPr>
            <w:r w:rsidRPr="00E14BD2">
              <w:rPr>
                <w:rFonts w:ascii="Times New Roman" w:hAnsi="Times New Roman" w:cs="Times New Roman"/>
                <w:sz w:val="24"/>
                <w:szCs w:val="24"/>
              </w:rPr>
              <w:t>Eastern AU</w:t>
            </w:r>
          </w:p>
        </w:tc>
        <w:tc>
          <w:tcPr>
            <w:tcW w:w="3117" w:type="dxa"/>
            <w:hideMark/>
          </w:tcPr>
          <w:p w14:paraId="762AF019" w14:textId="07B4E4EC" w:rsidR="00E14BD2" w:rsidRPr="00E14BD2" w:rsidRDefault="006D4788" w:rsidP="00E14BD2">
            <w:pPr>
              <w:rPr>
                <w:rFonts w:ascii="Times New Roman" w:hAnsi="Times New Roman" w:cs="Times New Roman"/>
                <w:b/>
                <w:sz w:val="24"/>
                <w:szCs w:val="24"/>
              </w:rPr>
            </w:pPr>
            <w:r>
              <w:rPr>
                <w:rFonts w:ascii="Times New Roman" w:hAnsi="Times New Roman" w:cs="Times New Roman"/>
                <w:b/>
                <w:sz w:val="24"/>
                <w:szCs w:val="24"/>
              </w:rPr>
              <w:t>AAO</w:t>
            </w:r>
            <w:r w:rsidR="00E14BD2" w:rsidRPr="00E14BD2">
              <w:rPr>
                <w:rFonts w:ascii="Times New Roman" w:hAnsi="Times New Roman" w:cs="Times New Roman"/>
                <w:b/>
                <w:sz w:val="24"/>
                <w:szCs w:val="24"/>
              </w:rPr>
              <w:t xml:space="preserve">: </w:t>
            </w:r>
            <w:r w:rsidRPr="006D4788">
              <w:rPr>
                <w:rFonts w:ascii="Times New Roman" w:hAnsi="Times New Roman" w:cs="Times New Roman"/>
                <w:bCs/>
                <w:sz w:val="24"/>
                <w:szCs w:val="24"/>
              </w:rPr>
              <w:t>-0.2085</w:t>
            </w:r>
          </w:p>
        </w:tc>
        <w:tc>
          <w:tcPr>
            <w:tcW w:w="3117" w:type="dxa"/>
            <w:hideMark/>
          </w:tcPr>
          <w:p w14:paraId="6849D655" w14:textId="175E513D" w:rsidR="00E14BD2" w:rsidRPr="00E14BD2" w:rsidRDefault="00E14BD2" w:rsidP="00E14BD2">
            <w:pPr>
              <w:rPr>
                <w:rFonts w:ascii="Times New Roman" w:hAnsi="Times New Roman" w:cs="Times New Roman"/>
                <w:b/>
                <w:sz w:val="24"/>
                <w:szCs w:val="24"/>
              </w:rPr>
            </w:pPr>
            <w:r w:rsidRPr="00E14BD2">
              <w:rPr>
                <w:rFonts w:ascii="Times New Roman" w:hAnsi="Times New Roman" w:cs="Times New Roman"/>
                <w:b/>
                <w:sz w:val="24"/>
                <w:szCs w:val="24"/>
              </w:rPr>
              <w:t xml:space="preserve">ENSO3.4: </w:t>
            </w:r>
            <w:r w:rsidRPr="00E14BD2">
              <w:rPr>
                <w:rFonts w:ascii="Times New Roman" w:hAnsi="Times New Roman" w:cs="Times New Roman"/>
                <w:sz w:val="24"/>
                <w:szCs w:val="24"/>
              </w:rPr>
              <w:t>0.</w:t>
            </w:r>
            <w:r w:rsidR="00E813B0">
              <w:rPr>
                <w:rFonts w:ascii="Times New Roman" w:hAnsi="Times New Roman" w:cs="Times New Roman"/>
                <w:sz w:val="24"/>
                <w:szCs w:val="24"/>
              </w:rPr>
              <w:t>1829</w:t>
            </w:r>
          </w:p>
        </w:tc>
      </w:tr>
      <w:tr w:rsidR="00CB2A7E" w:rsidRPr="00E14BD2" w14:paraId="1EEF9243" w14:textId="77777777" w:rsidTr="00FE22FD">
        <w:trPr>
          <w:trHeight w:val="288"/>
        </w:trPr>
        <w:tc>
          <w:tcPr>
            <w:tcW w:w="3116" w:type="dxa"/>
            <w:hideMark/>
          </w:tcPr>
          <w:p w14:paraId="506F5457" w14:textId="77777777" w:rsidR="00E14BD2" w:rsidRPr="00E14BD2" w:rsidRDefault="00E14BD2" w:rsidP="00E14BD2">
            <w:pPr>
              <w:rPr>
                <w:rFonts w:ascii="Times New Roman" w:hAnsi="Times New Roman" w:cs="Times New Roman"/>
                <w:sz w:val="24"/>
                <w:szCs w:val="24"/>
              </w:rPr>
            </w:pPr>
            <w:r w:rsidRPr="00E14BD2">
              <w:rPr>
                <w:rFonts w:ascii="Times New Roman" w:hAnsi="Times New Roman" w:cs="Times New Roman"/>
                <w:sz w:val="24"/>
                <w:szCs w:val="24"/>
              </w:rPr>
              <w:t>Argentina</w:t>
            </w:r>
          </w:p>
        </w:tc>
        <w:tc>
          <w:tcPr>
            <w:tcW w:w="3117" w:type="dxa"/>
            <w:hideMark/>
          </w:tcPr>
          <w:p w14:paraId="5A03706F" w14:textId="7F22FA74" w:rsidR="00E14BD2" w:rsidRPr="00E14BD2" w:rsidRDefault="00E14BD2" w:rsidP="00E14BD2">
            <w:pPr>
              <w:rPr>
                <w:rFonts w:ascii="Times New Roman" w:hAnsi="Times New Roman" w:cs="Times New Roman"/>
                <w:b/>
                <w:sz w:val="24"/>
                <w:szCs w:val="24"/>
              </w:rPr>
            </w:pPr>
            <w:r w:rsidRPr="00E14BD2">
              <w:rPr>
                <w:rFonts w:ascii="Times New Roman" w:hAnsi="Times New Roman" w:cs="Times New Roman"/>
                <w:b/>
                <w:sz w:val="24"/>
                <w:szCs w:val="24"/>
              </w:rPr>
              <w:t xml:space="preserve">TPI: </w:t>
            </w:r>
            <w:r w:rsidRPr="00E14BD2">
              <w:rPr>
                <w:rFonts w:ascii="Times New Roman" w:hAnsi="Times New Roman" w:cs="Times New Roman"/>
                <w:sz w:val="24"/>
                <w:szCs w:val="24"/>
              </w:rPr>
              <w:t>0.1</w:t>
            </w:r>
            <w:r w:rsidR="00E813B0">
              <w:rPr>
                <w:rFonts w:ascii="Times New Roman" w:hAnsi="Times New Roman" w:cs="Times New Roman"/>
                <w:sz w:val="24"/>
                <w:szCs w:val="24"/>
              </w:rPr>
              <w:t>403</w:t>
            </w:r>
          </w:p>
        </w:tc>
        <w:tc>
          <w:tcPr>
            <w:tcW w:w="3117" w:type="dxa"/>
            <w:hideMark/>
          </w:tcPr>
          <w:p w14:paraId="50FD4291" w14:textId="5B3780E8" w:rsidR="00E14BD2" w:rsidRPr="00E14BD2" w:rsidRDefault="00E813B0" w:rsidP="006C614F">
            <w:pPr>
              <w:keepNext/>
              <w:rPr>
                <w:rFonts w:ascii="Times New Roman" w:hAnsi="Times New Roman" w:cs="Times New Roman"/>
                <w:b/>
                <w:sz w:val="24"/>
                <w:szCs w:val="24"/>
              </w:rPr>
            </w:pPr>
            <w:r>
              <w:rPr>
                <w:rFonts w:ascii="Times New Roman" w:hAnsi="Times New Roman" w:cs="Times New Roman"/>
                <w:b/>
                <w:sz w:val="24"/>
                <w:szCs w:val="24"/>
              </w:rPr>
              <w:t>MEI</w:t>
            </w:r>
            <w:r w:rsidR="00E14BD2" w:rsidRPr="00E14BD2">
              <w:rPr>
                <w:rFonts w:ascii="Times New Roman" w:hAnsi="Times New Roman" w:cs="Times New Roman"/>
                <w:b/>
                <w:sz w:val="24"/>
                <w:szCs w:val="24"/>
              </w:rPr>
              <w:t xml:space="preserve">: </w:t>
            </w:r>
            <w:r w:rsidR="00E14BD2" w:rsidRPr="00E14BD2">
              <w:rPr>
                <w:rFonts w:ascii="Times New Roman" w:hAnsi="Times New Roman" w:cs="Times New Roman"/>
                <w:sz w:val="24"/>
                <w:szCs w:val="24"/>
              </w:rPr>
              <w:t>-0.04</w:t>
            </w:r>
            <w:r>
              <w:rPr>
                <w:rFonts w:ascii="Times New Roman" w:hAnsi="Times New Roman" w:cs="Times New Roman"/>
                <w:sz w:val="24"/>
                <w:szCs w:val="24"/>
              </w:rPr>
              <w:t>98</w:t>
            </w:r>
          </w:p>
        </w:tc>
      </w:tr>
    </w:tbl>
    <w:p w14:paraId="4C726C9A" w14:textId="3C9A8667" w:rsidR="003C1C17" w:rsidRDefault="006C614F" w:rsidP="0009227F">
      <w:pPr>
        <w:pStyle w:val="Caption"/>
        <w:spacing w:before="240" w:after="480"/>
        <w:rPr>
          <w:rFonts w:ascii="Times New Roman" w:hAnsi="Times New Roman" w:cs="Times New Roman"/>
          <w:color w:val="auto"/>
          <w:sz w:val="24"/>
          <w:szCs w:val="24"/>
        </w:rPr>
      </w:pPr>
      <w:r>
        <w:rPr>
          <w:rFonts w:ascii="Times New Roman" w:hAnsi="Times New Roman" w:cs="Times New Roman"/>
          <w:color w:val="auto"/>
          <w:sz w:val="24"/>
          <w:szCs w:val="24"/>
        </w:rPr>
        <w:t xml:space="preserve">Table </w:t>
      </w:r>
      <w:r w:rsidR="00A0116D">
        <w:rPr>
          <w:rFonts w:ascii="Times New Roman" w:hAnsi="Times New Roman" w:cs="Times New Roman"/>
          <w:color w:val="auto"/>
          <w:sz w:val="24"/>
          <w:szCs w:val="24"/>
        </w:rPr>
        <w:t>A1</w:t>
      </w:r>
      <w:r>
        <w:rPr>
          <w:rFonts w:ascii="Times New Roman" w:hAnsi="Times New Roman" w:cs="Times New Roman"/>
          <w:color w:val="auto"/>
          <w:sz w:val="24"/>
          <w:szCs w:val="24"/>
        </w:rPr>
        <w:t xml:space="preserve">. </w:t>
      </w:r>
      <w:r w:rsidR="00431B5B">
        <w:rPr>
          <w:rFonts w:ascii="Times New Roman" w:hAnsi="Times New Roman" w:cs="Times New Roman"/>
          <w:color w:val="auto"/>
          <w:sz w:val="24"/>
          <w:szCs w:val="24"/>
        </w:rPr>
        <w:t xml:space="preserve">Strongest </w:t>
      </w:r>
      <w:r w:rsidR="0093230F">
        <w:rPr>
          <w:rFonts w:ascii="Times New Roman" w:hAnsi="Times New Roman" w:cs="Times New Roman"/>
          <w:color w:val="auto"/>
          <w:sz w:val="24"/>
          <w:szCs w:val="24"/>
        </w:rPr>
        <w:t xml:space="preserve">relevant hemisphere and global </w:t>
      </w:r>
      <w:r w:rsidR="005C32DF">
        <w:rPr>
          <w:rFonts w:ascii="Times New Roman" w:hAnsi="Times New Roman" w:cs="Times New Roman"/>
          <w:color w:val="auto"/>
          <w:sz w:val="24"/>
          <w:szCs w:val="24"/>
        </w:rPr>
        <w:t>teleconnection</w:t>
      </w:r>
      <w:r w:rsidR="004B75DA">
        <w:rPr>
          <w:rFonts w:ascii="Times New Roman" w:hAnsi="Times New Roman" w:cs="Times New Roman"/>
          <w:color w:val="auto"/>
          <w:sz w:val="24"/>
          <w:szCs w:val="24"/>
        </w:rPr>
        <w:t xml:space="preserve"> </w:t>
      </w:r>
      <w:r w:rsidR="00834301">
        <w:rPr>
          <w:rFonts w:ascii="Times New Roman" w:hAnsi="Times New Roman" w:cs="Times New Roman"/>
          <w:color w:val="auto"/>
          <w:sz w:val="24"/>
          <w:szCs w:val="24"/>
        </w:rPr>
        <w:t xml:space="preserve">correlation with Pearson r </w:t>
      </w:r>
      <w:r w:rsidR="00331FA8">
        <w:rPr>
          <w:rFonts w:ascii="Times New Roman" w:hAnsi="Times New Roman" w:cs="Times New Roman"/>
          <w:color w:val="auto"/>
          <w:sz w:val="24"/>
          <w:szCs w:val="24"/>
        </w:rPr>
        <w:t xml:space="preserve">by region </w:t>
      </w:r>
      <w:r w:rsidR="005D79C1">
        <w:rPr>
          <w:rFonts w:ascii="Times New Roman" w:hAnsi="Times New Roman" w:cs="Times New Roman"/>
          <w:color w:val="auto"/>
          <w:sz w:val="24"/>
          <w:szCs w:val="24"/>
        </w:rPr>
        <w:t xml:space="preserve">for </w:t>
      </w:r>
      <w:r w:rsidR="0093230F">
        <w:rPr>
          <w:rFonts w:ascii="Times New Roman" w:hAnsi="Times New Roman" w:cs="Times New Roman"/>
          <w:color w:val="auto"/>
          <w:sz w:val="24"/>
          <w:szCs w:val="24"/>
        </w:rPr>
        <w:t>T2M_Std across all months.</w:t>
      </w:r>
    </w:p>
    <w:tbl>
      <w:tblPr>
        <w:tblStyle w:val="TableGrid"/>
        <w:tblW w:w="9350" w:type="dxa"/>
        <w:tblLook w:val="04A0" w:firstRow="1" w:lastRow="0" w:firstColumn="1" w:lastColumn="0" w:noHBand="0" w:noVBand="1"/>
      </w:tblPr>
      <w:tblGrid>
        <w:gridCol w:w="3116"/>
        <w:gridCol w:w="3117"/>
        <w:gridCol w:w="3117"/>
      </w:tblGrid>
      <w:tr w:rsidR="00CB2A7E" w:rsidRPr="00E14BD2" w14:paraId="3500B69C" w14:textId="77777777" w:rsidTr="00FE22FD">
        <w:trPr>
          <w:trHeight w:val="288"/>
        </w:trPr>
        <w:tc>
          <w:tcPr>
            <w:tcW w:w="3116" w:type="dxa"/>
            <w:hideMark/>
          </w:tcPr>
          <w:p w14:paraId="05AD4B2B" w14:textId="77777777" w:rsidR="0093230F" w:rsidRPr="00E14BD2" w:rsidRDefault="0093230F">
            <w:pPr>
              <w:rPr>
                <w:rFonts w:ascii="Times New Roman" w:hAnsi="Times New Roman" w:cs="Times New Roman"/>
                <w:b/>
                <w:sz w:val="24"/>
                <w:szCs w:val="24"/>
              </w:rPr>
            </w:pPr>
            <w:r w:rsidRPr="00E14BD2">
              <w:rPr>
                <w:rFonts w:ascii="Times New Roman" w:hAnsi="Times New Roman" w:cs="Times New Roman"/>
                <w:b/>
                <w:sz w:val="24"/>
                <w:szCs w:val="24"/>
              </w:rPr>
              <w:t>Region</w:t>
            </w:r>
          </w:p>
        </w:tc>
        <w:tc>
          <w:tcPr>
            <w:tcW w:w="3117" w:type="dxa"/>
            <w:hideMark/>
          </w:tcPr>
          <w:p w14:paraId="64295F3A" w14:textId="77777777" w:rsidR="0093230F" w:rsidRPr="00E14BD2" w:rsidRDefault="0093230F">
            <w:pPr>
              <w:rPr>
                <w:rFonts w:ascii="Times New Roman" w:hAnsi="Times New Roman" w:cs="Times New Roman"/>
                <w:b/>
                <w:sz w:val="24"/>
                <w:szCs w:val="24"/>
              </w:rPr>
            </w:pPr>
            <w:r w:rsidRPr="00E14BD2">
              <w:rPr>
                <w:rFonts w:ascii="Times New Roman" w:hAnsi="Times New Roman" w:cs="Times New Roman"/>
                <w:b/>
                <w:sz w:val="24"/>
                <w:szCs w:val="24"/>
              </w:rPr>
              <w:t>Relevant Hemisphere</w:t>
            </w:r>
          </w:p>
        </w:tc>
        <w:tc>
          <w:tcPr>
            <w:tcW w:w="3117" w:type="dxa"/>
            <w:hideMark/>
          </w:tcPr>
          <w:p w14:paraId="22370D2A" w14:textId="77777777" w:rsidR="0093230F" w:rsidRPr="00E14BD2" w:rsidRDefault="0093230F">
            <w:pPr>
              <w:rPr>
                <w:rFonts w:ascii="Times New Roman" w:hAnsi="Times New Roman" w:cs="Times New Roman"/>
                <w:b/>
                <w:sz w:val="24"/>
                <w:szCs w:val="24"/>
              </w:rPr>
            </w:pPr>
            <w:r w:rsidRPr="00E14BD2">
              <w:rPr>
                <w:rFonts w:ascii="Times New Roman" w:hAnsi="Times New Roman" w:cs="Times New Roman"/>
                <w:b/>
                <w:sz w:val="24"/>
                <w:szCs w:val="24"/>
              </w:rPr>
              <w:t>Global</w:t>
            </w:r>
          </w:p>
        </w:tc>
      </w:tr>
      <w:tr w:rsidR="00CB2A7E" w:rsidRPr="00AB7657" w14:paraId="5865C597" w14:textId="77777777" w:rsidTr="00FE22FD">
        <w:trPr>
          <w:trHeight w:val="288"/>
        </w:trPr>
        <w:tc>
          <w:tcPr>
            <w:tcW w:w="3116" w:type="dxa"/>
            <w:hideMark/>
          </w:tcPr>
          <w:p w14:paraId="6D1E3D2D" w14:textId="77777777" w:rsidR="00AB7657" w:rsidRPr="00AB7657" w:rsidRDefault="00AB7657" w:rsidP="00AB7657">
            <w:pPr>
              <w:rPr>
                <w:rFonts w:ascii="Times New Roman" w:hAnsi="Times New Roman" w:cs="Times New Roman"/>
                <w:sz w:val="24"/>
                <w:szCs w:val="24"/>
              </w:rPr>
            </w:pPr>
            <w:r w:rsidRPr="00AB7657">
              <w:rPr>
                <w:rFonts w:ascii="Times New Roman" w:hAnsi="Times New Roman" w:cs="Times New Roman"/>
                <w:sz w:val="24"/>
                <w:szCs w:val="24"/>
              </w:rPr>
              <w:t>Eastern AU</w:t>
            </w:r>
          </w:p>
        </w:tc>
        <w:tc>
          <w:tcPr>
            <w:tcW w:w="3117" w:type="dxa"/>
            <w:hideMark/>
          </w:tcPr>
          <w:p w14:paraId="3C1DC7EE" w14:textId="747F20D0" w:rsidR="00AB7657" w:rsidRPr="00AB7657" w:rsidRDefault="00AB7657" w:rsidP="00AB7657">
            <w:pPr>
              <w:rPr>
                <w:rFonts w:ascii="Times New Roman" w:hAnsi="Times New Roman" w:cs="Times New Roman"/>
                <w:sz w:val="24"/>
                <w:szCs w:val="24"/>
              </w:rPr>
            </w:pPr>
            <w:r w:rsidRPr="00AB7657">
              <w:rPr>
                <w:rFonts w:ascii="Times New Roman" w:hAnsi="Times New Roman" w:cs="Times New Roman"/>
                <w:b/>
                <w:sz w:val="24"/>
                <w:szCs w:val="24"/>
              </w:rPr>
              <w:t>SOI</w:t>
            </w:r>
            <w:r w:rsidRPr="00AB7657">
              <w:rPr>
                <w:rFonts w:ascii="Times New Roman" w:hAnsi="Times New Roman" w:cs="Times New Roman"/>
                <w:sz w:val="24"/>
                <w:szCs w:val="24"/>
              </w:rPr>
              <w:t>: 0.</w:t>
            </w:r>
            <w:r w:rsidRPr="6880C694">
              <w:rPr>
                <w:rFonts w:ascii="Times New Roman" w:hAnsi="Times New Roman" w:cs="Times New Roman"/>
                <w:sz w:val="24"/>
                <w:szCs w:val="24"/>
              </w:rPr>
              <w:t>4</w:t>
            </w:r>
            <w:r w:rsidR="55B0BE03" w:rsidRPr="6880C694">
              <w:rPr>
                <w:rFonts w:ascii="Times New Roman" w:hAnsi="Times New Roman" w:cs="Times New Roman"/>
                <w:sz w:val="24"/>
                <w:szCs w:val="24"/>
              </w:rPr>
              <w:t>518</w:t>
            </w:r>
          </w:p>
        </w:tc>
        <w:tc>
          <w:tcPr>
            <w:tcW w:w="3117" w:type="dxa"/>
            <w:hideMark/>
          </w:tcPr>
          <w:p w14:paraId="5D8BD48B" w14:textId="4A79724F" w:rsidR="00AB7657" w:rsidRPr="00AB7657" w:rsidRDefault="00AB7657" w:rsidP="00AB7657">
            <w:pPr>
              <w:rPr>
                <w:rFonts w:ascii="Times New Roman" w:hAnsi="Times New Roman" w:cs="Times New Roman"/>
                <w:sz w:val="24"/>
                <w:szCs w:val="24"/>
              </w:rPr>
            </w:pPr>
            <w:r w:rsidRPr="00AB7657">
              <w:rPr>
                <w:rFonts w:ascii="Times New Roman" w:hAnsi="Times New Roman" w:cs="Times New Roman"/>
                <w:b/>
                <w:sz w:val="24"/>
                <w:szCs w:val="24"/>
              </w:rPr>
              <w:t>ENSO</w:t>
            </w:r>
            <w:r w:rsidRPr="00AB7657">
              <w:rPr>
                <w:rFonts w:ascii="Times New Roman" w:hAnsi="Times New Roman" w:cs="Times New Roman"/>
                <w:sz w:val="24"/>
                <w:szCs w:val="24"/>
              </w:rPr>
              <w:t>: -0.</w:t>
            </w:r>
            <w:r w:rsidRPr="120AF8D4">
              <w:rPr>
                <w:rFonts w:ascii="Times New Roman" w:hAnsi="Times New Roman" w:cs="Times New Roman"/>
                <w:sz w:val="24"/>
                <w:szCs w:val="24"/>
              </w:rPr>
              <w:t>27</w:t>
            </w:r>
            <w:r w:rsidR="4925BEBC" w:rsidRPr="120AF8D4">
              <w:rPr>
                <w:rFonts w:ascii="Times New Roman" w:hAnsi="Times New Roman" w:cs="Times New Roman"/>
                <w:sz w:val="24"/>
                <w:szCs w:val="24"/>
              </w:rPr>
              <w:t>91</w:t>
            </w:r>
          </w:p>
        </w:tc>
      </w:tr>
      <w:tr w:rsidR="00CB2A7E" w:rsidRPr="00AB7657" w14:paraId="6353B6BD" w14:textId="77777777" w:rsidTr="00FE22FD">
        <w:trPr>
          <w:trHeight w:val="288"/>
        </w:trPr>
        <w:tc>
          <w:tcPr>
            <w:tcW w:w="3116" w:type="dxa"/>
            <w:hideMark/>
          </w:tcPr>
          <w:p w14:paraId="535A1DAD" w14:textId="77777777" w:rsidR="00AB7657" w:rsidRPr="00AB7657" w:rsidRDefault="00AB7657" w:rsidP="00AB7657">
            <w:pPr>
              <w:rPr>
                <w:rFonts w:ascii="Times New Roman" w:hAnsi="Times New Roman" w:cs="Times New Roman"/>
                <w:sz w:val="24"/>
                <w:szCs w:val="24"/>
              </w:rPr>
            </w:pPr>
            <w:r w:rsidRPr="00AB7657">
              <w:rPr>
                <w:rFonts w:ascii="Times New Roman" w:hAnsi="Times New Roman" w:cs="Times New Roman"/>
                <w:sz w:val="24"/>
                <w:szCs w:val="24"/>
              </w:rPr>
              <w:t>Eastern EU</w:t>
            </w:r>
          </w:p>
        </w:tc>
        <w:tc>
          <w:tcPr>
            <w:tcW w:w="3117" w:type="dxa"/>
            <w:hideMark/>
          </w:tcPr>
          <w:p w14:paraId="43315E4C" w14:textId="0B983897" w:rsidR="00AB7657" w:rsidRPr="00AB7657" w:rsidRDefault="00AB7657" w:rsidP="00AB7657">
            <w:pPr>
              <w:rPr>
                <w:rFonts w:ascii="Times New Roman" w:hAnsi="Times New Roman" w:cs="Times New Roman"/>
                <w:sz w:val="24"/>
                <w:szCs w:val="24"/>
              </w:rPr>
            </w:pPr>
            <w:r w:rsidRPr="00AB7657">
              <w:rPr>
                <w:rFonts w:ascii="Times New Roman" w:hAnsi="Times New Roman" w:cs="Times New Roman"/>
                <w:b/>
                <w:sz w:val="24"/>
                <w:szCs w:val="24"/>
              </w:rPr>
              <w:t>AO</w:t>
            </w:r>
            <w:r w:rsidRPr="00AB7657">
              <w:rPr>
                <w:rFonts w:ascii="Times New Roman" w:hAnsi="Times New Roman" w:cs="Times New Roman"/>
                <w:sz w:val="24"/>
                <w:szCs w:val="24"/>
              </w:rPr>
              <w:t>: -0.</w:t>
            </w:r>
            <w:r w:rsidR="442A3ABF" w:rsidRPr="120AF8D4">
              <w:rPr>
                <w:rFonts w:ascii="Times New Roman" w:hAnsi="Times New Roman" w:cs="Times New Roman"/>
                <w:sz w:val="24"/>
                <w:szCs w:val="24"/>
              </w:rPr>
              <w:t>3663</w:t>
            </w:r>
          </w:p>
        </w:tc>
        <w:tc>
          <w:tcPr>
            <w:tcW w:w="3117" w:type="dxa"/>
            <w:hideMark/>
          </w:tcPr>
          <w:p w14:paraId="57FB6B64" w14:textId="7907D486" w:rsidR="00AB7657" w:rsidRPr="00AB7657" w:rsidRDefault="00AB7657" w:rsidP="00AB7657">
            <w:pPr>
              <w:rPr>
                <w:rFonts w:ascii="Times New Roman" w:hAnsi="Times New Roman" w:cs="Times New Roman"/>
                <w:sz w:val="24"/>
                <w:szCs w:val="24"/>
              </w:rPr>
            </w:pPr>
            <w:r w:rsidRPr="00AB7657">
              <w:rPr>
                <w:rFonts w:ascii="Times New Roman" w:hAnsi="Times New Roman" w:cs="Times New Roman"/>
                <w:b/>
                <w:sz w:val="24"/>
                <w:szCs w:val="24"/>
              </w:rPr>
              <w:t>IPO</w:t>
            </w:r>
            <w:r w:rsidRPr="00AB7657">
              <w:rPr>
                <w:rFonts w:ascii="Times New Roman" w:hAnsi="Times New Roman" w:cs="Times New Roman"/>
                <w:sz w:val="24"/>
                <w:szCs w:val="24"/>
              </w:rPr>
              <w:t>: 0.</w:t>
            </w:r>
            <w:r w:rsidRPr="1C7086B0">
              <w:rPr>
                <w:rFonts w:ascii="Times New Roman" w:hAnsi="Times New Roman" w:cs="Times New Roman"/>
                <w:sz w:val="24"/>
                <w:szCs w:val="24"/>
              </w:rPr>
              <w:t>04</w:t>
            </w:r>
            <w:r w:rsidR="7F878311" w:rsidRPr="1C7086B0">
              <w:rPr>
                <w:rFonts w:ascii="Times New Roman" w:hAnsi="Times New Roman" w:cs="Times New Roman"/>
                <w:sz w:val="24"/>
                <w:szCs w:val="24"/>
              </w:rPr>
              <w:t>81</w:t>
            </w:r>
          </w:p>
        </w:tc>
      </w:tr>
      <w:tr w:rsidR="00CB2A7E" w:rsidRPr="00AB7657" w14:paraId="33A12E8E" w14:textId="77777777" w:rsidTr="00FE22FD">
        <w:trPr>
          <w:trHeight w:val="288"/>
        </w:trPr>
        <w:tc>
          <w:tcPr>
            <w:tcW w:w="3116" w:type="dxa"/>
            <w:hideMark/>
          </w:tcPr>
          <w:p w14:paraId="1D966194" w14:textId="77777777" w:rsidR="00AB7657" w:rsidRPr="00AB7657" w:rsidRDefault="00AB7657" w:rsidP="00AB7657">
            <w:pPr>
              <w:rPr>
                <w:rFonts w:ascii="Times New Roman" w:hAnsi="Times New Roman" w:cs="Times New Roman"/>
                <w:sz w:val="24"/>
                <w:szCs w:val="24"/>
              </w:rPr>
            </w:pPr>
            <w:r w:rsidRPr="00AB7657">
              <w:rPr>
                <w:rFonts w:ascii="Times New Roman" w:hAnsi="Times New Roman" w:cs="Times New Roman"/>
                <w:sz w:val="24"/>
                <w:szCs w:val="24"/>
              </w:rPr>
              <w:t>Western AU</w:t>
            </w:r>
          </w:p>
        </w:tc>
        <w:tc>
          <w:tcPr>
            <w:tcW w:w="3117" w:type="dxa"/>
            <w:hideMark/>
          </w:tcPr>
          <w:p w14:paraId="2D2A3A57" w14:textId="32B1FF04" w:rsidR="00AB7657" w:rsidRPr="00AB7657" w:rsidRDefault="00AB7657" w:rsidP="00AB7657">
            <w:pPr>
              <w:rPr>
                <w:rFonts w:ascii="Times New Roman" w:hAnsi="Times New Roman" w:cs="Times New Roman"/>
                <w:sz w:val="24"/>
                <w:szCs w:val="24"/>
              </w:rPr>
            </w:pPr>
            <w:r w:rsidRPr="00AB7657">
              <w:rPr>
                <w:rFonts w:ascii="Times New Roman" w:hAnsi="Times New Roman" w:cs="Times New Roman"/>
                <w:b/>
                <w:sz w:val="24"/>
                <w:szCs w:val="24"/>
              </w:rPr>
              <w:t>SOI</w:t>
            </w:r>
            <w:r w:rsidRPr="00AB7657">
              <w:rPr>
                <w:rFonts w:ascii="Times New Roman" w:hAnsi="Times New Roman" w:cs="Times New Roman"/>
                <w:sz w:val="24"/>
                <w:szCs w:val="24"/>
              </w:rPr>
              <w:t>: 0.</w:t>
            </w:r>
            <w:r w:rsidRPr="1C7086B0">
              <w:rPr>
                <w:rFonts w:ascii="Times New Roman" w:hAnsi="Times New Roman" w:cs="Times New Roman"/>
                <w:sz w:val="24"/>
                <w:szCs w:val="24"/>
              </w:rPr>
              <w:t>32</w:t>
            </w:r>
            <w:r w:rsidR="5FB04B4D" w:rsidRPr="1C7086B0">
              <w:rPr>
                <w:rFonts w:ascii="Times New Roman" w:hAnsi="Times New Roman" w:cs="Times New Roman"/>
                <w:sz w:val="24"/>
                <w:szCs w:val="24"/>
              </w:rPr>
              <w:t>92</w:t>
            </w:r>
          </w:p>
        </w:tc>
        <w:tc>
          <w:tcPr>
            <w:tcW w:w="3117" w:type="dxa"/>
            <w:hideMark/>
          </w:tcPr>
          <w:p w14:paraId="480CF1B3" w14:textId="7851F957" w:rsidR="00AB7657" w:rsidRPr="00AB7657" w:rsidRDefault="00AB7657" w:rsidP="00AB7657">
            <w:pPr>
              <w:rPr>
                <w:rFonts w:ascii="Times New Roman" w:hAnsi="Times New Roman" w:cs="Times New Roman"/>
                <w:sz w:val="24"/>
                <w:szCs w:val="24"/>
              </w:rPr>
            </w:pPr>
            <w:r w:rsidRPr="00AB7657">
              <w:rPr>
                <w:rFonts w:ascii="Times New Roman" w:hAnsi="Times New Roman" w:cs="Times New Roman"/>
                <w:b/>
                <w:sz w:val="24"/>
                <w:szCs w:val="24"/>
              </w:rPr>
              <w:t>ENSO</w:t>
            </w:r>
            <w:r w:rsidRPr="00AB7657">
              <w:rPr>
                <w:rFonts w:ascii="Times New Roman" w:hAnsi="Times New Roman" w:cs="Times New Roman"/>
                <w:sz w:val="24"/>
                <w:szCs w:val="24"/>
              </w:rPr>
              <w:t>: -0.</w:t>
            </w:r>
            <w:r w:rsidRPr="1C7086B0">
              <w:rPr>
                <w:rFonts w:ascii="Times New Roman" w:hAnsi="Times New Roman" w:cs="Times New Roman"/>
                <w:sz w:val="24"/>
                <w:szCs w:val="24"/>
              </w:rPr>
              <w:t>2</w:t>
            </w:r>
            <w:r w:rsidR="57A61D06" w:rsidRPr="1C7086B0">
              <w:rPr>
                <w:rFonts w:ascii="Times New Roman" w:hAnsi="Times New Roman" w:cs="Times New Roman"/>
                <w:sz w:val="24"/>
                <w:szCs w:val="24"/>
              </w:rPr>
              <w:t>201</w:t>
            </w:r>
          </w:p>
        </w:tc>
      </w:tr>
      <w:tr w:rsidR="00CB2A7E" w:rsidRPr="00AB7657" w14:paraId="371DD639" w14:textId="77777777" w:rsidTr="00FE22FD">
        <w:trPr>
          <w:trHeight w:val="288"/>
        </w:trPr>
        <w:tc>
          <w:tcPr>
            <w:tcW w:w="3116" w:type="dxa"/>
            <w:hideMark/>
          </w:tcPr>
          <w:p w14:paraId="4983BED9" w14:textId="77777777" w:rsidR="00AB7657" w:rsidRPr="00AB7657" w:rsidRDefault="00AB7657" w:rsidP="00AB7657">
            <w:pPr>
              <w:rPr>
                <w:rFonts w:ascii="Times New Roman" w:hAnsi="Times New Roman" w:cs="Times New Roman"/>
                <w:sz w:val="24"/>
                <w:szCs w:val="24"/>
              </w:rPr>
            </w:pPr>
            <w:r w:rsidRPr="00AB7657">
              <w:rPr>
                <w:rFonts w:ascii="Times New Roman" w:hAnsi="Times New Roman" w:cs="Times New Roman"/>
                <w:sz w:val="24"/>
                <w:szCs w:val="24"/>
              </w:rPr>
              <w:t>Western EU</w:t>
            </w:r>
          </w:p>
        </w:tc>
        <w:tc>
          <w:tcPr>
            <w:tcW w:w="3117" w:type="dxa"/>
            <w:hideMark/>
          </w:tcPr>
          <w:p w14:paraId="5E3D6CB0" w14:textId="4ED78710" w:rsidR="00AB7657" w:rsidRPr="00AB7657" w:rsidRDefault="00AB7657" w:rsidP="00AB7657">
            <w:pPr>
              <w:rPr>
                <w:rFonts w:ascii="Times New Roman" w:hAnsi="Times New Roman" w:cs="Times New Roman"/>
                <w:sz w:val="24"/>
                <w:szCs w:val="24"/>
              </w:rPr>
            </w:pPr>
            <w:r w:rsidRPr="00AB7657">
              <w:rPr>
                <w:rFonts w:ascii="Times New Roman" w:hAnsi="Times New Roman" w:cs="Times New Roman"/>
                <w:b/>
                <w:sz w:val="24"/>
                <w:szCs w:val="24"/>
              </w:rPr>
              <w:t>AO</w:t>
            </w:r>
            <w:r w:rsidRPr="00AB7657">
              <w:rPr>
                <w:rFonts w:ascii="Times New Roman" w:hAnsi="Times New Roman" w:cs="Times New Roman"/>
                <w:sz w:val="24"/>
                <w:szCs w:val="24"/>
              </w:rPr>
              <w:t>: -0.</w:t>
            </w:r>
            <w:r w:rsidR="48C1D292" w:rsidRPr="2230A63E">
              <w:rPr>
                <w:rFonts w:ascii="Times New Roman" w:hAnsi="Times New Roman" w:cs="Times New Roman"/>
                <w:sz w:val="24"/>
                <w:szCs w:val="24"/>
              </w:rPr>
              <w:t>2906</w:t>
            </w:r>
          </w:p>
        </w:tc>
        <w:tc>
          <w:tcPr>
            <w:tcW w:w="3117" w:type="dxa"/>
            <w:hideMark/>
          </w:tcPr>
          <w:p w14:paraId="757F7E51" w14:textId="4A7C790E" w:rsidR="00AB7657" w:rsidRPr="00AB7657" w:rsidRDefault="00AB7657" w:rsidP="00AB7657">
            <w:pPr>
              <w:rPr>
                <w:rFonts w:ascii="Times New Roman" w:hAnsi="Times New Roman" w:cs="Times New Roman"/>
                <w:sz w:val="24"/>
                <w:szCs w:val="24"/>
              </w:rPr>
            </w:pPr>
            <w:r w:rsidRPr="00AB7657">
              <w:rPr>
                <w:rFonts w:ascii="Times New Roman" w:hAnsi="Times New Roman" w:cs="Times New Roman"/>
                <w:b/>
                <w:sz w:val="24"/>
                <w:szCs w:val="24"/>
              </w:rPr>
              <w:t>IPO</w:t>
            </w:r>
            <w:r w:rsidRPr="00AB7657">
              <w:rPr>
                <w:rFonts w:ascii="Times New Roman" w:hAnsi="Times New Roman" w:cs="Times New Roman"/>
                <w:sz w:val="24"/>
                <w:szCs w:val="24"/>
              </w:rPr>
              <w:t>: 0.</w:t>
            </w:r>
            <w:r w:rsidRPr="2230A63E">
              <w:rPr>
                <w:rFonts w:ascii="Times New Roman" w:hAnsi="Times New Roman" w:cs="Times New Roman"/>
                <w:sz w:val="24"/>
                <w:szCs w:val="24"/>
              </w:rPr>
              <w:t>12</w:t>
            </w:r>
            <w:r w:rsidR="0CA6B2A4" w:rsidRPr="2230A63E">
              <w:rPr>
                <w:rFonts w:ascii="Times New Roman" w:hAnsi="Times New Roman" w:cs="Times New Roman"/>
                <w:sz w:val="24"/>
                <w:szCs w:val="24"/>
              </w:rPr>
              <w:t>67</w:t>
            </w:r>
          </w:p>
        </w:tc>
      </w:tr>
      <w:tr w:rsidR="00CB2A7E" w:rsidRPr="00AB7657" w14:paraId="10A5ED93" w14:textId="77777777" w:rsidTr="00FE22FD">
        <w:trPr>
          <w:trHeight w:val="288"/>
        </w:trPr>
        <w:tc>
          <w:tcPr>
            <w:tcW w:w="3116" w:type="dxa"/>
            <w:hideMark/>
          </w:tcPr>
          <w:p w14:paraId="0EB018A9" w14:textId="77777777" w:rsidR="00AB7657" w:rsidRPr="00AB7657" w:rsidRDefault="00AB7657" w:rsidP="00AB7657">
            <w:pPr>
              <w:rPr>
                <w:rFonts w:ascii="Times New Roman" w:hAnsi="Times New Roman" w:cs="Times New Roman"/>
                <w:sz w:val="24"/>
                <w:szCs w:val="24"/>
              </w:rPr>
            </w:pPr>
            <w:r w:rsidRPr="00AB7657">
              <w:rPr>
                <w:rFonts w:ascii="Times New Roman" w:hAnsi="Times New Roman" w:cs="Times New Roman"/>
                <w:sz w:val="24"/>
                <w:szCs w:val="24"/>
              </w:rPr>
              <w:t>Black Sea Region</w:t>
            </w:r>
          </w:p>
        </w:tc>
        <w:tc>
          <w:tcPr>
            <w:tcW w:w="3117" w:type="dxa"/>
            <w:hideMark/>
          </w:tcPr>
          <w:p w14:paraId="14AEB79B" w14:textId="32E5FACF" w:rsidR="00AB7657" w:rsidRPr="00AB7657" w:rsidRDefault="00AB7657" w:rsidP="00AB7657">
            <w:pPr>
              <w:rPr>
                <w:rFonts w:ascii="Times New Roman" w:hAnsi="Times New Roman" w:cs="Times New Roman"/>
                <w:sz w:val="24"/>
                <w:szCs w:val="24"/>
              </w:rPr>
            </w:pPr>
            <w:r w:rsidRPr="00AB7657">
              <w:rPr>
                <w:rFonts w:ascii="Times New Roman" w:hAnsi="Times New Roman" w:cs="Times New Roman"/>
                <w:b/>
                <w:sz w:val="24"/>
                <w:szCs w:val="24"/>
              </w:rPr>
              <w:t>EAWR</w:t>
            </w:r>
            <w:r w:rsidRPr="00AB7657">
              <w:rPr>
                <w:rFonts w:ascii="Times New Roman" w:hAnsi="Times New Roman" w:cs="Times New Roman"/>
                <w:sz w:val="24"/>
                <w:szCs w:val="24"/>
              </w:rPr>
              <w:t>: 0.</w:t>
            </w:r>
            <w:r w:rsidRPr="2230A63E">
              <w:rPr>
                <w:rFonts w:ascii="Times New Roman" w:hAnsi="Times New Roman" w:cs="Times New Roman"/>
                <w:sz w:val="24"/>
                <w:szCs w:val="24"/>
              </w:rPr>
              <w:t>2</w:t>
            </w:r>
            <w:r w:rsidR="6CD59AD0" w:rsidRPr="2230A63E">
              <w:rPr>
                <w:rFonts w:ascii="Times New Roman" w:hAnsi="Times New Roman" w:cs="Times New Roman"/>
                <w:sz w:val="24"/>
                <w:szCs w:val="24"/>
              </w:rPr>
              <w:t>634</w:t>
            </w:r>
          </w:p>
        </w:tc>
        <w:tc>
          <w:tcPr>
            <w:tcW w:w="3117" w:type="dxa"/>
            <w:hideMark/>
          </w:tcPr>
          <w:p w14:paraId="0DC66F3B" w14:textId="5624F37D" w:rsidR="00AB7657" w:rsidRPr="00AB7657" w:rsidRDefault="6CD59AD0" w:rsidP="00AB7657">
            <w:pPr>
              <w:rPr>
                <w:rFonts w:ascii="Times New Roman" w:hAnsi="Times New Roman" w:cs="Times New Roman"/>
                <w:sz w:val="24"/>
                <w:szCs w:val="24"/>
              </w:rPr>
            </w:pPr>
            <w:r w:rsidRPr="2230A63E">
              <w:rPr>
                <w:rFonts w:ascii="Times New Roman" w:hAnsi="Times New Roman" w:cs="Times New Roman"/>
                <w:b/>
                <w:bCs/>
                <w:sz w:val="24"/>
                <w:szCs w:val="24"/>
              </w:rPr>
              <w:t>MEI</w:t>
            </w:r>
            <w:r w:rsidR="00AB7657" w:rsidRPr="00AB7657">
              <w:rPr>
                <w:rFonts w:ascii="Times New Roman" w:hAnsi="Times New Roman" w:cs="Times New Roman"/>
                <w:sz w:val="24"/>
                <w:szCs w:val="24"/>
              </w:rPr>
              <w:t>: 0.</w:t>
            </w:r>
            <w:r w:rsidRPr="2230A63E">
              <w:rPr>
                <w:rFonts w:ascii="Times New Roman" w:hAnsi="Times New Roman" w:cs="Times New Roman"/>
                <w:sz w:val="24"/>
                <w:szCs w:val="24"/>
              </w:rPr>
              <w:t>1938</w:t>
            </w:r>
          </w:p>
        </w:tc>
      </w:tr>
      <w:tr w:rsidR="00CB2A7E" w:rsidRPr="00AB7657" w14:paraId="66F70D0A" w14:textId="77777777" w:rsidTr="00FE22FD">
        <w:trPr>
          <w:trHeight w:val="288"/>
        </w:trPr>
        <w:tc>
          <w:tcPr>
            <w:tcW w:w="3116" w:type="dxa"/>
            <w:hideMark/>
          </w:tcPr>
          <w:p w14:paraId="4897CA49" w14:textId="77777777" w:rsidR="00AB7657" w:rsidRPr="00AB7657" w:rsidRDefault="00AB7657" w:rsidP="00AB7657">
            <w:pPr>
              <w:rPr>
                <w:rFonts w:ascii="Times New Roman" w:hAnsi="Times New Roman" w:cs="Times New Roman"/>
                <w:sz w:val="24"/>
                <w:szCs w:val="24"/>
              </w:rPr>
            </w:pPr>
            <w:r w:rsidRPr="00AB7657">
              <w:rPr>
                <w:rFonts w:ascii="Times New Roman" w:hAnsi="Times New Roman" w:cs="Times New Roman"/>
                <w:sz w:val="24"/>
                <w:szCs w:val="24"/>
              </w:rPr>
              <w:t>Southern Brazil</w:t>
            </w:r>
          </w:p>
        </w:tc>
        <w:tc>
          <w:tcPr>
            <w:tcW w:w="3117" w:type="dxa"/>
            <w:hideMark/>
          </w:tcPr>
          <w:p w14:paraId="023840F8" w14:textId="0A79821F" w:rsidR="00AB7657" w:rsidRPr="00AB7657" w:rsidRDefault="00AB7657" w:rsidP="00AB7657">
            <w:pPr>
              <w:rPr>
                <w:rFonts w:ascii="Times New Roman" w:hAnsi="Times New Roman" w:cs="Times New Roman"/>
                <w:sz w:val="24"/>
                <w:szCs w:val="24"/>
              </w:rPr>
            </w:pPr>
            <w:r w:rsidRPr="00AB7657">
              <w:rPr>
                <w:rFonts w:ascii="Times New Roman" w:hAnsi="Times New Roman" w:cs="Times New Roman"/>
                <w:b/>
                <w:sz w:val="24"/>
                <w:szCs w:val="24"/>
              </w:rPr>
              <w:t>SPOD</w:t>
            </w:r>
            <w:r w:rsidRPr="00AB7657">
              <w:rPr>
                <w:rFonts w:ascii="Times New Roman" w:hAnsi="Times New Roman" w:cs="Times New Roman"/>
                <w:sz w:val="24"/>
                <w:szCs w:val="24"/>
              </w:rPr>
              <w:t>: 0.</w:t>
            </w:r>
            <w:r w:rsidRPr="2B2E3A3D">
              <w:rPr>
                <w:rFonts w:ascii="Times New Roman" w:hAnsi="Times New Roman" w:cs="Times New Roman"/>
                <w:sz w:val="24"/>
                <w:szCs w:val="24"/>
              </w:rPr>
              <w:t>2</w:t>
            </w:r>
            <w:r w:rsidR="136BD5D9" w:rsidRPr="2B2E3A3D">
              <w:rPr>
                <w:rFonts w:ascii="Times New Roman" w:hAnsi="Times New Roman" w:cs="Times New Roman"/>
                <w:sz w:val="24"/>
                <w:szCs w:val="24"/>
              </w:rPr>
              <w:t>098</w:t>
            </w:r>
          </w:p>
        </w:tc>
        <w:tc>
          <w:tcPr>
            <w:tcW w:w="3117" w:type="dxa"/>
            <w:hideMark/>
          </w:tcPr>
          <w:p w14:paraId="43211387" w14:textId="1FAF24A7" w:rsidR="00AB7657" w:rsidRPr="00AB7657" w:rsidRDefault="136BD5D9" w:rsidP="00AB7657">
            <w:pPr>
              <w:rPr>
                <w:rFonts w:ascii="Times New Roman" w:hAnsi="Times New Roman" w:cs="Times New Roman"/>
                <w:sz w:val="24"/>
                <w:szCs w:val="24"/>
              </w:rPr>
            </w:pPr>
            <w:r w:rsidRPr="2B2E3A3D">
              <w:rPr>
                <w:rFonts w:ascii="Times New Roman" w:hAnsi="Times New Roman" w:cs="Times New Roman"/>
                <w:b/>
                <w:bCs/>
                <w:sz w:val="24"/>
                <w:szCs w:val="24"/>
              </w:rPr>
              <w:t>MEI</w:t>
            </w:r>
            <w:r w:rsidR="00AB7657" w:rsidRPr="00AB7657">
              <w:rPr>
                <w:rFonts w:ascii="Times New Roman" w:hAnsi="Times New Roman" w:cs="Times New Roman"/>
                <w:sz w:val="24"/>
                <w:szCs w:val="24"/>
              </w:rPr>
              <w:t>: 0.</w:t>
            </w:r>
            <w:r w:rsidRPr="2B2E3A3D">
              <w:rPr>
                <w:rFonts w:ascii="Times New Roman" w:hAnsi="Times New Roman" w:cs="Times New Roman"/>
                <w:sz w:val="24"/>
                <w:szCs w:val="24"/>
              </w:rPr>
              <w:t>2444</w:t>
            </w:r>
          </w:p>
        </w:tc>
      </w:tr>
      <w:tr w:rsidR="00CB2A7E" w:rsidRPr="00AB7657" w14:paraId="0EF4B5F5" w14:textId="77777777" w:rsidTr="00FE22FD">
        <w:trPr>
          <w:trHeight w:val="288"/>
        </w:trPr>
        <w:tc>
          <w:tcPr>
            <w:tcW w:w="3116" w:type="dxa"/>
            <w:hideMark/>
          </w:tcPr>
          <w:p w14:paraId="2EBC382A" w14:textId="77777777" w:rsidR="00AB7657" w:rsidRPr="00AB7657" w:rsidRDefault="00AB7657" w:rsidP="00AB7657">
            <w:pPr>
              <w:rPr>
                <w:rFonts w:ascii="Times New Roman" w:hAnsi="Times New Roman" w:cs="Times New Roman"/>
                <w:sz w:val="24"/>
                <w:szCs w:val="24"/>
              </w:rPr>
            </w:pPr>
            <w:r w:rsidRPr="00AB7657">
              <w:rPr>
                <w:rFonts w:ascii="Times New Roman" w:hAnsi="Times New Roman" w:cs="Times New Roman"/>
                <w:sz w:val="24"/>
                <w:szCs w:val="24"/>
              </w:rPr>
              <w:t>East Asia</w:t>
            </w:r>
          </w:p>
        </w:tc>
        <w:tc>
          <w:tcPr>
            <w:tcW w:w="3117" w:type="dxa"/>
            <w:hideMark/>
          </w:tcPr>
          <w:p w14:paraId="05C35C95" w14:textId="440D562F" w:rsidR="00AB7657" w:rsidRPr="00AB7657" w:rsidRDefault="00AB7657" w:rsidP="00AB7657">
            <w:pPr>
              <w:rPr>
                <w:rFonts w:ascii="Times New Roman" w:hAnsi="Times New Roman" w:cs="Times New Roman"/>
                <w:sz w:val="24"/>
                <w:szCs w:val="24"/>
              </w:rPr>
            </w:pPr>
            <w:r w:rsidRPr="00AB7657">
              <w:rPr>
                <w:rFonts w:ascii="Times New Roman" w:hAnsi="Times New Roman" w:cs="Times New Roman"/>
                <w:b/>
                <w:sz w:val="24"/>
                <w:szCs w:val="24"/>
              </w:rPr>
              <w:t>AMO</w:t>
            </w:r>
            <w:r w:rsidRPr="00AB7657">
              <w:rPr>
                <w:rFonts w:ascii="Times New Roman" w:hAnsi="Times New Roman" w:cs="Times New Roman"/>
                <w:sz w:val="24"/>
                <w:szCs w:val="24"/>
              </w:rPr>
              <w:t>: -0.</w:t>
            </w:r>
            <w:r w:rsidR="7F5C057F" w:rsidRPr="4C20803F">
              <w:rPr>
                <w:rFonts w:ascii="Times New Roman" w:hAnsi="Times New Roman" w:cs="Times New Roman"/>
                <w:sz w:val="24"/>
                <w:szCs w:val="24"/>
              </w:rPr>
              <w:t>1756</w:t>
            </w:r>
          </w:p>
        </w:tc>
        <w:tc>
          <w:tcPr>
            <w:tcW w:w="3117" w:type="dxa"/>
            <w:hideMark/>
          </w:tcPr>
          <w:p w14:paraId="32C371E2" w14:textId="0E49603F" w:rsidR="00AB7657" w:rsidRPr="00AB7657" w:rsidRDefault="00AB7657" w:rsidP="00AB7657">
            <w:pPr>
              <w:rPr>
                <w:rFonts w:ascii="Times New Roman" w:hAnsi="Times New Roman" w:cs="Times New Roman"/>
                <w:sz w:val="24"/>
                <w:szCs w:val="24"/>
              </w:rPr>
            </w:pPr>
            <w:r w:rsidRPr="00AB7657">
              <w:rPr>
                <w:rFonts w:ascii="Times New Roman" w:hAnsi="Times New Roman" w:cs="Times New Roman"/>
                <w:b/>
                <w:sz w:val="24"/>
                <w:szCs w:val="24"/>
              </w:rPr>
              <w:t>MEI</w:t>
            </w:r>
            <w:r w:rsidRPr="00AB7657">
              <w:rPr>
                <w:rFonts w:ascii="Times New Roman" w:hAnsi="Times New Roman" w:cs="Times New Roman"/>
                <w:sz w:val="24"/>
                <w:szCs w:val="24"/>
              </w:rPr>
              <w:t>: 0.</w:t>
            </w:r>
            <w:r w:rsidRPr="4C20803F">
              <w:rPr>
                <w:rFonts w:ascii="Times New Roman" w:hAnsi="Times New Roman" w:cs="Times New Roman"/>
                <w:sz w:val="24"/>
                <w:szCs w:val="24"/>
              </w:rPr>
              <w:t>1</w:t>
            </w:r>
            <w:r w:rsidR="63830DC2" w:rsidRPr="4C20803F">
              <w:rPr>
                <w:rFonts w:ascii="Times New Roman" w:hAnsi="Times New Roman" w:cs="Times New Roman"/>
                <w:sz w:val="24"/>
                <w:szCs w:val="24"/>
              </w:rPr>
              <w:t>560</w:t>
            </w:r>
          </w:p>
        </w:tc>
      </w:tr>
      <w:tr w:rsidR="00CB2A7E" w:rsidRPr="00AB7657" w14:paraId="525DCCA7" w14:textId="77777777" w:rsidTr="00FE22FD">
        <w:trPr>
          <w:trHeight w:val="288"/>
        </w:trPr>
        <w:tc>
          <w:tcPr>
            <w:tcW w:w="3116" w:type="dxa"/>
            <w:hideMark/>
          </w:tcPr>
          <w:p w14:paraId="5CF53D16" w14:textId="77777777" w:rsidR="00AB7657" w:rsidRPr="00AB7657" w:rsidRDefault="00AB7657" w:rsidP="00AB7657">
            <w:pPr>
              <w:rPr>
                <w:rFonts w:ascii="Times New Roman" w:hAnsi="Times New Roman" w:cs="Times New Roman"/>
                <w:sz w:val="24"/>
                <w:szCs w:val="24"/>
              </w:rPr>
            </w:pPr>
            <w:r w:rsidRPr="00AB7657">
              <w:rPr>
                <w:rFonts w:ascii="Times New Roman" w:hAnsi="Times New Roman" w:cs="Times New Roman"/>
                <w:sz w:val="24"/>
                <w:szCs w:val="24"/>
              </w:rPr>
              <w:t>Argentina</w:t>
            </w:r>
          </w:p>
        </w:tc>
        <w:tc>
          <w:tcPr>
            <w:tcW w:w="3117" w:type="dxa"/>
            <w:hideMark/>
          </w:tcPr>
          <w:p w14:paraId="473560F7" w14:textId="507DE1B2" w:rsidR="00AB7657" w:rsidRPr="00AB7657" w:rsidRDefault="3AAE4DCE" w:rsidP="00AB7657">
            <w:pPr>
              <w:rPr>
                <w:rFonts w:ascii="Times New Roman" w:hAnsi="Times New Roman" w:cs="Times New Roman"/>
                <w:sz w:val="24"/>
                <w:szCs w:val="24"/>
              </w:rPr>
            </w:pPr>
            <w:r w:rsidRPr="6ED02CFE">
              <w:rPr>
                <w:rFonts w:ascii="Times New Roman" w:hAnsi="Times New Roman" w:cs="Times New Roman"/>
                <w:b/>
                <w:bCs/>
                <w:sz w:val="24"/>
                <w:szCs w:val="24"/>
              </w:rPr>
              <w:t>SOI</w:t>
            </w:r>
            <w:r w:rsidRPr="6ED02CFE">
              <w:rPr>
                <w:rFonts w:ascii="Times New Roman" w:hAnsi="Times New Roman" w:cs="Times New Roman"/>
                <w:sz w:val="24"/>
                <w:szCs w:val="24"/>
              </w:rPr>
              <w:t>: -0.1603</w:t>
            </w:r>
          </w:p>
        </w:tc>
        <w:tc>
          <w:tcPr>
            <w:tcW w:w="3117" w:type="dxa"/>
            <w:hideMark/>
          </w:tcPr>
          <w:p w14:paraId="65D5B3C0" w14:textId="6C426C90" w:rsidR="00AB7657" w:rsidRPr="00AB7657" w:rsidRDefault="3AAE4DCE" w:rsidP="00AB7657">
            <w:pPr>
              <w:rPr>
                <w:rFonts w:ascii="Times New Roman" w:hAnsi="Times New Roman" w:cs="Times New Roman"/>
                <w:sz w:val="24"/>
                <w:szCs w:val="24"/>
              </w:rPr>
            </w:pPr>
            <w:r w:rsidRPr="6ED02CFE">
              <w:rPr>
                <w:rFonts w:ascii="Times New Roman" w:hAnsi="Times New Roman" w:cs="Times New Roman"/>
                <w:b/>
                <w:bCs/>
                <w:sz w:val="24"/>
                <w:szCs w:val="24"/>
              </w:rPr>
              <w:t>MEI</w:t>
            </w:r>
            <w:r w:rsidR="00AB7657" w:rsidRPr="00AB7657">
              <w:rPr>
                <w:rFonts w:ascii="Times New Roman" w:hAnsi="Times New Roman" w:cs="Times New Roman"/>
                <w:sz w:val="24"/>
                <w:szCs w:val="24"/>
              </w:rPr>
              <w:t>: 0.</w:t>
            </w:r>
            <w:r w:rsidRPr="6ED02CFE">
              <w:rPr>
                <w:rFonts w:ascii="Times New Roman" w:hAnsi="Times New Roman" w:cs="Times New Roman"/>
                <w:sz w:val="24"/>
                <w:szCs w:val="24"/>
              </w:rPr>
              <w:t>2438</w:t>
            </w:r>
          </w:p>
        </w:tc>
      </w:tr>
      <w:tr w:rsidR="00CB2A7E" w:rsidRPr="00AB7657" w14:paraId="7A5E504B" w14:textId="77777777" w:rsidTr="00FE22FD">
        <w:trPr>
          <w:trHeight w:val="288"/>
        </w:trPr>
        <w:tc>
          <w:tcPr>
            <w:tcW w:w="3116" w:type="dxa"/>
            <w:hideMark/>
          </w:tcPr>
          <w:p w14:paraId="7380FED4" w14:textId="77777777" w:rsidR="00AB7657" w:rsidRPr="00AB7657" w:rsidRDefault="00AB7657" w:rsidP="00AB7657">
            <w:pPr>
              <w:rPr>
                <w:rFonts w:ascii="Times New Roman" w:hAnsi="Times New Roman" w:cs="Times New Roman"/>
                <w:sz w:val="24"/>
                <w:szCs w:val="24"/>
              </w:rPr>
            </w:pPr>
            <w:r w:rsidRPr="00AB7657">
              <w:rPr>
                <w:rFonts w:ascii="Times New Roman" w:hAnsi="Times New Roman" w:cs="Times New Roman"/>
                <w:sz w:val="24"/>
                <w:szCs w:val="24"/>
              </w:rPr>
              <w:t>Midwest US</w:t>
            </w:r>
          </w:p>
        </w:tc>
        <w:tc>
          <w:tcPr>
            <w:tcW w:w="3117" w:type="dxa"/>
            <w:hideMark/>
          </w:tcPr>
          <w:p w14:paraId="36BCF4E4" w14:textId="5B695C28" w:rsidR="00AB7657" w:rsidRPr="00AB7657" w:rsidRDefault="00AB7657" w:rsidP="00AB7657">
            <w:pPr>
              <w:rPr>
                <w:rFonts w:ascii="Times New Roman" w:hAnsi="Times New Roman" w:cs="Times New Roman"/>
                <w:sz w:val="24"/>
                <w:szCs w:val="24"/>
              </w:rPr>
            </w:pPr>
            <w:r w:rsidRPr="00AB7657">
              <w:rPr>
                <w:rFonts w:ascii="Times New Roman" w:hAnsi="Times New Roman" w:cs="Times New Roman"/>
                <w:b/>
                <w:sz w:val="24"/>
                <w:szCs w:val="24"/>
              </w:rPr>
              <w:t>PNA</w:t>
            </w:r>
            <w:r w:rsidRPr="00AB7657">
              <w:rPr>
                <w:rFonts w:ascii="Times New Roman" w:hAnsi="Times New Roman" w:cs="Times New Roman"/>
                <w:sz w:val="24"/>
                <w:szCs w:val="24"/>
              </w:rPr>
              <w:t>: -0.</w:t>
            </w:r>
            <w:r w:rsidRPr="6ED02CFE">
              <w:rPr>
                <w:rFonts w:ascii="Times New Roman" w:hAnsi="Times New Roman" w:cs="Times New Roman"/>
                <w:sz w:val="24"/>
                <w:szCs w:val="24"/>
              </w:rPr>
              <w:t>19</w:t>
            </w:r>
            <w:r w:rsidR="7696F1C8" w:rsidRPr="6ED02CFE">
              <w:rPr>
                <w:rFonts w:ascii="Times New Roman" w:hAnsi="Times New Roman" w:cs="Times New Roman"/>
                <w:sz w:val="24"/>
                <w:szCs w:val="24"/>
              </w:rPr>
              <w:t>51</w:t>
            </w:r>
          </w:p>
        </w:tc>
        <w:tc>
          <w:tcPr>
            <w:tcW w:w="3117" w:type="dxa"/>
            <w:hideMark/>
          </w:tcPr>
          <w:p w14:paraId="0A0B9BA2" w14:textId="7917BDBE" w:rsidR="00AB7657" w:rsidRPr="00AB7657" w:rsidRDefault="00AB7657" w:rsidP="00AB7657">
            <w:pPr>
              <w:rPr>
                <w:rFonts w:ascii="Times New Roman" w:hAnsi="Times New Roman" w:cs="Times New Roman"/>
                <w:sz w:val="24"/>
                <w:szCs w:val="24"/>
              </w:rPr>
            </w:pPr>
            <w:r w:rsidRPr="00AB7657">
              <w:rPr>
                <w:rFonts w:ascii="Times New Roman" w:hAnsi="Times New Roman" w:cs="Times New Roman"/>
                <w:b/>
                <w:sz w:val="24"/>
                <w:szCs w:val="24"/>
              </w:rPr>
              <w:t>MEI</w:t>
            </w:r>
            <w:r w:rsidRPr="00AB7657">
              <w:rPr>
                <w:rFonts w:ascii="Times New Roman" w:hAnsi="Times New Roman" w:cs="Times New Roman"/>
                <w:sz w:val="24"/>
                <w:szCs w:val="24"/>
              </w:rPr>
              <w:t>: 0.</w:t>
            </w:r>
            <w:r w:rsidRPr="6ED02CFE">
              <w:rPr>
                <w:rFonts w:ascii="Times New Roman" w:hAnsi="Times New Roman" w:cs="Times New Roman"/>
                <w:sz w:val="24"/>
                <w:szCs w:val="24"/>
              </w:rPr>
              <w:t>0</w:t>
            </w:r>
            <w:r w:rsidR="4444E77B" w:rsidRPr="6ED02CFE">
              <w:rPr>
                <w:rFonts w:ascii="Times New Roman" w:hAnsi="Times New Roman" w:cs="Times New Roman"/>
                <w:sz w:val="24"/>
                <w:szCs w:val="24"/>
              </w:rPr>
              <w:t>888</w:t>
            </w:r>
          </w:p>
        </w:tc>
      </w:tr>
      <w:tr w:rsidR="00CB2A7E" w:rsidRPr="00AB7657" w14:paraId="02039FA3" w14:textId="77777777" w:rsidTr="00FE22FD">
        <w:trPr>
          <w:trHeight w:val="288"/>
        </w:trPr>
        <w:tc>
          <w:tcPr>
            <w:tcW w:w="3116" w:type="dxa"/>
            <w:hideMark/>
          </w:tcPr>
          <w:p w14:paraId="0F3B412A" w14:textId="77777777" w:rsidR="00AB7657" w:rsidRPr="00AB7657" w:rsidRDefault="00AB7657" w:rsidP="00AB7657">
            <w:pPr>
              <w:rPr>
                <w:rFonts w:ascii="Times New Roman" w:hAnsi="Times New Roman" w:cs="Times New Roman"/>
                <w:sz w:val="24"/>
                <w:szCs w:val="24"/>
              </w:rPr>
            </w:pPr>
            <w:r w:rsidRPr="00AB7657">
              <w:rPr>
                <w:rFonts w:ascii="Times New Roman" w:hAnsi="Times New Roman" w:cs="Times New Roman"/>
                <w:sz w:val="24"/>
                <w:szCs w:val="24"/>
              </w:rPr>
              <w:t>Southern Plains US</w:t>
            </w:r>
          </w:p>
        </w:tc>
        <w:tc>
          <w:tcPr>
            <w:tcW w:w="3117" w:type="dxa"/>
            <w:hideMark/>
          </w:tcPr>
          <w:p w14:paraId="6F3F9BBB" w14:textId="50FC6E69" w:rsidR="00AB7657" w:rsidRPr="00AB7657" w:rsidRDefault="00AB7657" w:rsidP="00AB7657">
            <w:pPr>
              <w:rPr>
                <w:rFonts w:ascii="Times New Roman" w:hAnsi="Times New Roman" w:cs="Times New Roman"/>
                <w:sz w:val="24"/>
                <w:szCs w:val="24"/>
              </w:rPr>
            </w:pPr>
            <w:r w:rsidRPr="00AB7657">
              <w:rPr>
                <w:rFonts w:ascii="Times New Roman" w:hAnsi="Times New Roman" w:cs="Times New Roman"/>
                <w:b/>
                <w:sz w:val="24"/>
                <w:szCs w:val="24"/>
              </w:rPr>
              <w:t>PDO</w:t>
            </w:r>
            <w:r w:rsidRPr="00AB7657">
              <w:rPr>
                <w:rFonts w:ascii="Times New Roman" w:hAnsi="Times New Roman" w:cs="Times New Roman"/>
                <w:sz w:val="24"/>
                <w:szCs w:val="24"/>
              </w:rPr>
              <w:t>: 0.</w:t>
            </w:r>
            <w:r w:rsidRPr="6ED02CFE">
              <w:rPr>
                <w:rFonts w:ascii="Times New Roman" w:hAnsi="Times New Roman" w:cs="Times New Roman"/>
                <w:sz w:val="24"/>
                <w:szCs w:val="24"/>
              </w:rPr>
              <w:t>18</w:t>
            </w:r>
            <w:r w:rsidR="449B04F1" w:rsidRPr="6ED02CFE">
              <w:rPr>
                <w:rFonts w:ascii="Times New Roman" w:hAnsi="Times New Roman" w:cs="Times New Roman"/>
                <w:sz w:val="24"/>
                <w:szCs w:val="24"/>
              </w:rPr>
              <w:t>19</w:t>
            </w:r>
          </w:p>
        </w:tc>
        <w:tc>
          <w:tcPr>
            <w:tcW w:w="3117" w:type="dxa"/>
            <w:hideMark/>
          </w:tcPr>
          <w:p w14:paraId="76464CF7" w14:textId="2FB81507" w:rsidR="00AB7657" w:rsidRPr="00AB7657" w:rsidRDefault="00AB7657" w:rsidP="00AB7657">
            <w:pPr>
              <w:rPr>
                <w:rFonts w:ascii="Times New Roman" w:hAnsi="Times New Roman" w:cs="Times New Roman"/>
                <w:sz w:val="24"/>
                <w:szCs w:val="24"/>
              </w:rPr>
            </w:pPr>
            <w:r w:rsidRPr="00AB7657">
              <w:rPr>
                <w:rFonts w:ascii="Times New Roman" w:hAnsi="Times New Roman" w:cs="Times New Roman"/>
                <w:b/>
                <w:sz w:val="24"/>
                <w:szCs w:val="24"/>
              </w:rPr>
              <w:t>MEI</w:t>
            </w:r>
            <w:r w:rsidRPr="00AB7657">
              <w:rPr>
                <w:rFonts w:ascii="Times New Roman" w:hAnsi="Times New Roman" w:cs="Times New Roman"/>
                <w:sz w:val="24"/>
                <w:szCs w:val="24"/>
              </w:rPr>
              <w:t>: 0.</w:t>
            </w:r>
            <w:r w:rsidRPr="6ED02CFE">
              <w:rPr>
                <w:rFonts w:ascii="Times New Roman" w:hAnsi="Times New Roman" w:cs="Times New Roman"/>
                <w:sz w:val="24"/>
                <w:szCs w:val="24"/>
              </w:rPr>
              <w:t>1</w:t>
            </w:r>
            <w:r w:rsidR="62369544" w:rsidRPr="6ED02CFE">
              <w:rPr>
                <w:rFonts w:ascii="Times New Roman" w:hAnsi="Times New Roman" w:cs="Times New Roman"/>
                <w:sz w:val="24"/>
                <w:szCs w:val="24"/>
              </w:rPr>
              <w:t>871</w:t>
            </w:r>
          </w:p>
        </w:tc>
      </w:tr>
      <w:tr w:rsidR="00CB2A7E" w:rsidRPr="00AB7657" w14:paraId="043E74D9" w14:textId="77777777" w:rsidTr="00FE22FD">
        <w:trPr>
          <w:trHeight w:val="288"/>
        </w:trPr>
        <w:tc>
          <w:tcPr>
            <w:tcW w:w="3116" w:type="dxa"/>
            <w:hideMark/>
          </w:tcPr>
          <w:p w14:paraId="600FE616" w14:textId="77777777" w:rsidR="00AB7657" w:rsidRPr="00AB7657" w:rsidRDefault="00AB7657" w:rsidP="00AB7657">
            <w:pPr>
              <w:rPr>
                <w:rFonts w:ascii="Times New Roman" w:hAnsi="Times New Roman" w:cs="Times New Roman"/>
                <w:sz w:val="24"/>
                <w:szCs w:val="24"/>
              </w:rPr>
            </w:pPr>
            <w:r w:rsidRPr="00AB7657">
              <w:rPr>
                <w:rFonts w:ascii="Times New Roman" w:hAnsi="Times New Roman" w:cs="Times New Roman"/>
                <w:sz w:val="24"/>
                <w:szCs w:val="24"/>
              </w:rPr>
              <w:t>India</w:t>
            </w:r>
          </w:p>
        </w:tc>
        <w:tc>
          <w:tcPr>
            <w:tcW w:w="3117" w:type="dxa"/>
            <w:hideMark/>
          </w:tcPr>
          <w:p w14:paraId="5CFACAD6" w14:textId="45DA14C8" w:rsidR="00AB7657" w:rsidRPr="00AB7657" w:rsidRDefault="00AB7657" w:rsidP="00AB7657">
            <w:pPr>
              <w:rPr>
                <w:rFonts w:ascii="Times New Roman" w:hAnsi="Times New Roman" w:cs="Times New Roman"/>
                <w:sz w:val="24"/>
                <w:szCs w:val="24"/>
              </w:rPr>
            </w:pPr>
            <w:r w:rsidRPr="00AB7657">
              <w:rPr>
                <w:rFonts w:ascii="Times New Roman" w:hAnsi="Times New Roman" w:cs="Times New Roman"/>
                <w:b/>
                <w:sz w:val="24"/>
                <w:szCs w:val="24"/>
              </w:rPr>
              <w:t>PDO</w:t>
            </w:r>
            <w:r w:rsidRPr="00AB7657">
              <w:rPr>
                <w:rFonts w:ascii="Times New Roman" w:hAnsi="Times New Roman" w:cs="Times New Roman"/>
                <w:sz w:val="24"/>
                <w:szCs w:val="24"/>
              </w:rPr>
              <w:t>: -0.</w:t>
            </w:r>
            <w:r w:rsidRPr="6ED02CFE">
              <w:rPr>
                <w:rFonts w:ascii="Times New Roman" w:hAnsi="Times New Roman" w:cs="Times New Roman"/>
                <w:sz w:val="24"/>
                <w:szCs w:val="24"/>
              </w:rPr>
              <w:t>13</w:t>
            </w:r>
            <w:r w:rsidR="34D3265B" w:rsidRPr="6ED02CFE">
              <w:rPr>
                <w:rFonts w:ascii="Times New Roman" w:hAnsi="Times New Roman" w:cs="Times New Roman"/>
                <w:sz w:val="24"/>
                <w:szCs w:val="24"/>
              </w:rPr>
              <w:t>11</w:t>
            </w:r>
          </w:p>
        </w:tc>
        <w:tc>
          <w:tcPr>
            <w:tcW w:w="3117" w:type="dxa"/>
            <w:hideMark/>
          </w:tcPr>
          <w:p w14:paraId="1C44535A" w14:textId="23CFAA28" w:rsidR="00AB7657" w:rsidRPr="00AB7657" w:rsidRDefault="34D3265B" w:rsidP="00AB7657">
            <w:pPr>
              <w:rPr>
                <w:rFonts w:ascii="Times New Roman" w:hAnsi="Times New Roman" w:cs="Times New Roman"/>
                <w:sz w:val="24"/>
                <w:szCs w:val="24"/>
              </w:rPr>
            </w:pPr>
            <w:r w:rsidRPr="6ED02CFE">
              <w:rPr>
                <w:rFonts w:ascii="Times New Roman" w:hAnsi="Times New Roman" w:cs="Times New Roman"/>
                <w:b/>
                <w:bCs/>
                <w:sz w:val="24"/>
                <w:szCs w:val="24"/>
              </w:rPr>
              <w:t>IPO</w:t>
            </w:r>
            <w:r w:rsidR="00AB7657" w:rsidRPr="00AB7657">
              <w:rPr>
                <w:rFonts w:ascii="Times New Roman" w:hAnsi="Times New Roman" w:cs="Times New Roman"/>
                <w:sz w:val="24"/>
                <w:szCs w:val="24"/>
              </w:rPr>
              <w:t>: -0.</w:t>
            </w:r>
            <w:r w:rsidRPr="6ED02CFE">
              <w:rPr>
                <w:rFonts w:ascii="Times New Roman" w:hAnsi="Times New Roman" w:cs="Times New Roman"/>
                <w:sz w:val="24"/>
                <w:szCs w:val="24"/>
              </w:rPr>
              <w:t>1286</w:t>
            </w:r>
          </w:p>
        </w:tc>
      </w:tr>
      <w:tr w:rsidR="00CB2A7E" w:rsidRPr="00AB7657" w14:paraId="089C339E" w14:textId="77777777" w:rsidTr="00FE22FD">
        <w:trPr>
          <w:trHeight w:val="288"/>
        </w:trPr>
        <w:tc>
          <w:tcPr>
            <w:tcW w:w="3116" w:type="dxa"/>
            <w:hideMark/>
          </w:tcPr>
          <w:p w14:paraId="6B155171" w14:textId="77777777" w:rsidR="00AB7657" w:rsidRPr="00AB7657" w:rsidRDefault="00AB7657" w:rsidP="00AB7657">
            <w:pPr>
              <w:rPr>
                <w:rFonts w:ascii="Times New Roman" w:hAnsi="Times New Roman" w:cs="Times New Roman"/>
                <w:sz w:val="24"/>
                <w:szCs w:val="24"/>
              </w:rPr>
            </w:pPr>
            <w:r w:rsidRPr="00AB7657">
              <w:rPr>
                <w:rFonts w:ascii="Times New Roman" w:hAnsi="Times New Roman" w:cs="Times New Roman"/>
                <w:sz w:val="24"/>
                <w:szCs w:val="24"/>
              </w:rPr>
              <w:t>Northeast US</w:t>
            </w:r>
          </w:p>
        </w:tc>
        <w:tc>
          <w:tcPr>
            <w:tcW w:w="3117" w:type="dxa"/>
            <w:hideMark/>
          </w:tcPr>
          <w:p w14:paraId="2BE24720" w14:textId="7477E06E" w:rsidR="00AB7657" w:rsidRPr="00AB7657" w:rsidRDefault="2433C796" w:rsidP="00AB7657">
            <w:pPr>
              <w:rPr>
                <w:rFonts w:ascii="Times New Roman" w:hAnsi="Times New Roman" w:cs="Times New Roman"/>
                <w:sz w:val="24"/>
                <w:szCs w:val="24"/>
              </w:rPr>
            </w:pPr>
            <w:r w:rsidRPr="2A23DDDB">
              <w:rPr>
                <w:rFonts w:ascii="Times New Roman" w:hAnsi="Times New Roman" w:cs="Times New Roman"/>
                <w:b/>
                <w:bCs/>
                <w:sz w:val="24"/>
                <w:szCs w:val="24"/>
              </w:rPr>
              <w:t>NAO</w:t>
            </w:r>
            <w:r w:rsidRPr="2A23DDDB">
              <w:rPr>
                <w:rFonts w:ascii="Times New Roman" w:hAnsi="Times New Roman" w:cs="Times New Roman"/>
                <w:sz w:val="24"/>
                <w:szCs w:val="24"/>
              </w:rPr>
              <w:t>: 0.0776</w:t>
            </w:r>
          </w:p>
        </w:tc>
        <w:tc>
          <w:tcPr>
            <w:tcW w:w="3117" w:type="dxa"/>
            <w:hideMark/>
          </w:tcPr>
          <w:p w14:paraId="22CF5FD5" w14:textId="1B7EFF6B" w:rsidR="00AB7657" w:rsidRPr="00AB7657" w:rsidRDefault="00AB7657" w:rsidP="00AB7657">
            <w:pPr>
              <w:rPr>
                <w:rFonts w:ascii="Times New Roman" w:hAnsi="Times New Roman" w:cs="Times New Roman"/>
                <w:sz w:val="24"/>
                <w:szCs w:val="24"/>
              </w:rPr>
            </w:pPr>
            <w:r w:rsidRPr="00AB7657">
              <w:rPr>
                <w:rFonts w:ascii="Times New Roman" w:hAnsi="Times New Roman" w:cs="Times New Roman"/>
                <w:b/>
                <w:sz w:val="24"/>
                <w:szCs w:val="24"/>
              </w:rPr>
              <w:t>IOD</w:t>
            </w:r>
            <w:r w:rsidRPr="00AB7657">
              <w:rPr>
                <w:rFonts w:ascii="Times New Roman" w:hAnsi="Times New Roman" w:cs="Times New Roman"/>
                <w:sz w:val="24"/>
                <w:szCs w:val="24"/>
              </w:rPr>
              <w:t>: 0.</w:t>
            </w:r>
            <w:r w:rsidRPr="2A23DDDB">
              <w:rPr>
                <w:rFonts w:ascii="Times New Roman" w:hAnsi="Times New Roman" w:cs="Times New Roman"/>
                <w:sz w:val="24"/>
                <w:szCs w:val="24"/>
              </w:rPr>
              <w:t>0</w:t>
            </w:r>
            <w:r w:rsidR="217E194F" w:rsidRPr="2A23DDDB">
              <w:rPr>
                <w:rFonts w:ascii="Times New Roman" w:hAnsi="Times New Roman" w:cs="Times New Roman"/>
                <w:sz w:val="24"/>
                <w:szCs w:val="24"/>
              </w:rPr>
              <w:t>248</w:t>
            </w:r>
          </w:p>
        </w:tc>
      </w:tr>
      <w:tr w:rsidR="00CB2A7E" w:rsidRPr="00AB7657" w14:paraId="4D3831C2" w14:textId="77777777" w:rsidTr="00FE22FD">
        <w:trPr>
          <w:trHeight w:val="288"/>
        </w:trPr>
        <w:tc>
          <w:tcPr>
            <w:tcW w:w="3116" w:type="dxa"/>
            <w:hideMark/>
          </w:tcPr>
          <w:p w14:paraId="6B74E194" w14:textId="77777777" w:rsidR="00AB7657" w:rsidRPr="00AB7657" w:rsidRDefault="00AB7657" w:rsidP="00AB7657">
            <w:pPr>
              <w:rPr>
                <w:rFonts w:ascii="Times New Roman" w:hAnsi="Times New Roman" w:cs="Times New Roman"/>
                <w:sz w:val="24"/>
                <w:szCs w:val="24"/>
              </w:rPr>
            </w:pPr>
            <w:r w:rsidRPr="00AB7657">
              <w:rPr>
                <w:rFonts w:ascii="Times New Roman" w:hAnsi="Times New Roman" w:cs="Times New Roman"/>
                <w:sz w:val="24"/>
                <w:szCs w:val="24"/>
              </w:rPr>
              <w:t>Northern Brazil</w:t>
            </w:r>
          </w:p>
        </w:tc>
        <w:tc>
          <w:tcPr>
            <w:tcW w:w="3117" w:type="dxa"/>
            <w:hideMark/>
          </w:tcPr>
          <w:p w14:paraId="7DFED8E8" w14:textId="4FA26572" w:rsidR="00AB7657" w:rsidRPr="00AB7657" w:rsidRDefault="0F909473" w:rsidP="00AB7657">
            <w:pPr>
              <w:rPr>
                <w:rFonts w:ascii="Times New Roman" w:hAnsi="Times New Roman" w:cs="Times New Roman"/>
                <w:sz w:val="24"/>
                <w:szCs w:val="24"/>
              </w:rPr>
            </w:pPr>
            <w:r w:rsidRPr="2A23DDDB">
              <w:rPr>
                <w:rFonts w:ascii="Times New Roman" w:hAnsi="Times New Roman" w:cs="Times New Roman"/>
                <w:b/>
                <w:bCs/>
                <w:sz w:val="24"/>
                <w:szCs w:val="24"/>
              </w:rPr>
              <w:t>AAO</w:t>
            </w:r>
            <w:r w:rsidR="00AB7657" w:rsidRPr="00AB7657">
              <w:rPr>
                <w:rFonts w:ascii="Times New Roman" w:hAnsi="Times New Roman" w:cs="Times New Roman"/>
                <w:sz w:val="24"/>
                <w:szCs w:val="24"/>
              </w:rPr>
              <w:t>: 0.</w:t>
            </w:r>
            <w:r w:rsidR="1B4ED964" w:rsidRPr="2A23DDDB">
              <w:rPr>
                <w:rFonts w:ascii="Times New Roman" w:hAnsi="Times New Roman" w:cs="Times New Roman"/>
                <w:sz w:val="24"/>
                <w:szCs w:val="24"/>
              </w:rPr>
              <w:t>0524</w:t>
            </w:r>
          </w:p>
        </w:tc>
        <w:tc>
          <w:tcPr>
            <w:tcW w:w="3117" w:type="dxa"/>
            <w:hideMark/>
          </w:tcPr>
          <w:p w14:paraId="34D43D16" w14:textId="04D1DCEB" w:rsidR="00AB7657" w:rsidRPr="00AB7657" w:rsidRDefault="00AB7657" w:rsidP="00AB7657">
            <w:pPr>
              <w:rPr>
                <w:rFonts w:ascii="Times New Roman" w:hAnsi="Times New Roman" w:cs="Times New Roman"/>
                <w:sz w:val="24"/>
                <w:szCs w:val="24"/>
              </w:rPr>
            </w:pPr>
            <w:r w:rsidRPr="00AB7657">
              <w:rPr>
                <w:rFonts w:ascii="Times New Roman" w:hAnsi="Times New Roman" w:cs="Times New Roman"/>
                <w:b/>
                <w:sz w:val="24"/>
                <w:szCs w:val="24"/>
              </w:rPr>
              <w:t>AAM</w:t>
            </w:r>
            <w:r w:rsidRPr="00AB7657">
              <w:rPr>
                <w:rFonts w:ascii="Times New Roman" w:hAnsi="Times New Roman" w:cs="Times New Roman"/>
                <w:sz w:val="24"/>
                <w:szCs w:val="24"/>
              </w:rPr>
              <w:t>: 0.</w:t>
            </w:r>
            <w:r w:rsidRPr="2A23DDDB">
              <w:rPr>
                <w:rFonts w:ascii="Times New Roman" w:hAnsi="Times New Roman" w:cs="Times New Roman"/>
                <w:sz w:val="24"/>
                <w:szCs w:val="24"/>
              </w:rPr>
              <w:t>1</w:t>
            </w:r>
            <w:r w:rsidR="34540E3E" w:rsidRPr="2A23DDDB">
              <w:rPr>
                <w:rFonts w:ascii="Times New Roman" w:hAnsi="Times New Roman" w:cs="Times New Roman"/>
                <w:sz w:val="24"/>
                <w:szCs w:val="24"/>
              </w:rPr>
              <w:t>288</w:t>
            </w:r>
          </w:p>
        </w:tc>
      </w:tr>
    </w:tbl>
    <w:p w14:paraId="29BC86A8" w14:textId="56346BC2" w:rsidR="0093230F" w:rsidRDefault="0093230F" w:rsidP="0093230F">
      <w:pPr>
        <w:pStyle w:val="Caption"/>
        <w:spacing w:before="240"/>
        <w:rPr>
          <w:rFonts w:ascii="Times New Roman" w:hAnsi="Times New Roman" w:cs="Times New Roman"/>
          <w:color w:val="auto"/>
          <w:sz w:val="24"/>
          <w:szCs w:val="24"/>
        </w:rPr>
      </w:pPr>
      <w:r>
        <w:rPr>
          <w:rFonts w:ascii="Times New Roman" w:hAnsi="Times New Roman" w:cs="Times New Roman"/>
          <w:color w:val="auto"/>
          <w:sz w:val="24"/>
          <w:szCs w:val="24"/>
        </w:rPr>
        <w:t xml:space="preserve">Table </w:t>
      </w:r>
      <w:r w:rsidR="00A0116D">
        <w:rPr>
          <w:rFonts w:ascii="Times New Roman" w:hAnsi="Times New Roman" w:cs="Times New Roman"/>
          <w:color w:val="auto"/>
          <w:sz w:val="24"/>
          <w:szCs w:val="24"/>
        </w:rPr>
        <w:t>A2</w:t>
      </w:r>
      <w:r>
        <w:rPr>
          <w:rFonts w:ascii="Times New Roman" w:hAnsi="Times New Roman" w:cs="Times New Roman"/>
          <w:color w:val="auto"/>
          <w:sz w:val="24"/>
          <w:szCs w:val="24"/>
        </w:rPr>
        <w:t xml:space="preserve">. As in Table </w:t>
      </w:r>
      <w:r w:rsidR="00643DE5">
        <w:rPr>
          <w:rFonts w:ascii="Times New Roman" w:hAnsi="Times New Roman" w:cs="Times New Roman"/>
          <w:color w:val="auto"/>
          <w:sz w:val="24"/>
          <w:szCs w:val="24"/>
        </w:rPr>
        <w:t>A1</w:t>
      </w:r>
      <w:r>
        <w:rPr>
          <w:rFonts w:ascii="Times New Roman" w:hAnsi="Times New Roman" w:cs="Times New Roman"/>
          <w:color w:val="auto"/>
          <w:sz w:val="24"/>
          <w:szCs w:val="24"/>
        </w:rPr>
        <w:t>, but for TP_Std.</w:t>
      </w:r>
    </w:p>
    <w:p w14:paraId="08A5B2DC" w14:textId="77777777" w:rsidR="780D58DB" w:rsidRPr="0093230F" w:rsidRDefault="780D58DB" w:rsidP="0093230F"/>
    <w:sectPr w:rsidR="780D58DB" w:rsidRPr="0093230F" w:rsidSect="00623F0B">
      <w:headerReference w:type="default" r:id="rId45"/>
      <w:footerReference w:type="default" r:id="rId46"/>
      <w:pgSz w:w="12240" w:h="15840"/>
      <w:pgMar w:top="1440" w:right="1440" w:bottom="1440" w:left="1440" w:header="720" w:footer="720"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6" w:author="Owen Cutinello" w:date="2026-04-20T10:02:00Z" w:initials="OC">
    <w:p w14:paraId="4EA4A5DA" w14:textId="436A6EE7" w:rsidR="006F32A0" w:rsidRDefault="00A71059">
      <w:pPr>
        <w:pStyle w:val="CommentText"/>
      </w:pPr>
      <w:r>
        <w:rPr>
          <w:rStyle w:val="CommentReference"/>
        </w:rPr>
        <w:annotationRef/>
      </w:r>
      <w:r w:rsidR="006F32A0" w:rsidRPr="2DBAC758">
        <w:t>Needs change, Midwest</w:t>
      </w:r>
    </w:p>
  </w:comment>
  <w:comment w:id="17" w:author="Owen Cutinello" w:date="2026-04-20T10:03:00Z" w:initials="OC">
    <w:p w14:paraId="2CFCE12E" w14:textId="251D51DF" w:rsidR="00D41FE9" w:rsidRDefault="006F0D43">
      <w:pPr>
        <w:pStyle w:val="CommentText"/>
      </w:pPr>
      <w:r>
        <w:rPr>
          <w:rStyle w:val="CommentReference"/>
        </w:rPr>
        <w:annotationRef/>
      </w:r>
      <w:r w:rsidR="00D41FE9" w:rsidRPr="43336FB3">
        <w:t>Needs Change, Southern Plains</w:t>
      </w:r>
    </w:p>
  </w:comment>
  <w:comment w:id="18" w:author="Owen Cutinello" w:date="2026-04-20T10:03:00Z" w:initials="OC">
    <w:p w14:paraId="1AB7D377" w14:textId="1FE106B3" w:rsidR="00E27730" w:rsidRDefault="007A1623">
      <w:pPr>
        <w:pStyle w:val="CommentText"/>
      </w:pPr>
      <w:r>
        <w:rPr>
          <w:rStyle w:val="CommentReference"/>
        </w:rPr>
        <w:annotationRef/>
      </w:r>
      <w:r w:rsidR="00E27730" w:rsidRPr="0EC116B6">
        <w:t>Needs Change, the Northeast</w:t>
      </w:r>
    </w:p>
  </w:comment>
  <w:comment w:id="19" w:author="Owen Cutinello" w:date="2026-04-20T10:04:00Z" w:initials="OC">
    <w:p w14:paraId="3FDBAF04" w14:textId="0AC095E4" w:rsidR="00E55B1D" w:rsidRDefault="007B1540">
      <w:pPr>
        <w:pStyle w:val="CommentText"/>
      </w:pPr>
      <w:r>
        <w:rPr>
          <w:rStyle w:val="CommentReference"/>
        </w:rPr>
        <w:annotationRef/>
      </w:r>
      <w:r w:rsidR="00E55B1D" w:rsidRPr="70339D1C">
        <w:t>Needs Change, Northern brazil</w:t>
      </w:r>
    </w:p>
  </w:comment>
  <w:comment w:id="20" w:author="Owen Cutinello" w:initials="OC">
    <w:p w14:paraId="60D381ED" w14:textId="4783B5D7" w:rsidR="00636DFF" w:rsidRDefault="004767F0">
      <w:pPr>
        <w:pStyle w:val="CommentText"/>
      </w:pPr>
      <w:r>
        <w:rPr>
          <w:rStyle w:val="CommentReference"/>
        </w:rPr>
        <w:annotationRef/>
      </w:r>
      <w:r w:rsidR="00636DFF" w:rsidRPr="1F153221">
        <w:t>Needs Change, Southern brazil</w:t>
      </w:r>
    </w:p>
  </w:comment>
  <w:comment w:id="21" w:author="Owen Cutinello" w:date="2026-04-20T10:04:00Z" w:initials="OC">
    <w:p w14:paraId="40EABB58" w14:textId="585308CB" w:rsidR="00A01FB2" w:rsidRDefault="00317499">
      <w:pPr>
        <w:pStyle w:val="CommentText"/>
      </w:pPr>
      <w:r>
        <w:rPr>
          <w:rStyle w:val="CommentReference"/>
        </w:rPr>
        <w:annotationRef/>
      </w:r>
      <w:r w:rsidR="00A01FB2" w:rsidRPr="2044424D">
        <w:t>Needs Change, Argentina</w:t>
      </w:r>
    </w:p>
  </w:comment>
  <w:comment w:id="24" w:author="Matthew Woods" w:date="2026-04-20T10:32:00Z" w:initials="MW">
    <w:p w14:paraId="2E49F750" w14:textId="59AA7000" w:rsidR="00A01FB2" w:rsidRDefault="00A01FB2">
      <w:pPr>
        <w:pStyle w:val="CommentText"/>
      </w:pPr>
      <w:r>
        <w:rPr>
          <w:rStyle w:val="CommentReference"/>
        </w:rPr>
        <w:annotationRef/>
      </w:r>
      <w:r w:rsidRPr="49699692">
        <w:t>temp anomaly: needs change</w:t>
      </w:r>
    </w:p>
  </w:comment>
  <w:comment w:id="25" w:author="Matthew Woods" w:date="2026-04-20T10:31:00Z" w:initials="MW">
    <w:p w14:paraId="04367EEB" w14:textId="2EDA10D5" w:rsidR="00AE44B3" w:rsidRDefault="00AE44B3">
      <w:pPr>
        <w:pStyle w:val="CommentText"/>
      </w:pPr>
      <w:r>
        <w:rPr>
          <w:rStyle w:val="CommentReference"/>
        </w:rPr>
        <w:annotationRef/>
      </w:r>
      <w:r w:rsidRPr="2293451E">
        <w:t>temp anomaly: needs change</w:t>
      </w:r>
    </w:p>
  </w:comment>
  <w:comment w:id="28" w:author="Owen Cutinello" w:date="2026-04-20T10:06:00Z" w:initials="OC">
    <w:p w14:paraId="70272D68" w14:textId="100CE49A" w:rsidR="00CD1E1A" w:rsidRDefault="00B17D04">
      <w:pPr>
        <w:pStyle w:val="CommentText"/>
      </w:pPr>
      <w:r>
        <w:rPr>
          <w:rStyle w:val="CommentReference"/>
        </w:rPr>
        <w:annotationRef/>
      </w:r>
      <w:r w:rsidR="00CD1E1A" w:rsidRPr="2A0A03A1">
        <w:t>Needs Change, P values only, Western Europe</w:t>
      </w:r>
    </w:p>
  </w:comment>
  <w:comment w:id="29" w:author="Owen Cutinello" w:date="2026-04-20T10:07:00Z" w:initials="OC">
    <w:p w14:paraId="10EF0504" w14:textId="39AB3E0A" w:rsidR="002B6F8E" w:rsidRDefault="009502CB">
      <w:pPr>
        <w:pStyle w:val="CommentText"/>
      </w:pPr>
      <w:r>
        <w:rPr>
          <w:rStyle w:val="CommentReference"/>
        </w:rPr>
        <w:annotationRef/>
      </w:r>
      <w:r w:rsidR="002B6F8E" w:rsidRPr="339E1A39">
        <w:t>Needs Change, P values only, Eastern Europe</w:t>
      </w:r>
    </w:p>
  </w:comment>
  <w:comment w:id="31" w:author="Matthew Woods" w:date="2026-04-20T10:04:00Z" w:initials="MW">
    <w:p w14:paraId="27B5588A" w14:textId="5D0F10E9" w:rsidR="00F750CB" w:rsidRDefault="00F750CB">
      <w:pPr>
        <w:pStyle w:val="CommentText"/>
      </w:pPr>
      <w:r>
        <w:rPr>
          <w:rStyle w:val="CommentReference"/>
        </w:rPr>
        <w:annotationRef/>
      </w:r>
      <w:r w:rsidRPr="0A7E1A85">
        <w:t xml:space="preserve">change 0.2732, order of top 5 teleconnections EAWR PDO AMO EA SCA and global teleconnections POL and AO </w:t>
      </w:r>
    </w:p>
  </w:comment>
  <w:comment w:id="32" w:author="Owen Cutinello" w:date="2026-04-20T10:25:00Z" w:initials="OC">
    <w:p w14:paraId="50D948F1" w14:textId="3ABE4D45" w:rsidR="00A7625A" w:rsidRDefault="00337726">
      <w:pPr>
        <w:pStyle w:val="CommentText"/>
      </w:pPr>
      <w:r>
        <w:rPr>
          <w:rStyle w:val="CommentReference"/>
        </w:rPr>
        <w:annotationRef/>
      </w:r>
      <w:r w:rsidR="00A7625A" w:rsidRPr="355ACAC8">
        <w:t>Needs Change, Black Sea</w:t>
      </w:r>
    </w:p>
  </w:comment>
  <w:comment w:id="33" w:author="Matthew Woods" w:date="2026-04-20T10:06:00Z" w:initials="MW">
    <w:p w14:paraId="6C2125A9" w14:textId="2FA25B47" w:rsidR="006011EF" w:rsidRDefault="0008306B">
      <w:pPr>
        <w:pStyle w:val="CommentText"/>
      </w:pPr>
      <w:r>
        <w:rPr>
          <w:rStyle w:val="CommentReference"/>
        </w:rPr>
        <w:annotationRef/>
      </w:r>
      <w:r w:rsidR="006011EF" w:rsidRPr="6C46847C">
        <w:t xml:space="preserve">temp anomaly: change PDO and P vals, TNA, WPO, ADI, WP </w:t>
      </w:r>
    </w:p>
  </w:comment>
  <w:comment w:id="34" w:author="Matthew Woods" w:date="2026-04-20T10:07:00Z" w:initials="MW">
    <w:p w14:paraId="681D3478" w14:textId="28E6C363" w:rsidR="00006DD9" w:rsidRDefault="009502CB">
      <w:pPr>
        <w:pStyle w:val="CommentText"/>
      </w:pPr>
      <w:r>
        <w:rPr>
          <w:rStyle w:val="CommentReference"/>
        </w:rPr>
        <w:annotationRef/>
      </w:r>
      <w:r w:rsidR="00006DD9" w:rsidRPr="4894053B">
        <w:t>temp anomaly: replace EA, p vals, AMO, AO, TNA, PDO, and global teleconnection EMI</w:t>
      </w:r>
    </w:p>
  </w:comment>
  <w:comment w:id="37" w:author="Matthew Woods" w:date="2026-04-20T10:10:00Z" w:initials="MW">
    <w:p w14:paraId="0A8E239E" w14:textId="74887AFC" w:rsidR="00E47E65" w:rsidRDefault="00E47E65">
      <w:pPr>
        <w:pStyle w:val="CommentText"/>
      </w:pPr>
      <w:r>
        <w:rPr>
          <w:rStyle w:val="CommentReference"/>
        </w:rPr>
        <w:annotationRef/>
      </w:r>
      <w:r w:rsidRPr="533FAE9F">
        <w:t>replace PDO, p vals, NOI, AMO, AO, and global teleconnection MEI</w:t>
      </w:r>
    </w:p>
  </w:comment>
  <w:comment w:id="36" w:author="Owen Cutinello" w:date="2026-04-20T10:23:00Z" w:initials="OC">
    <w:p w14:paraId="4DA5213B" w14:textId="12A6236A" w:rsidR="00245B20" w:rsidRDefault="00605500">
      <w:pPr>
        <w:pStyle w:val="CommentText"/>
      </w:pPr>
      <w:r>
        <w:rPr>
          <w:rStyle w:val="CommentReference"/>
        </w:rPr>
        <w:annotationRef/>
      </w:r>
      <w:r w:rsidR="00245B20" w:rsidRPr="5D0BE711">
        <w:t>Needs Change, India</w:t>
      </w:r>
    </w:p>
  </w:comment>
  <w:comment w:id="39" w:author="Matthew Woods" w:date="2026-04-20T10:13:00Z" w:initials="MW">
    <w:p w14:paraId="231C2E2C" w14:textId="08CA34D7" w:rsidR="00A6234C" w:rsidRDefault="00A6234C">
      <w:pPr>
        <w:pStyle w:val="CommentText"/>
      </w:pPr>
      <w:r>
        <w:rPr>
          <w:rStyle w:val="CommentReference"/>
        </w:rPr>
        <w:annotationRef/>
      </w:r>
      <w:r w:rsidRPr="28A647FB">
        <w:t>replace AMO, TNA, NAO, PDO, SCA, ADI and global teleconnection MEI AND ALL p vals</w:t>
      </w:r>
    </w:p>
  </w:comment>
  <w:comment w:id="38" w:author="Owen Cutinello" w:date="2026-04-20T10:23:00Z" w:initials="OC">
    <w:p w14:paraId="6018906D" w14:textId="7DDDD52C" w:rsidR="00975D8B" w:rsidRDefault="00032818">
      <w:pPr>
        <w:pStyle w:val="CommentText"/>
      </w:pPr>
      <w:r>
        <w:rPr>
          <w:rStyle w:val="CommentReference"/>
        </w:rPr>
        <w:annotationRef/>
      </w:r>
      <w:r w:rsidR="00975D8B" w:rsidRPr="6DD7C010">
        <w:t>Needs Change, East Asia</w:t>
      </w:r>
    </w:p>
  </w:comment>
  <w:comment w:id="40" w:author="Matthew Woods" w:date="2026-04-20T10:31:00Z" w:initials="MW">
    <w:p w14:paraId="0671F89A" w14:textId="6435BA94" w:rsidR="002075F4" w:rsidRDefault="002075F4">
      <w:pPr>
        <w:pStyle w:val="CommentText"/>
      </w:pPr>
      <w:r>
        <w:rPr>
          <w:rStyle w:val="CommentReference"/>
        </w:rPr>
        <w:annotationRef/>
      </w:r>
      <w:r w:rsidRPr="2BC058B1">
        <w:t>temp anomaly: needs change</w:t>
      </w:r>
    </w:p>
  </w:comment>
  <w:comment w:id="41" w:author="Owen Cutinello" w:date="2026-04-20T10:22:00Z" w:initials="OC">
    <w:p w14:paraId="331E700D" w14:textId="3790B084" w:rsidR="00481086" w:rsidRDefault="008A7CE8">
      <w:pPr>
        <w:pStyle w:val="CommentText"/>
      </w:pPr>
      <w:r>
        <w:rPr>
          <w:rStyle w:val="CommentReference"/>
        </w:rPr>
        <w:annotationRef/>
      </w:r>
      <w:r w:rsidR="00481086" w:rsidRPr="1146C749">
        <w:t>Needs Change, Eastern AU</w:t>
      </w:r>
    </w:p>
  </w:comment>
  <w:comment w:id="42" w:author="Owen Cutinello" w:date="2026-04-20T10:22:00Z" w:initials="OC">
    <w:p w14:paraId="573AAFE4" w14:textId="69A57C57" w:rsidR="00481086" w:rsidRDefault="006A0340">
      <w:pPr>
        <w:pStyle w:val="CommentText"/>
      </w:pPr>
      <w:r>
        <w:rPr>
          <w:rStyle w:val="CommentReference"/>
        </w:rPr>
        <w:annotationRef/>
      </w:r>
      <w:r w:rsidR="00481086" w:rsidRPr="431285BB">
        <w:t>Needs Change, Western Au</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EA4A5DA" w15:done="1"/>
  <w15:commentEx w15:paraId="2CFCE12E" w15:done="1"/>
  <w15:commentEx w15:paraId="1AB7D377" w15:done="1"/>
  <w15:commentEx w15:paraId="3FDBAF04" w15:done="1"/>
  <w15:commentEx w15:paraId="60D381ED" w15:done="1"/>
  <w15:commentEx w15:paraId="40EABB58" w15:done="1"/>
  <w15:commentEx w15:paraId="2E49F750" w15:done="0"/>
  <w15:commentEx w15:paraId="04367EEB" w15:done="0"/>
  <w15:commentEx w15:paraId="70272D68" w15:done="1"/>
  <w15:commentEx w15:paraId="10EF0504" w15:done="1"/>
  <w15:commentEx w15:paraId="27B5588A" w15:done="1"/>
  <w15:commentEx w15:paraId="50D948F1" w15:done="1"/>
  <w15:commentEx w15:paraId="6C2125A9" w15:done="1"/>
  <w15:commentEx w15:paraId="681D3478" w15:done="1"/>
  <w15:commentEx w15:paraId="0A8E239E" w15:done="1"/>
  <w15:commentEx w15:paraId="4DA5213B" w15:done="1"/>
  <w15:commentEx w15:paraId="231C2E2C" w15:done="1"/>
  <w15:commentEx w15:paraId="6018906D" w15:done="1"/>
  <w15:commentEx w15:paraId="0671F89A" w15:done="1"/>
  <w15:commentEx w15:paraId="331E700D" w15:done="1"/>
  <w15:commentEx w15:paraId="573AAFE4"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25CDC55" w16cex:dateUtc="2026-04-20T15:02:00Z"/>
  <w16cex:commentExtensible w16cex:durableId="33A72BE8" w16cex:dateUtc="2026-04-20T15:03:00Z"/>
  <w16cex:commentExtensible w16cex:durableId="0884CC86" w16cex:dateUtc="2026-04-20T15:03:00Z"/>
  <w16cex:commentExtensible w16cex:durableId="54B7434B" w16cex:dateUtc="2026-04-20T15:04:00Z"/>
  <w16cex:commentExtensible w16cex:durableId="10145F9C" w16cex:dateUtc="2026-04-20T15:04:00Z"/>
  <w16cex:commentExtensible w16cex:durableId="7BA4E807" w16cex:dateUtc="2026-04-20T15:04:00Z"/>
  <w16cex:commentExtensible w16cex:durableId="67680F1C" w16cex:dateUtc="2026-04-20T15:32:00Z"/>
  <w16cex:commentExtensible w16cex:durableId="53F818D9" w16cex:dateUtc="2026-04-20T15:31:00Z"/>
  <w16cex:commentExtensible w16cex:durableId="5BB80711" w16cex:dateUtc="2026-04-20T15:06:00Z"/>
  <w16cex:commentExtensible w16cex:durableId="6805DE1B" w16cex:dateUtc="2026-04-20T15:07:00Z"/>
  <w16cex:commentExtensible w16cex:durableId="7EC4E499" w16cex:dateUtc="2026-04-20T15:04:00Z"/>
  <w16cex:commentExtensible w16cex:durableId="7BDDEA02" w16cex:dateUtc="2026-04-20T15:25:00Z"/>
  <w16cex:commentExtensible w16cex:durableId="7566D57A" w16cex:dateUtc="2026-04-20T15:06:00Z"/>
  <w16cex:commentExtensible w16cex:durableId="0E5255FA" w16cex:dateUtc="2026-04-20T15:07:00Z"/>
  <w16cex:commentExtensible w16cex:durableId="4BEE179F" w16cex:dateUtc="2026-04-20T15:10:00Z"/>
  <w16cex:commentExtensible w16cex:durableId="0503A1FF" w16cex:dateUtc="2026-04-20T15:23:00Z"/>
  <w16cex:commentExtensible w16cex:durableId="2E927918" w16cex:dateUtc="2026-04-20T15:13:00Z"/>
  <w16cex:commentExtensible w16cex:durableId="53C277E9" w16cex:dateUtc="2026-04-20T15:23:00Z"/>
  <w16cex:commentExtensible w16cex:durableId="3754DA12" w16cex:dateUtc="2026-04-20T15:31:00Z"/>
  <w16cex:commentExtensible w16cex:durableId="3435C82B" w16cex:dateUtc="2026-04-20T15:22:00Z"/>
  <w16cex:commentExtensible w16cex:durableId="301736AF" w16cex:dateUtc="2026-04-20T15: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EA4A5DA" w16cid:durableId="425CDC55"/>
  <w16cid:commentId w16cid:paraId="2CFCE12E" w16cid:durableId="33A72BE8"/>
  <w16cid:commentId w16cid:paraId="1AB7D377" w16cid:durableId="0884CC86"/>
  <w16cid:commentId w16cid:paraId="3FDBAF04" w16cid:durableId="54B7434B"/>
  <w16cid:commentId w16cid:paraId="60D381ED" w16cid:durableId="10145F9C"/>
  <w16cid:commentId w16cid:paraId="40EABB58" w16cid:durableId="7BA4E807"/>
  <w16cid:commentId w16cid:paraId="2E49F750" w16cid:durableId="67680F1C"/>
  <w16cid:commentId w16cid:paraId="04367EEB" w16cid:durableId="53F818D9"/>
  <w16cid:commentId w16cid:paraId="70272D68" w16cid:durableId="5BB80711"/>
  <w16cid:commentId w16cid:paraId="10EF0504" w16cid:durableId="6805DE1B"/>
  <w16cid:commentId w16cid:paraId="27B5588A" w16cid:durableId="7EC4E499"/>
  <w16cid:commentId w16cid:paraId="50D948F1" w16cid:durableId="7BDDEA02"/>
  <w16cid:commentId w16cid:paraId="6C2125A9" w16cid:durableId="7566D57A"/>
  <w16cid:commentId w16cid:paraId="681D3478" w16cid:durableId="0E5255FA"/>
  <w16cid:commentId w16cid:paraId="0A8E239E" w16cid:durableId="4BEE179F"/>
  <w16cid:commentId w16cid:paraId="4DA5213B" w16cid:durableId="0503A1FF"/>
  <w16cid:commentId w16cid:paraId="231C2E2C" w16cid:durableId="2E927918"/>
  <w16cid:commentId w16cid:paraId="6018906D" w16cid:durableId="53C277E9"/>
  <w16cid:commentId w16cid:paraId="0671F89A" w16cid:durableId="3754DA12"/>
  <w16cid:commentId w16cid:paraId="331E700D" w16cid:durableId="3435C82B"/>
  <w16cid:commentId w16cid:paraId="573AAFE4" w16cid:durableId="301736A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A16B5F" w14:textId="77777777" w:rsidR="0001169B" w:rsidRDefault="0001169B" w:rsidP="001F3FCA">
      <w:pPr>
        <w:spacing w:after="0" w:line="240" w:lineRule="auto"/>
      </w:pPr>
      <w:r>
        <w:separator/>
      </w:r>
    </w:p>
  </w:endnote>
  <w:endnote w:type="continuationSeparator" w:id="0">
    <w:p w14:paraId="00556851" w14:textId="77777777" w:rsidR="0001169B" w:rsidRDefault="0001169B" w:rsidP="001F3F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8600309"/>
      <w:docPartObj>
        <w:docPartGallery w:val="Page Numbers (Bottom of Page)"/>
        <w:docPartUnique/>
      </w:docPartObj>
    </w:sdtPr>
    <w:sdtEndPr>
      <w:rPr>
        <w:noProof/>
      </w:rPr>
    </w:sdtEndPr>
    <w:sdtContent>
      <w:p w14:paraId="6F298E49" w14:textId="669B2844" w:rsidR="00590129" w:rsidRDefault="00590129">
        <w:pPr>
          <w:pStyle w:val="Footer"/>
          <w:jc w:val="center"/>
        </w:pPr>
        <w:r w:rsidRPr="780D58DB">
          <w:rPr>
            <w:noProof/>
          </w:rPr>
          <w:fldChar w:fldCharType="begin"/>
        </w:r>
        <w:r>
          <w:instrText xml:space="preserve"> PAGE   \* MERGEFORMAT </w:instrText>
        </w:r>
        <w:r w:rsidRPr="780D58DB">
          <w:fldChar w:fldCharType="separate"/>
        </w:r>
        <w:r w:rsidR="780D58DB" w:rsidRPr="780D58DB">
          <w:rPr>
            <w:noProof/>
          </w:rPr>
          <w:t>2</w:t>
        </w:r>
        <w:r w:rsidRPr="780D58DB">
          <w:rPr>
            <w:noProof/>
          </w:rPr>
          <w:fldChar w:fldCharType="end"/>
        </w:r>
      </w:p>
    </w:sdtContent>
  </w:sdt>
  <w:p w14:paraId="7DCE3029" w14:textId="77777777" w:rsidR="00FF35ED" w:rsidRDefault="00FF35E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4F90A5" w14:textId="77777777" w:rsidR="0001169B" w:rsidRDefault="0001169B" w:rsidP="001F3FCA">
      <w:pPr>
        <w:spacing w:after="0" w:line="240" w:lineRule="auto"/>
      </w:pPr>
      <w:r>
        <w:separator/>
      </w:r>
    </w:p>
  </w:footnote>
  <w:footnote w:type="continuationSeparator" w:id="0">
    <w:p w14:paraId="378FC619" w14:textId="77777777" w:rsidR="0001169B" w:rsidRDefault="0001169B" w:rsidP="001F3F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0916109" w14:paraId="0B3DE6EF" w14:textId="77777777" w:rsidTr="4800095E">
      <w:trPr>
        <w:trHeight w:val="300"/>
      </w:trPr>
      <w:tc>
        <w:tcPr>
          <w:tcW w:w="3120" w:type="dxa"/>
        </w:tcPr>
        <w:p w14:paraId="48032F06" w14:textId="5BBB85C2" w:rsidR="4800095E" w:rsidRDefault="4800095E" w:rsidP="4800095E">
          <w:pPr>
            <w:pStyle w:val="Header"/>
            <w:ind w:left="-115"/>
          </w:pPr>
        </w:p>
      </w:tc>
      <w:tc>
        <w:tcPr>
          <w:tcW w:w="3120" w:type="dxa"/>
        </w:tcPr>
        <w:p w14:paraId="1D33F465" w14:textId="71F00358" w:rsidR="4800095E" w:rsidRDefault="4800095E" w:rsidP="4800095E">
          <w:pPr>
            <w:pStyle w:val="Header"/>
            <w:jc w:val="center"/>
          </w:pPr>
        </w:p>
      </w:tc>
      <w:tc>
        <w:tcPr>
          <w:tcW w:w="3120" w:type="dxa"/>
        </w:tcPr>
        <w:p w14:paraId="1109B734" w14:textId="6F48C97D" w:rsidR="4800095E" w:rsidRDefault="4800095E" w:rsidP="4800095E">
          <w:pPr>
            <w:pStyle w:val="Header"/>
            <w:ind w:right="-115"/>
            <w:jc w:val="right"/>
          </w:pPr>
        </w:p>
      </w:tc>
    </w:tr>
  </w:tbl>
  <w:p w14:paraId="39AFC7DD" w14:textId="762126EA" w:rsidR="00617DA1" w:rsidRDefault="00617DA1">
    <w:pPr>
      <w:pStyle w:val="Header"/>
    </w:pPr>
  </w:p>
</w:hdr>
</file>

<file path=word/intelligence2.xml><?xml version="1.0" encoding="utf-8"?>
<int2:intelligence xmlns:int2="http://schemas.microsoft.com/office/intelligence/2020/intelligence" xmlns:oel="http://schemas.microsoft.com/office/2019/extlst">
  <int2:observations>
    <int2:textHash int2:hashCode="uEdP7DpgckiHgA" int2:id="4odcrktF">
      <int2:state int2:value="Rejected" int2:type="spell"/>
    </int2:textHash>
    <int2:textHash int2:hashCode="uoLdzoZiWU9yvo" int2:id="TaPdYoeW">
      <int2:state int2:value="Rejected" int2:type="spell"/>
    </int2:textHash>
    <int2:textHash int2:hashCode="5DEmaKkDAr8FdJ" int2:id="Vmd7WLG2">
      <int2:state int2:value="Rejected" int2:type="spell"/>
    </int2:textHash>
    <int2:textHash int2:hashCode="TU88B1O6q44yB1" int2:id="XH6HMiKp">
      <int2:state int2:value="Rejected" int2:type="spell"/>
    </int2:textHash>
    <int2:textHash int2:hashCode="Yg2SEsv5UlkIT7" int2:id="Zx5evtzO">
      <int2:state int2:value="Rejected" int2:type="spell"/>
    </int2:textHash>
    <int2:textHash int2:hashCode="+3QstivqS0iqXj" int2:id="a73hGpjS">
      <int2:state int2:value="Rejected" int2:type="spell"/>
    </int2:textHash>
    <int2:textHash int2:hashCode="2gQ8/G4HP2RSLU" int2:id="erZ43K6p">
      <int2:state int2:value="Rejected" int2:type="spell"/>
    </int2:textHash>
    <int2:textHash int2:hashCode="83cEcK7O936JQq" int2:id="hTQMOX1g">
      <int2:state int2:value="Rejected" int2:type="spell"/>
    </int2:textHash>
    <int2:textHash int2:hashCode="nKPnyaR5R3G85g" int2:id="hrMUWAox">
      <int2:state int2:value="Rejected" int2:type="spell"/>
    </int2:textHash>
    <int2:textHash int2:hashCode="X9KjboEw5LzriH" int2:id="o7HFrx04">
      <int2:state int2:value="Rejected" int2:type="spell"/>
    </int2:textHash>
    <int2:textHash int2:hashCode="B9hwklSjSsOPZu" int2:id="uNn7tKz9">
      <int2:state int2:value="Rejected" int2:type="spell"/>
    </int2:textHash>
    <int2:textHash int2:hashCode="mj0Wd7pJuBym6C" int2:id="yDKLTGb2">
      <int2:state int2:value="Rejected" int2:type="spell"/>
    </int2:textHash>
    <int2:bookmark int2:bookmarkName="_Int_R5rhbBNf" int2:invalidationBookmarkName="" int2:hashCode="UibIdYNqN+6vzw" int2:id="2L7fybTm">
      <int2:state int2:value="Rejected" int2:type="gram"/>
    </int2:bookmark>
    <int2:bookmark int2:bookmarkName="_Int_GYuTLGRV" int2:invalidationBookmarkName="" int2:hashCode="4bg4dPoZm2pTqD" int2:id="IflUnRz2">
      <int2:state int2:value="Rejected" int2:type="style"/>
    </int2:bookmark>
    <int2:bookmark int2:bookmarkName="_Int_HgMn3IVF" int2:invalidationBookmarkName="" int2:hashCode="VOqKWA5LisPQYy" int2:id="JaTfP4W8">
      <int2:state int2:value="Rejected" int2:type="gram"/>
    </int2:bookmark>
    <int2:bookmark int2:bookmarkName="_Int_Rh125uHa" int2:invalidationBookmarkName="" int2:hashCode="/Ik1jvRQ6GbcU9" int2:id="RZqskmrq">
      <int2:state int2:value="Rejected" int2:type="styl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B8C0D3"/>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AB96401"/>
    <w:multiLevelType w:val="hybridMultilevel"/>
    <w:tmpl w:val="9C12E9D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BF96566"/>
    <w:multiLevelType w:val="hybridMultilevel"/>
    <w:tmpl w:val="83944B54"/>
    <w:lvl w:ilvl="0" w:tplc="04090013">
      <w:start w:val="1"/>
      <w:numFmt w:val="upperRoman"/>
      <w:lvlText w:val="%1."/>
      <w:lvlJc w:val="righ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F5995F2"/>
    <w:multiLevelType w:val="hybridMultilevel"/>
    <w:tmpl w:val="FFFFFFFF"/>
    <w:lvl w:ilvl="0" w:tplc="9DE87E50">
      <w:start w:val="1"/>
      <w:numFmt w:val="lowerLetter"/>
      <w:lvlText w:val="%1."/>
      <w:lvlJc w:val="left"/>
      <w:pPr>
        <w:ind w:left="360" w:hanging="360"/>
      </w:pPr>
    </w:lvl>
    <w:lvl w:ilvl="1" w:tplc="2A08CF9E">
      <w:start w:val="1"/>
      <w:numFmt w:val="lowerLetter"/>
      <w:lvlText w:val="%2."/>
      <w:lvlJc w:val="left"/>
      <w:pPr>
        <w:ind w:left="1080" w:hanging="360"/>
      </w:pPr>
    </w:lvl>
    <w:lvl w:ilvl="2" w:tplc="54EAED38">
      <w:start w:val="1"/>
      <w:numFmt w:val="lowerRoman"/>
      <w:lvlText w:val="%3."/>
      <w:lvlJc w:val="right"/>
      <w:pPr>
        <w:ind w:left="1800" w:hanging="180"/>
      </w:pPr>
    </w:lvl>
    <w:lvl w:ilvl="3" w:tplc="393AE1CE">
      <w:start w:val="1"/>
      <w:numFmt w:val="decimal"/>
      <w:lvlText w:val="%4."/>
      <w:lvlJc w:val="left"/>
      <w:pPr>
        <w:ind w:left="2520" w:hanging="360"/>
      </w:pPr>
    </w:lvl>
    <w:lvl w:ilvl="4" w:tplc="568255B0">
      <w:start w:val="1"/>
      <w:numFmt w:val="lowerLetter"/>
      <w:lvlText w:val="%5."/>
      <w:lvlJc w:val="left"/>
      <w:pPr>
        <w:ind w:left="3240" w:hanging="360"/>
      </w:pPr>
    </w:lvl>
    <w:lvl w:ilvl="5" w:tplc="C562B8A8">
      <w:start w:val="1"/>
      <w:numFmt w:val="lowerRoman"/>
      <w:lvlText w:val="%6."/>
      <w:lvlJc w:val="right"/>
      <w:pPr>
        <w:ind w:left="3960" w:hanging="180"/>
      </w:pPr>
    </w:lvl>
    <w:lvl w:ilvl="6" w:tplc="AC246174">
      <w:start w:val="1"/>
      <w:numFmt w:val="decimal"/>
      <w:lvlText w:val="%7."/>
      <w:lvlJc w:val="left"/>
      <w:pPr>
        <w:ind w:left="4680" w:hanging="360"/>
      </w:pPr>
    </w:lvl>
    <w:lvl w:ilvl="7" w:tplc="12360DB6">
      <w:start w:val="1"/>
      <w:numFmt w:val="lowerLetter"/>
      <w:lvlText w:val="%8."/>
      <w:lvlJc w:val="left"/>
      <w:pPr>
        <w:ind w:left="5400" w:hanging="360"/>
      </w:pPr>
    </w:lvl>
    <w:lvl w:ilvl="8" w:tplc="76DEA7F2">
      <w:start w:val="1"/>
      <w:numFmt w:val="lowerRoman"/>
      <w:lvlText w:val="%9."/>
      <w:lvlJc w:val="right"/>
      <w:pPr>
        <w:ind w:left="6120" w:hanging="180"/>
      </w:pPr>
    </w:lvl>
  </w:abstractNum>
  <w:abstractNum w:abstractNumId="4" w15:restartNumberingAfterBreak="0">
    <w:nsid w:val="29C22074"/>
    <w:multiLevelType w:val="hybridMultilevel"/>
    <w:tmpl w:val="8BF600D4"/>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23B18CD"/>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 w15:restartNumberingAfterBreak="0">
    <w:nsid w:val="656A6132"/>
    <w:multiLevelType w:val="hybridMultilevel"/>
    <w:tmpl w:val="B5B459AE"/>
    <w:lvl w:ilvl="0" w:tplc="04090019">
      <w:start w:val="1"/>
      <w:numFmt w:val="lowerLetter"/>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689A20BB"/>
    <w:multiLevelType w:val="hybridMultilevel"/>
    <w:tmpl w:val="9F70080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515750E"/>
    <w:multiLevelType w:val="hybridMultilevel"/>
    <w:tmpl w:val="DAF81B54"/>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5925B0A"/>
    <w:multiLevelType w:val="hybridMultilevel"/>
    <w:tmpl w:val="FFFFFFFF"/>
    <w:lvl w:ilvl="0" w:tplc="F2927570">
      <w:start w:val="1"/>
      <w:numFmt w:val="decimal"/>
      <w:lvlText w:val="%1."/>
      <w:lvlJc w:val="left"/>
      <w:pPr>
        <w:ind w:left="720" w:hanging="360"/>
      </w:pPr>
    </w:lvl>
    <w:lvl w:ilvl="1" w:tplc="EF9CEAC0">
      <w:start w:val="1"/>
      <w:numFmt w:val="lowerLetter"/>
      <w:lvlText w:val="%2."/>
      <w:lvlJc w:val="left"/>
      <w:pPr>
        <w:ind w:left="1440" w:hanging="360"/>
      </w:pPr>
    </w:lvl>
    <w:lvl w:ilvl="2" w:tplc="87345434">
      <w:start w:val="1"/>
      <w:numFmt w:val="lowerRoman"/>
      <w:lvlText w:val="%3."/>
      <w:lvlJc w:val="right"/>
      <w:pPr>
        <w:ind w:left="2160" w:hanging="180"/>
      </w:pPr>
    </w:lvl>
    <w:lvl w:ilvl="3" w:tplc="E6086E50">
      <w:start w:val="1"/>
      <w:numFmt w:val="decimal"/>
      <w:lvlText w:val="%4."/>
      <w:lvlJc w:val="left"/>
      <w:pPr>
        <w:ind w:left="2880" w:hanging="360"/>
      </w:pPr>
    </w:lvl>
    <w:lvl w:ilvl="4" w:tplc="4CEE9A06">
      <w:start w:val="1"/>
      <w:numFmt w:val="lowerLetter"/>
      <w:lvlText w:val="%5."/>
      <w:lvlJc w:val="left"/>
      <w:pPr>
        <w:ind w:left="3600" w:hanging="360"/>
      </w:pPr>
    </w:lvl>
    <w:lvl w:ilvl="5" w:tplc="622A84A6">
      <w:start w:val="1"/>
      <w:numFmt w:val="lowerRoman"/>
      <w:lvlText w:val="%6."/>
      <w:lvlJc w:val="right"/>
      <w:pPr>
        <w:ind w:left="4320" w:hanging="180"/>
      </w:pPr>
    </w:lvl>
    <w:lvl w:ilvl="6" w:tplc="429AA2C6">
      <w:start w:val="1"/>
      <w:numFmt w:val="decimal"/>
      <w:lvlText w:val="%7."/>
      <w:lvlJc w:val="left"/>
      <w:pPr>
        <w:ind w:left="5040" w:hanging="360"/>
      </w:pPr>
    </w:lvl>
    <w:lvl w:ilvl="7" w:tplc="EDB4C928">
      <w:start w:val="1"/>
      <w:numFmt w:val="lowerLetter"/>
      <w:lvlText w:val="%8."/>
      <w:lvlJc w:val="left"/>
      <w:pPr>
        <w:ind w:left="5760" w:hanging="360"/>
      </w:pPr>
    </w:lvl>
    <w:lvl w:ilvl="8" w:tplc="7A163D52">
      <w:start w:val="1"/>
      <w:numFmt w:val="lowerRoman"/>
      <w:lvlText w:val="%9."/>
      <w:lvlJc w:val="right"/>
      <w:pPr>
        <w:ind w:left="6480" w:hanging="180"/>
      </w:pPr>
    </w:lvl>
  </w:abstractNum>
  <w:num w:numId="1" w16cid:durableId="2103839635">
    <w:abstractNumId w:val="1"/>
  </w:num>
  <w:num w:numId="2" w16cid:durableId="1213808003">
    <w:abstractNumId w:val="7"/>
  </w:num>
  <w:num w:numId="3" w16cid:durableId="1486894729">
    <w:abstractNumId w:val="2"/>
  </w:num>
  <w:num w:numId="4" w16cid:durableId="218633246">
    <w:abstractNumId w:val="4"/>
  </w:num>
  <w:num w:numId="5" w16cid:durableId="107355740">
    <w:abstractNumId w:val="8"/>
  </w:num>
  <w:num w:numId="6" w16cid:durableId="1465731547">
    <w:abstractNumId w:val="5"/>
  </w:num>
  <w:num w:numId="7" w16cid:durableId="878709334">
    <w:abstractNumId w:val="6"/>
  </w:num>
  <w:num w:numId="8" w16cid:durableId="2014870451">
    <w:abstractNumId w:val="0"/>
  </w:num>
  <w:num w:numId="9" w16cid:durableId="143746043">
    <w:abstractNumId w:val="9"/>
  </w:num>
  <w:num w:numId="10" w16cid:durableId="1822575962">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wen Cutinello">
    <w15:presenceInfo w15:providerId="AD" w15:userId="S::z2015426@students.niu.edu::8e439275-a909-42ed-8170-28f703da3109"/>
  </w15:person>
  <w15:person w15:author="Matthew Woods">
    <w15:presenceInfo w15:providerId="AD" w15:userId="S::z2067091@students.niu.edu::6123b5f2-a748-40e4-822a-d8d2e65ed02e"/>
  </w15:person>
  <w15:person w15:author="Landon Moeller">
    <w15:presenceInfo w15:providerId="AD" w15:userId="S::Z1953922@students.niu.edu::6c4ecec8-6927-4d7a-893c-9d1afafa0b6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6E6D"/>
    <w:rsid w:val="00000054"/>
    <w:rsid w:val="0000011E"/>
    <w:rsid w:val="00000AAE"/>
    <w:rsid w:val="000013A2"/>
    <w:rsid w:val="0000196E"/>
    <w:rsid w:val="00002335"/>
    <w:rsid w:val="00002A8C"/>
    <w:rsid w:val="00002E15"/>
    <w:rsid w:val="00002F4F"/>
    <w:rsid w:val="00003643"/>
    <w:rsid w:val="0000438A"/>
    <w:rsid w:val="00004B3E"/>
    <w:rsid w:val="00004CAD"/>
    <w:rsid w:val="00005183"/>
    <w:rsid w:val="00005DFC"/>
    <w:rsid w:val="00006427"/>
    <w:rsid w:val="00006BA3"/>
    <w:rsid w:val="00006C35"/>
    <w:rsid w:val="00006DD9"/>
    <w:rsid w:val="00006FD1"/>
    <w:rsid w:val="0000702C"/>
    <w:rsid w:val="00007031"/>
    <w:rsid w:val="00007AFC"/>
    <w:rsid w:val="00010610"/>
    <w:rsid w:val="00010A98"/>
    <w:rsid w:val="00010BE9"/>
    <w:rsid w:val="00010E23"/>
    <w:rsid w:val="000112FA"/>
    <w:rsid w:val="0001144C"/>
    <w:rsid w:val="0001169B"/>
    <w:rsid w:val="00011F1D"/>
    <w:rsid w:val="00012704"/>
    <w:rsid w:val="00014538"/>
    <w:rsid w:val="00014F00"/>
    <w:rsid w:val="00014F3E"/>
    <w:rsid w:val="000150A1"/>
    <w:rsid w:val="0001579F"/>
    <w:rsid w:val="00016288"/>
    <w:rsid w:val="0001685D"/>
    <w:rsid w:val="00017E8F"/>
    <w:rsid w:val="00020377"/>
    <w:rsid w:val="000212E9"/>
    <w:rsid w:val="00021498"/>
    <w:rsid w:val="00021CD0"/>
    <w:rsid w:val="00021E74"/>
    <w:rsid w:val="000229C2"/>
    <w:rsid w:val="00022A4E"/>
    <w:rsid w:val="00022CF8"/>
    <w:rsid w:val="00022F78"/>
    <w:rsid w:val="0002344B"/>
    <w:rsid w:val="000234C4"/>
    <w:rsid w:val="0002364C"/>
    <w:rsid w:val="00023708"/>
    <w:rsid w:val="00023C56"/>
    <w:rsid w:val="00024398"/>
    <w:rsid w:val="00024510"/>
    <w:rsid w:val="00026C4A"/>
    <w:rsid w:val="000275BB"/>
    <w:rsid w:val="000276C3"/>
    <w:rsid w:val="00027EFF"/>
    <w:rsid w:val="000303E5"/>
    <w:rsid w:val="0003078D"/>
    <w:rsid w:val="0003088C"/>
    <w:rsid w:val="00030EDC"/>
    <w:rsid w:val="00030F2D"/>
    <w:rsid w:val="0003117E"/>
    <w:rsid w:val="000313C8"/>
    <w:rsid w:val="00031B8E"/>
    <w:rsid w:val="00031C7B"/>
    <w:rsid w:val="00032050"/>
    <w:rsid w:val="00032818"/>
    <w:rsid w:val="0003299D"/>
    <w:rsid w:val="000333CE"/>
    <w:rsid w:val="000333F7"/>
    <w:rsid w:val="0003353F"/>
    <w:rsid w:val="000338D4"/>
    <w:rsid w:val="00033A3F"/>
    <w:rsid w:val="000340C2"/>
    <w:rsid w:val="00034B6D"/>
    <w:rsid w:val="0003672A"/>
    <w:rsid w:val="00036B10"/>
    <w:rsid w:val="000378F3"/>
    <w:rsid w:val="00037B58"/>
    <w:rsid w:val="00037B74"/>
    <w:rsid w:val="00037E95"/>
    <w:rsid w:val="000401EE"/>
    <w:rsid w:val="00040F15"/>
    <w:rsid w:val="00040F8B"/>
    <w:rsid w:val="00041820"/>
    <w:rsid w:val="00041E82"/>
    <w:rsid w:val="0004276E"/>
    <w:rsid w:val="000429F7"/>
    <w:rsid w:val="00044610"/>
    <w:rsid w:val="00044862"/>
    <w:rsid w:val="0004573F"/>
    <w:rsid w:val="00045ACD"/>
    <w:rsid w:val="000461F5"/>
    <w:rsid w:val="000464D9"/>
    <w:rsid w:val="0004698C"/>
    <w:rsid w:val="000469A9"/>
    <w:rsid w:val="000470A3"/>
    <w:rsid w:val="0004766E"/>
    <w:rsid w:val="000478AF"/>
    <w:rsid w:val="00050969"/>
    <w:rsid w:val="00050A26"/>
    <w:rsid w:val="00051140"/>
    <w:rsid w:val="00051609"/>
    <w:rsid w:val="000516D2"/>
    <w:rsid w:val="00052665"/>
    <w:rsid w:val="00053084"/>
    <w:rsid w:val="00053CCC"/>
    <w:rsid w:val="000563D5"/>
    <w:rsid w:val="000565CE"/>
    <w:rsid w:val="0005693E"/>
    <w:rsid w:val="00056D8C"/>
    <w:rsid w:val="0005765B"/>
    <w:rsid w:val="00057761"/>
    <w:rsid w:val="000579E8"/>
    <w:rsid w:val="000600D8"/>
    <w:rsid w:val="0006024A"/>
    <w:rsid w:val="00060330"/>
    <w:rsid w:val="0006089A"/>
    <w:rsid w:val="00060CD9"/>
    <w:rsid w:val="00061880"/>
    <w:rsid w:val="00062CFB"/>
    <w:rsid w:val="000637E1"/>
    <w:rsid w:val="00063D7A"/>
    <w:rsid w:val="00063E72"/>
    <w:rsid w:val="0006604B"/>
    <w:rsid w:val="000663B6"/>
    <w:rsid w:val="00066AC7"/>
    <w:rsid w:val="0006703D"/>
    <w:rsid w:val="0006722C"/>
    <w:rsid w:val="00067327"/>
    <w:rsid w:val="000676F9"/>
    <w:rsid w:val="000679AE"/>
    <w:rsid w:val="00070F0D"/>
    <w:rsid w:val="000712C0"/>
    <w:rsid w:val="0007199D"/>
    <w:rsid w:val="0007200E"/>
    <w:rsid w:val="0007213F"/>
    <w:rsid w:val="0007291C"/>
    <w:rsid w:val="00073C46"/>
    <w:rsid w:val="00073CDD"/>
    <w:rsid w:val="00073E35"/>
    <w:rsid w:val="0007451B"/>
    <w:rsid w:val="00074D64"/>
    <w:rsid w:val="0007540C"/>
    <w:rsid w:val="00075B0A"/>
    <w:rsid w:val="00075D34"/>
    <w:rsid w:val="00075E44"/>
    <w:rsid w:val="00076181"/>
    <w:rsid w:val="00076788"/>
    <w:rsid w:val="00076ADD"/>
    <w:rsid w:val="0007797E"/>
    <w:rsid w:val="000802DF"/>
    <w:rsid w:val="0008061E"/>
    <w:rsid w:val="00080651"/>
    <w:rsid w:val="000806E0"/>
    <w:rsid w:val="000813AC"/>
    <w:rsid w:val="00081560"/>
    <w:rsid w:val="000828D6"/>
    <w:rsid w:val="00082ED0"/>
    <w:rsid w:val="0008306B"/>
    <w:rsid w:val="00083EDA"/>
    <w:rsid w:val="00083FA8"/>
    <w:rsid w:val="00084A77"/>
    <w:rsid w:val="00084D99"/>
    <w:rsid w:val="0008517A"/>
    <w:rsid w:val="00086E22"/>
    <w:rsid w:val="00086FF2"/>
    <w:rsid w:val="00087242"/>
    <w:rsid w:val="00087CD9"/>
    <w:rsid w:val="00090C0C"/>
    <w:rsid w:val="000915B4"/>
    <w:rsid w:val="000919B3"/>
    <w:rsid w:val="00091C77"/>
    <w:rsid w:val="00091EF6"/>
    <w:rsid w:val="00091F86"/>
    <w:rsid w:val="00091F94"/>
    <w:rsid w:val="0009221F"/>
    <w:rsid w:val="0009227F"/>
    <w:rsid w:val="0009242D"/>
    <w:rsid w:val="00092A07"/>
    <w:rsid w:val="00093647"/>
    <w:rsid w:val="00093F83"/>
    <w:rsid w:val="000943B4"/>
    <w:rsid w:val="0009563F"/>
    <w:rsid w:val="00095881"/>
    <w:rsid w:val="000959BA"/>
    <w:rsid w:val="00095F79"/>
    <w:rsid w:val="000961ED"/>
    <w:rsid w:val="00096965"/>
    <w:rsid w:val="00096B2E"/>
    <w:rsid w:val="000973BE"/>
    <w:rsid w:val="00097AAE"/>
    <w:rsid w:val="00097C71"/>
    <w:rsid w:val="000A015F"/>
    <w:rsid w:val="000A08D2"/>
    <w:rsid w:val="000A0CEC"/>
    <w:rsid w:val="000A0D7B"/>
    <w:rsid w:val="000A0FB7"/>
    <w:rsid w:val="000A11FD"/>
    <w:rsid w:val="000A189B"/>
    <w:rsid w:val="000A1B79"/>
    <w:rsid w:val="000A26D9"/>
    <w:rsid w:val="000A33A2"/>
    <w:rsid w:val="000A3C1A"/>
    <w:rsid w:val="000A3DB9"/>
    <w:rsid w:val="000A4434"/>
    <w:rsid w:val="000A457B"/>
    <w:rsid w:val="000A48AC"/>
    <w:rsid w:val="000A4CCB"/>
    <w:rsid w:val="000A4D42"/>
    <w:rsid w:val="000A4E55"/>
    <w:rsid w:val="000A664B"/>
    <w:rsid w:val="000A68BB"/>
    <w:rsid w:val="000A6BAF"/>
    <w:rsid w:val="000A6C39"/>
    <w:rsid w:val="000A70A4"/>
    <w:rsid w:val="000A7E8C"/>
    <w:rsid w:val="000ADC4B"/>
    <w:rsid w:val="000B0145"/>
    <w:rsid w:val="000B0906"/>
    <w:rsid w:val="000B0928"/>
    <w:rsid w:val="000B0946"/>
    <w:rsid w:val="000B0B7E"/>
    <w:rsid w:val="000B0C70"/>
    <w:rsid w:val="000B0D76"/>
    <w:rsid w:val="000B0DA1"/>
    <w:rsid w:val="000B19F9"/>
    <w:rsid w:val="000B2904"/>
    <w:rsid w:val="000B2C82"/>
    <w:rsid w:val="000B2EC5"/>
    <w:rsid w:val="000B3C2E"/>
    <w:rsid w:val="000B4468"/>
    <w:rsid w:val="000B55B5"/>
    <w:rsid w:val="000B61EA"/>
    <w:rsid w:val="000B6C73"/>
    <w:rsid w:val="000B6E3E"/>
    <w:rsid w:val="000C030B"/>
    <w:rsid w:val="000C0347"/>
    <w:rsid w:val="000C0569"/>
    <w:rsid w:val="000C0DE5"/>
    <w:rsid w:val="000C0DF0"/>
    <w:rsid w:val="000C2088"/>
    <w:rsid w:val="000C2C85"/>
    <w:rsid w:val="000C2CC4"/>
    <w:rsid w:val="000C2E0A"/>
    <w:rsid w:val="000C2EFF"/>
    <w:rsid w:val="000C3B10"/>
    <w:rsid w:val="000C3FE4"/>
    <w:rsid w:val="000C4DD5"/>
    <w:rsid w:val="000C507E"/>
    <w:rsid w:val="000C53BF"/>
    <w:rsid w:val="000C5980"/>
    <w:rsid w:val="000C6B5D"/>
    <w:rsid w:val="000C6D88"/>
    <w:rsid w:val="000C71BA"/>
    <w:rsid w:val="000C7953"/>
    <w:rsid w:val="000D00F4"/>
    <w:rsid w:val="000D01B5"/>
    <w:rsid w:val="000D0397"/>
    <w:rsid w:val="000D0401"/>
    <w:rsid w:val="000D0A6A"/>
    <w:rsid w:val="000D19EF"/>
    <w:rsid w:val="000D1D67"/>
    <w:rsid w:val="000D1F87"/>
    <w:rsid w:val="000D26FE"/>
    <w:rsid w:val="000D3928"/>
    <w:rsid w:val="000D3EAD"/>
    <w:rsid w:val="000D40BF"/>
    <w:rsid w:val="000D40E9"/>
    <w:rsid w:val="000D4F8C"/>
    <w:rsid w:val="000D57FD"/>
    <w:rsid w:val="000D6998"/>
    <w:rsid w:val="000D6A7D"/>
    <w:rsid w:val="000D6B39"/>
    <w:rsid w:val="000D716B"/>
    <w:rsid w:val="000D72CA"/>
    <w:rsid w:val="000D7641"/>
    <w:rsid w:val="000DB5AB"/>
    <w:rsid w:val="000E058E"/>
    <w:rsid w:val="000E06BA"/>
    <w:rsid w:val="000E10FB"/>
    <w:rsid w:val="000E179D"/>
    <w:rsid w:val="000E17CC"/>
    <w:rsid w:val="000E1ADE"/>
    <w:rsid w:val="000E25CA"/>
    <w:rsid w:val="000E26E3"/>
    <w:rsid w:val="000E2A92"/>
    <w:rsid w:val="000E3E88"/>
    <w:rsid w:val="000E4875"/>
    <w:rsid w:val="000E4E93"/>
    <w:rsid w:val="000E631A"/>
    <w:rsid w:val="000E7463"/>
    <w:rsid w:val="000E793C"/>
    <w:rsid w:val="000E79E5"/>
    <w:rsid w:val="000F01CF"/>
    <w:rsid w:val="000F0702"/>
    <w:rsid w:val="000F0B49"/>
    <w:rsid w:val="000F0D63"/>
    <w:rsid w:val="000F10C1"/>
    <w:rsid w:val="000F153B"/>
    <w:rsid w:val="000F1AA6"/>
    <w:rsid w:val="000F2000"/>
    <w:rsid w:val="000F20EB"/>
    <w:rsid w:val="000F29D6"/>
    <w:rsid w:val="000F3A3A"/>
    <w:rsid w:val="000F3A3B"/>
    <w:rsid w:val="000F3B11"/>
    <w:rsid w:val="000F3F94"/>
    <w:rsid w:val="000F4536"/>
    <w:rsid w:val="000F47B7"/>
    <w:rsid w:val="000F609B"/>
    <w:rsid w:val="000F62FD"/>
    <w:rsid w:val="000F67A2"/>
    <w:rsid w:val="000F6E46"/>
    <w:rsid w:val="000F6FE5"/>
    <w:rsid w:val="000F7101"/>
    <w:rsid w:val="000F72CA"/>
    <w:rsid w:val="000F7670"/>
    <w:rsid w:val="000F7910"/>
    <w:rsid w:val="001000DA"/>
    <w:rsid w:val="001000F0"/>
    <w:rsid w:val="001003DA"/>
    <w:rsid w:val="001005DE"/>
    <w:rsid w:val="0010081E"/>
    <w:rsid w:val="00100F3E"/>
    <w:rsid w:val="001017BA"/>
    <w:rsid w:val="00101C3D"/>
    <w:rsid w:val="001025FF"/>
    <w:rsid w:val="0010281F"/>
    <w:rsid w:val="00103AD6"/>
    <w:rsid w:val="00103DE8"/>
    <w:rsid w:val="00103EE5"/>
    <w:rsid w:val="00103F56"/>
    <w:rsid w:val="00104A80"/>
    <w:rsid w:val="00104E0F"/>
    <w:rsid w:val="00104E92"/>
    <w:rsid w:val="00105081"/>
    <w:rsid w:val="001052C3"/>
    <w:rsid w:val="00105396"/>
    <w:rsid w:val="00105845"/>
    <w:rsid w:val="00105936"/>
    <w:rsid w:val="00105B9A"/>
    <w:rsid w:val="00107125"/>
    <w:rsid w:val="00107D73"/>
    <w:rsid w:val="001103C9"/>
    <w:rsid w:val="00111047"/>
    <w:rsid w:val="001116CB"/>
    <w:rsid w:val="00111BBF"/>
    <w:rsid w:val="0011273A"/>
    <w:rsid w:val="00112BEF"/>
    <w:rsid w:val="0011358E"/>
    <w:rsid w:val="001137F3"/>
    <w:rsid w:val="0011476D"/>
    <w:rsid w:val="00115130"/>
    <w:rsid w:val="001152A7"/>
    <w:rsid w:val="0011535D"/>
    <w:rsid w:val="00115B8B"/>
    <w:rsid w:val="00115E13"/>
    <w:rsid w:val="001163FE"/>
    <w:rsid w:val="001164C2"/>
    <w:rsid w:val="00116AD7"/>
    <w:rsid w:val="00116C6E"/>
    <w:rsid w:val="001172D9"/>
    <w:rsid w:val="00117CDE"/>
    <w:rsid w:val="00117D29"/>
    <w:rsid w:val="00117F1A"/>
    <w:rsid w:val="00120145"/>
    <w:rsid w:val="001203C5"/>
    <w:rsid w:val="00120669"/>
    <w:rsid w:val="001207F9"/>
    <w:rsid w:val="00121B98"/>
    <w:rsid w:val="0012233F"/>
    <w:rsid w:val="0012246D"/>
    <w:rsid w:val="0012299C"/>
    <w:rsid w:val="00122CB1"/>
    <w:rsid w:val="00124831"/>
    <w:rsid w:val="0012537B"/>
    <w:rsid w:val="00125D38"/>
    <w:rsid w:val="0012639C"/>
    <w:rsid w:val="00126468"/>
    <w:rsid w:val="0012652A"/>
    <w:rsid w:val="0012673A"/>
    <w:rsid w:val="00126834"/>
    <w:rsid w:val="00130CB8"/>
    <w:rsid w:val="0013108B"/>
    <w:rsid w:val="00131116"/>
    <w:rsid w:val="00131348"/>
    <w:rsid w:val="00131356"/>
    <w:rsid w:val="001314E0"/>
    <w:rsid w:val="00131951"/>
    <w:rsid w:val="00132DF5"/>
    <w:rsid w:val="00133568"/>
    <w:rsid w:val="00133766"/>
    <w:rsid w:val="0013477E"/>
    <w:rsid w:val="0013570C"/>
    <w:rsid w:val="00135765"/>
    <w:rsid w:val="001364A2"/>
    <w:rsid w:val="00136B2C"/>
    <w:rsid w:val="00136F75"/>
    <w:rsid w:val="00136F89"/>
    <w:rsid w:val="0013703B"/>
    <w:rsid w:val="0013738D"/>
    <w:rsid w:val="00140121"/>
    <w:rsid w:val="00141288"/>
    <w:rsid w:val="001415C5"/>
    <w:rsid w:val="0014173D"/>
    <w:rsid w:val="00141C40"/>
    <w:rsid w:val="00143675"/>
    <w:rsid w:val="00143926"/>
    <w:rsid w:val="001439FE"/>
    <w:rsid w:val="00143B65"/>
    <w:rsid w:val="00143F5E"/>
    <w:rsid w:val="00144021"/>
    <w:rsid w:val="00145161"/>
    <w:rsid w:val="00145BD2"/>
    <w:rsid w:val="00146917"/>
    <w:rsid w:val="00146A4E"/>
    <w:rsid w:val="00146E3D"/>
    <w:rsid w:val="00150048"/>
    <w:rsid w:val="001509C2"/>
    <w:rsid w:val="00150BAF"/>
    <w:rsid w:val="00150C0A"/>
    <w:rsid w:val="00150D1D"/>
    <w:rsid w:val="001520AB"/>
    <w:rsid w:val="00152725"/>
    <w:rsid w:val="00152CC9"/>
    <w:rsid w:val="001531DF"/>
    <w:rsid w:val="00153DBE"/>
    <w:rsid w:val="0015471F"/>
    <w:rsid w:val="00154841"/>
    <w:rsid w:val="00154C8A"/>
    <w:rsid w:val="00155AB2"/>
    <w:rsid w:val="001562A3"/>
    <w:rsid w:val="00156816"/>
    <w:rsid w:val="0015689C"/>
    <w:rsid w:val="00156C14"/>
    <w:rsid w:val="00156F78"/>
    <w:rsid w:val="00157D57"/>
    <w:rsid w:val="00160459"/>
    <w:rsid w:val="00160EE0"/>
    <w:rsid w:val="00161ADC"/>
    <w:rsid w:val="00163683"/>
    <w:rsid w:val="0016371A"/>
    <w:rsid w:val="00163C66"/>
    <w:rsid w:val="001640C0"/>
    <w:rsid w:val="00164303"/>
    <w:rsid w:val="00165137"/>
    <w:rsid w:val="0016523E"/>
    <w:rsid w:val="001658D2"/>
    <w:rsid w:val="00165A79"/>
    <w:rsid w:val="001666A2"/>
    <w:rsid w:val="00166758"/>
    <w:rsid w:val="0016746A"/>
    <w:rsid w:val="00167710"/>
    <w:rsid w:val="00170331"/>
    <w:rsid w:val="001709B1"/>
    <w:rsid w:val="00170C6D"/>
    <w:rsid w:val="0017193C"/>
    <w:rsid w:val="001720AE"/>
    <w:rsid w:val="00172413"/>
    <w:rsid w:val="0017259C"/>
    <w:rsid w:val="001730B5"/>
    <w:rsid w:val="00173F05"/>
    <w:rsid w:val="001744BA"/>
    <w:rsid w:val="00174FCF"/>
    <w:rsid w:val="00176507"/>
    <w:rsid w:val="001774D7"/>
    <w:rsid w:val="00177693"/>
    <w:rsid w:val="00177C4A"/>
    <w:rsid w:val="00177C91"/>
    <w:rsid w:val="00177D5F"/>
    <w:rsid w:val="00180091"/>
    <w:rsid w:val="001801E2"/>
    <w:rsid w:val="00180E26"/>
    <w:rsid w:val="001811FF"/>
    <w:rsid w:val="001814E1"/>
    <w:rsid w:val="00181831"/>
    <w:rsid w:val="00181A15"/>
    <w:rsid w:val="00181A51"/>
    <w:rsid w:val="00182146"/>
    <w:rsid w:val="001823FF"/>
    <w:rsid w:val="00182509"/>
    <w:rsid w:val="00182A98"/>
    <w:rsid w:val="00182AEC"/>
    <w:rsid w:val="0018343C"/>
    <w:rsid w:val="00184280"/>
    <w:rsid w:val="00184794"/>
    <w:rsid w:val="0018584D"/>
    <w:rsid w:val="00185A41"/>
    <w:rsid w:val="00186016"/>
    <w:rsid w:val="0018639D"/>
    <w:rsid w:val="00187126"/>
    <w:rsid w:val="00187771"/>
    <w:rsid w:val="001900AB"/>
    <w:rsid w:val="001901E0"/>
    <w:rsid w:val="00190DB1"/>
    <w:rsid w:val="00191956"/>
    <w:rsid w:val="00191E4C"/>
    <w:rsid w:val="0019229D"/>
    <w:rsid w:val="001922D6"/>
    <w:rsid w:val="001922F7"/>
    <w:rsid w:val="00192553"/>
    <w:rsid w:val="001929DE"/>
    <w:rsid w:val="00193A7F"/>
    <w:rsid w:val="00194096"/>
    <w:rsid w:val="001940F6"/>
    <w:rsid w:val="00194A5A"/>
    <w:rsid w:val="00194DCF"/>
    <w:rsid w:val="00195707"/>
    <w:rsid w:val="00196A10"/>
    <w:rsid w:val="00196ED4"/>
    <w:rsid w:val="0019714B"/>
    <w:rsid w:val="00197533"/>
    <w:rsid w:val="001A045E"/>
    <w:rsid w:val="001A0600"/>
    <w:rsid w:val="001A07BC"/>
    <w:rsid w:val="001A0AE0"/>
    <w:rsid w:val="001A16C6"/>
    <w:rsid w:val="001A1FFE"/>
    <w:rsid w:val="001A3675"/>
    <w:rsid w:val="001A3E45"/>
    <w:rsid w:val="001A4AE4"/>
    <w:rsid w:val="001A4B2A"/>
    <w:rsid w:val="001A4C44"/>
    <w:rsid w:val="001A5C58"/>
    <w:rsid w:val="001A633F"/>
    <w:rsid w:val="001A683F"/>
    <w:rsid w:val="001B0B02"/>
    <w:rsid w:val="001B1055"/>
    <w:rsid w:val="001B1309"/>
    <w:rsid w:val="001B1953"/>
    <w:rsid w:val="001B1E2D"/>
    <w:rsid w:val="001B2098"/>
    <w:rsid w:val="001B20B4"/>
    <w:rsid w:val="001B23AF"/>
    <w:rsid w:val="001B2B9F"/>
    <w:rsid w:val="001B3850"/>
    <w:rsid w:val="001B4340"/>
    <w:rsid w:val="001B476B"/>
    <w:rsid w:val="001B4C36"/>
    <w:rsid w:val="001B4CED"/>
    <w:rsid w:val="001B5DD7"/>
    <w:rsid w:val="001B6A24"/>
    <w:rsid w:val="001B6BE9"/>
    <w:rsid w:val="001B717C"/>
    <w:rsid w:val="001B7490"/>
    <w:rsid w:val="001B751A"/>
    <w:rsid w:val="001C04E0"/>
    <w:rsid w:val="001C0590"/>
    <w:rsid w:val="001C0BAB"/>
    <w:rsid w:val="001C19CA"/>
    <w:rsid w:val="001C21AC"/>
    <w:rsid w:val="001C2A20"/>
    <w:rsid w:val="001C329E"/>
    <w:rsid w:val="001C386A"/>
    <w:rsid w:val="001C3E88"/>
    <w:rsid w:val="001C49FF"/>
    <w:rsid w:val="001C51C6"/>
    <w:rsid w:val="001C5337"/>
    <w:rsid w:val="001C6A0A"/>
    <w:rsid w:val="001C6E0E"/>
    <w:rsid w:val="001C724C"/>
    <w:rsid w:val="001C7B4C"/>
    <w:rsid w:val="001C7BA6"/>
    <w:rsid w:val="001C7F59"/>
    <w:rsid w:val="001D09A1"/>
    <w:rsid w:val="001D124B"/>
    <w:rsid w:val="001D188F"/>
    <w:rsid w:val="001D1F64"/>
    <w:rsid w:val="001D2B17"/>
    <w:rsid w:val="001D391C"/>
    <w:rsid w:val="001D3BEE"/>
    <w:rsid w:val="001D3E45"/>
    <w:rsid w:val="001D5154"/>
    <w:rsid w:val="001D5CE9"/>
    <w:rsid w:val="001D5DCA"/>
    <w:rsid w:val="001D6E46"/>
    <w:rsid w:val="001E0109"/>
    <w:rsid w:val="001E147B"/>
    <w:rsid w:val="001E26DF"/>
    <w:rsid w:val="001E2ACD"/>
    <w:rsid w:val="001E3076"/>
    <w:rsid w:val="001E3D09"/>
    <w:rsid w:val="001E4283"/>
    <w:rsid w:val="001E4998"/>
    <w:rsid w:val="001E54C5"/>
    <w:rsid w:val="001E615D"/>
    <w:rsid w:val="001E6217"/>
    <w:rsid w:val="001E697B"/>
    <w:rsid w:val="001E7208"/>
    <w:rsid w:val="001E72C2"/>
    <w:rsid w:val="001E732A"/>
    <w:rsid w:val="001E745A"/>
    <w:rsid w:val="001E794E"/>
    <w:rsid w:val="001F0A99"/>
    <w:rsid w:val="001F1D9B"/>
    <w:rsid w:val="001F25B9"/>
    <w:rsid w:val="001F2B0C"/>
    <w:rsid w:val="001F2EC1"/>
    <w:rsid w:val="001F3D2F"/>
    <w:rsid w:val="001F3DC9"/>
    <w:rsid w:val="001F3FCA"/>
    <w:rsid w:val="001F4A26"/>
    <w:rsid w:val="001F4AC8"/>
    <w:rsid w:val="001F4B62"/>
    <w:rsid w:val="001F4F29"/>
    <w:rsid w:val="001F5303"/>
    <w:rsid w:val="001F741D"/>
    <w:rsid w:val="001F7554"/>
    <w:rsid w:val="001F75CF"/>
    <w:rsid w:val="001F7CE9"/>
    <w:rsid w:val="001F7E64"/>
    <w:rsid w:val="001F7FF7"/>
    <w:rsid w:val="00200503"/>
    <w:rsid w:val="00200742"/>
    <w:rsid w:val="002014FC"/>
    <w:rsid w:val="00202A22"/>
    <w:rsid w:val="00203858"/>
    <w:rsid w:val="00203AE2"/>
    <w:rsid w:val="00204284"/>
    <w:rsid w:val="00204B6D"/>
    <w:rsid w:val="002060ED"/>
    <w:rsid w:val="002064A2"/>
    <w:rsid w:val="00206827"/>
    <w:rsid w:val="00206E04"/>
    <w:rsid w:val="00206E50"/>
    <w:rsid w:val="002070F2"/>
    <w:rsid w:val="00207593"/>
    <w:rsid w:val="002075F4"/>
    <w:rsid w:val="002078B8"/>
    <w:rsid w:val="00207B36"/>
    <w:rsid w:val="002100F3"/>
    <w:rsid w:val="002104DF"/>
    <w:rsid w:val="002107ED"/>
    <w:rsid w:val="002120AE"/>
    <w:rsid w:val="002124CA"/>
    <w:rsid w:val="00212F12"/>
    <w:rsid w:val="00213230"/>
    <w:rsid w:val="00214C50"/>
    <w:rsid w:val="0021514F"/>
    <w:rsid w:val="00215A0F"/>
    <w:rsid w:val="00215BEE"/>
    <w:rsid w:val="00216D54"/>
    <w:rsid w:val="00216DDA"/>
    <w:rsid w:val="00216F41"/>
    <w:rsid w:val="00217478"/>
    <w:rsid w:val="00217638"/>
    <w:rsid w:val="002177D1"/>
    <w:rsid w:val="00217823"/>
    <w:rsid w:val="002178F9"/>
    <w:rsid w:val="00217AAE"/>
    <w:rsid w:val="002204EA"/>
    <w:rsid w:val="00220679"/>
    <w:rsid w:val="002217E6"/>
    <w:rsid w:val="00221BEE"/>
    <w:rsid w:val="002224A9"/>
    <w:rsid w:val="002227CC"/>
    <w:rsid w:val="00222B88"/>
    <w:rsid w:val="00222E1D"/>
    <w:rsid w:val="00223844"/>
    <w:rsid w:val="00223999"/>
    <w:rsid w:val="0022416A"/>
    <w:rsid w:val="002248E7"/>
    <w:rsid w:val="00225571"/>
    <w:rsid w:val="002255E0"/>
    <w:rsid w:val="002267A7"/>
    <w:rsid w:val="00226F05"/>
    <w:rsid w:val="00227114"/>
    <w:rsid w:val="00227967"/>
    <w:rsid w:val="002302DE"/>
    <w:rsid w:val="002303B2"/>
    <w:rsid w:val="0023079D"/>
    <w:rsid w:val="00230B62"/>
    <w:rsid w:val="00230C78"/>
    <w:rsid w:val="00230F7D"/>
    <w:rsid w:val="00231741"/>
    <w:rsid w:val="0023223A"/>
    <w:rsid w:val="00232E12"/>
    <w:rsid w:val="00232F6B"/>
    <w:rsid w:val="002333BB"/>
    <w:rsid w:val="002334DE"/>
    <w:rsid w:val="00234F7B"/>
    <w:rsid w:val="00235292"/>
    <w:rsid w:val="002356A3"/>
    <w:rsid w:val="002358F5"/>
    <w:rsid w:val="0023599A"/>
    <w:rsid w:val="002359CC"/>
    <w:rsid w:val="00235C21"/>
    <w:rsid w:val="00235D14"/>
    <w:rsid w:val="00235E19"/>
    <w:rsid w:val="00236546"/>
    <w:rsid w:val="002376B8"/>
    <w:rsid w:val="00237A75"/>
    <w:rsid w:val="00237CE6"/>
    <w:rsid w:val="00237E21"/>
    <w:rsid w:val="00240562"/>
    <w:rsid w:val="002405CE"/>
    <w:rsid w:val="00240CED"/>
    <w:rsid w:val="00241AE6"/>
    <w:rsid w:val="00241B6E"/>
    <w:rsid w:val="00242041"/>
    <w:rsid w:val="00242371"/>
    <w:rsid w:val="00242380"/>
    <w:rsid w:val="00242535"/>
    <w:rsid w:val="00242AE9"/>
    <w:rsid w:val="00242CC1"/>
    <w:rsid w:val="00243D55"/>
    <w:rsid w:val="0024438D"/>
    <w:rsid w:val="00244422"/>
    <w:rsid w:val="0024518F"/>
    <w:rsid w:val="00245A88"/>
    <w:rsid w:val="00245B20"/>
    <w:rsid w:val="00245D0B"/>
    <w:rsid w:val="0024604D"/>
    <w:rsid w:val="002461B6"/>
    <w:rsid w:val="00246489"/>
    <w:rsid w:val="00246AFB"/>
    <w:rsid w:val="00246D80"/>
    <w:rsid w:val="00247398"/>
    <w:rsid w:val="0025014F"/>
    <w:rsid w:val="0025066C"/>
    <w:rsid w:val="00251715"/>
    <w:rsid w:val="00251B94"/>
    <w:rsid w:val="00251EC1"/>
    <w:rsid w:val="00252258"/>
    <w:rsid w:val="00252B3B"/>
    <w:rsid w:val="002536DD"/>
    <w:rsid w:val="00253DED"/>
    <w:rsid w:val="00254266"/>
    <w:rsid w:val="002543AE"/>
    <w:rsid w:val="00254E76"/>
    <w:rsid w:val="002550E2"/>
    <w:rsid w:val="0025532B"/>
    <w:rsid w:val="0025539D"/>
    <w:rsid w:val="0025594D"/>
    <w:rsid w:val="00255C3F"/>
    <w:rsid w:val="00256731"/>
    <w:rsid w:val="00256843"/>
    <w:rsid w:val="00256C5A"/>
    <w:rsid w:val="00256D55"/>
    <w:rsid w:val="00257723"/>
    <w:rsid w:val="0025786C"/>
    <w:rsid w:val="00257D41"/>
    <w:rsid w:val="00257D42"/>
    <w:rsid w:val="0026100F"/>
    <w:rsid w:val="002613FD"/>
    <w:rsid w:val="00261424"/>
    <w:rsid w:val="0026227B"/>
    <w:rsid w:val="00262C8B"/>
    <w:rsid w:val="00263029"/>
    <w:rsid w:val="00263675"/>
    <w:rsid w:val="0026371F"/>
    <w:rsid w:val="0026445A"/>
    <w:rsid w:val="002644D2"/>
    <w:rsid w:val="00264C46"/>
    <w:rsid w:val="002652D7"/>
    <w:rsid w:val="002654AA"/>
    <w:rsid w:val="00265961"/>
    <w:rsid w:val="00266224"/>
    <w:rsid w:val="002665F3"/>
    <w:rsid w:val="00266696"/>
    <w:rsid w:val="00266804"/>
    <w:rsid w:val="00266929"/>
    <w:rsid w:val="00266D7C"/>
    <w:rsid w:val="00267168"/>
    <w:rsid w:val="00267C28"/>
    <w:rsid w:val="0027059D"/>
    <w:rsid w:val="002706A6"/>
    <w:rsid w:val="0027087C"/>
    <w:rsid w:val="00271240"/>
    <w:rsid w:val="002726D0"/>
    <w:rsid w:val="002727E9"/>
    <w:rsid w:val="0027291A"/>
    <w:rsid w:val="00272EC1"/>
    <w:rsid w:val="00273377"/>
    <w:rsid w:val="0027376E"/>
    <w:rsid w:val="002737B2"/>
    <w:rsid w:val="00273C01"/>
    <w:rsid w:val="00274368"/>
    <w:rsid w:val="00274424"/>
    <w:rsid w:val="002747B7"/>
    <w:rsid w:val="00275780"/>
    <w:rsid w:val="00275D34"/>
    <w:rsid w:val="0027629F"/>
    <w:rsid w:val="0027635B"/>
    <w:rsid w:val="00276412"/>
    <w:rsid w:val="00277F9E"/>
    <w:rsid w:val="002808B3"/>
    <w:rsid w:val="00280B91"/>
    <w:rsid w:val="00280CEE"/>
    <w:rsid w:val="0028101B"/>
    <w:rsid w:val="002813E7"/>
    <w:rsid w:val="00281684"/>
    <w:rsid w:val="00281F34"/>
    <w:rsid w:val="00283763"/>
    <w:rsid w:val="00283CF8"/>
    <w:rsid w:val="002840A3"/>
    <w:rsid w:val="00284164"/>
    <w:rsid w:val="00284540"/>
    <w:rsid w:val="0028463F"/>
    <w:rsid w:val="00284BA9"/>
    <w:rsid w:val="00284BCD"/>
    <w:rsid w:val="00284BF7"/>
    <w:rsid w:val="00285FB9"/>
    <w:rsid w:val="00286393"/>
    <w:rsid w:val="00286727"/>
    <w:rsid w:val="00286C36"/>
    <w:rsid w:val="00286F89"/>
    <w:rsid w:val="002875A6"/>
    <w:rsid w:val="00287DA9"/>
    <w:rsid w:val="00287E24"/>
    <w:rsid w:val="002909E1"/>
    <w:rsid w:val="00290B41"/>
    <w:rsid w:val="00291056"/>
    <w:rsid w:val="00291308"/>
    <w:rsid w:val="0029164C"/>
    <w:rsid w:val="0029273B"/>
    <w:rsid w:val="002928F7"/>
    <w:rsid w:val="0029342B"/>
    <w:rsid w:val="002943E4"/>
    <w:rsid w:val="00294610"/>
    <w:rsid w:val="00294D84"/>
    <w:rsid w:val="0029501F"/>
    <w:rsid w:val="002954E3"/>
    <w:rsid w:val="00295658"/>
    <w:rsid w:val="00295BF0"/>
    <w:rsid w:val="002962CD"/>
    <w:rsid w:val="002967F9"/>
    <w:rsid w:val="00296B0F"/>
    <w:rsid w:val="00296C81"/>
    <w:rsid w:val="00296DAA"/>
    <w:rsid w:val="0029709A"/>
    <w:rsid w:val="002976CE"/>
    <w:rsid w:val="002A0B46"/>
    <w:rsid w:val="002A1FF1"/>
    <w:rsid w:val="002A29DE"/>
    <w:rsid w:val="002A2A0C"/>
    <w:rsid w:val="002A306F"/>
    <w:rsid w:val="002A323C"/>
    <w:rsid w:val="002A353F"/>
    <w:rsid w:val="002A3BAD"/>
    <w:rsid w:val="002A4094"/>
    <w:rsid w:val="002A42C1"/>
    <w:rsid w:val="002A4A64"/>
    <w:rsid w:val="002A4E59"/>
    <w:rsid w:val="002A4F1D"/>
    <w:rsid w:val="002A579F"/>
    <w:rsid w:val="002A599F"/>
    <w:rsid w:val="002A5B72"/>
    <w:rsid w:val="002A6F38"/>
    <w:rsid w:val="002A76ED"/>
    <w:rsid w:val="002A7BE6"/>
    <w:rsid w:val="002A8AC3"/>
    <w:rsid w:val="002B0660"/>
    <w:rsid w:val="002B0688"/>
    <w:rsid w:val="002B0D9A"/>
    <w:rsid w:val="002B17B5"/>
    <w:rsid w:val="002B22F6"/>
    <w:rsid w:val="002B2B5F"/>
    <w:rsid w:val="002B4D13"/>
    <w:rsid w:val="002B4F90"/>
    <w:rsid w:val="002B531D"/>
    <w:rsid w:val="002B6F8E"/>
    <w:rsid w:val="002B7CF3"/>
    <w:rsid w:val="002C06B7"/>
    <w:rsid w:val="002C0889"/>
    <w:rsid w:val="002C1479"/>
    <w:rsid w:val="002C2475"/>
    <w:rsid w:val="002C26C0"/>
    <w:rsid w:val="002C26F4"/>
    <w:rsid w:val="002C2AE0"/>
    <w:rsid w:val="002C2B64"/>
    <w:rsid w:val="002C3115"/>
    <w:rsid w:val="002C3204"/>
    <w:rsid w:val="002C3A1A"/>
    <w:rsid w:val="002C3BD6"/>
    <w:rsid w:val="002C4936"/>
    <w:rsid w:val="002C4B48"/>
    <w:rsid w:val="002C4B8B"/>
    <w:rsid w:val="002C4FA6"/>
    <w:rsid w:val="002C5739"/>
    <w:rsid w:val="002C5C50"/>
    <w:rsid w:val="002C6477"/>
    <w:rsid w:val="002C6A66"/>
    <w:rsid w:val="002C71E8"/>
    <w:rsid w:val="002D040A"/>
    <w:rsid w:val="002D074C"/>
    <w:rsid w:val="002D115B"/>
    <w:rsid w:val="002D1AC7"/>
    <w:rsid w:val="002D29F3"/>
    <w:rsid w:val="002D347C"/>
    <w:rsid w:val="002D3C52"/>
    <w:rsid w:val="002D4550"/>
    <w:rsid w:val="002D566C"/>
    <w:rsid w:val="002D6105"/>
    <w:rsid w:val="002D72D0"/>
    <w:rsid w:val="002D77AD"/>
    <w:rsid w:val="002D77E0"/>
    <w:rsid w:val="002D7E6B"/>
    <w:rsid w:val="002E0A01"/>
    <w:rsid w:val="002E0BE0"/>
    <w:rsid w:val="002E0C96"/>
    <w:rsid w:val="002E0DA9"/>
    <w:rsid w:val="002E1A1F"/>
    <w:rsid w:val="002E243F"/>
    <w:rsid w:val="002E304D"/>
    <w:rsid w:val="002E30A5"/>
    <w:rsid w:val="002E35A9"/>
    <w:rsid w:val="002E3F39"/>
    <w:rsid w:val="002E3F6B"/>
    <w:rsid w:val="002E43C6"/>
    <w:rsid w:val="002E44B4"/>
    <w:rsid w:val="002E504C"/>
    <w:rsid w:val="002E5582"/>
    <w:rsid w:val="002E5640"/>
    <w:rsid w:val="002E5655"/>
    <w:rsid w:val="002E5AC0"/>
    <w:rsid w:val="002E5F49"/>
    <w:rsid w:val="002E6D07"/>
    <w:rsid w:val="002E762E"/>
    <w:rsid w:val="002F0076"/>
    <w:rsid w:val="002F05E3"/>
    <w:rsid w:val="002F079B"/>
    <w:rsid w:val="002F0E26"/>
    <w:rsid w:val="002F1FD5"/>
    <w:rsid w:val="002F2822"/>
    <w:rsid w:val="002F321F"/>
    <w:rsid w:val="002F44B0"/>
    <w:rsid w:val="002F45CE"/>
    <w:rsid w:val="002F4F13"/>
    <w:rsid w:val="002F5380"/>
    <w:rsid w:val="002F54CE"/>
    <w:rsid w:val="002F551B"/>
    <w:rsid w:val="002F5AD7"/>
    <w:rsid w:val="002F6263"/>
    <w:rsid w:val="002F6F9C"/>
    <w:rsid w:val="002F7281"/>
    <w:rsid w:val="002F735A"/>
    <w:rsid w:val="002F74BF"/>
    <w:rsid w:val="002F74FE"/>
    <w:rsid w:val="002F799E"/>
    <w:rsid w:val="002F7C88"/>
    <w:rsid w:val="002F7CAD"/>
    <w:rsid w:val="002FEC6F"/>
    <w:rsid w:val="00301D1A"/>
    <w:rsid w:val="00301DE6"/>
    <w:rsid w:val="0030275D"/>
    <w:rsid w:val="00302D5B"/>
    <w:rsid w:val="00303457"/>
    <w:rsid w:val="00303993"/>
    <w:rsid w:val="00303AB2"/>
    <w:rsid w:val="00303B20"/>
    <w:rsid w:val="00304CBE"/>
    <w:rsid w:val="00305034"/>
    <w:rsid w:val="00305E66"/>
    <w:rsid w:val="003066DE"/>
    <w:rsid w:val="003068FD"/>
    <w:rsid w:val="00306E65"/>
    <w:rsid w:val="00307D79"/>
    <w:rsid w:val="003100A5"/>
    <w:rsid w:val="00310C62"/>
    <w:rsid w:val="00310E11"/>
    <w:rsid w:val="00311773"/>
    <w:rsid w:val="00311EE1"/>
    <w:rsid w:val="00312981"/>
    <w:rsid w:val="00312EA4"/>
    <w:rsid w:val="00312EEC"/>
    <w:rsid w:val="00312F9F"/>
    <w:rsid w:val="0031333E"/>
    <w:rsid w:val="00313573"/>
    <w:rsid w:val="00313D52"/>
    <w:rsid w:val="00314173"/>
    <w:rsid w:val="0031422A"/>
    <w:rsid w:val="00314D35"/>
    <w:rsid w:val="00314E00"/>
    <w:rsid w:val="00315128"/>
    <w:rsid w:val="003154AF"/>
    <w:rsid w:val="00315850"/>
    <w:rsid w:val="00315C3B"/>
    <w:rsid w:val="00315D50"/>
    <w:rsid w:val="003160BB"/>
    <w:rsid w:val="00317499"/>
    <w:rsid w:val="00317679"/>
    <w:rsid w:val="00317E76"/>
    <w:rsid w:val="00320068"/>
    <w:rsid w:val="0032103C"/>
    <w:rsid w:val="0032179F"/>
    <w:rsid w:val="00321DD2"/>
    <w:rsid w:val="00322686"/>
    <w:rsid w:val="003234FE"/>
    <w:rsid w:val="003237FC"/>
    <w:rsid w:val="00324435"/>
    <w:rsid w:val="003244A9"/>
    <w:rsid w:val="0032542B"/>
    <w:rsid w:val="00325801"/>
    <w:rsid w:val="00326337"/>
    <w:rsid w:val="00326594"/>
    <w:rsid w:val="003266F8"/>
    <w:rsid w:val="003275F3"/>
    <w:rsid w:val="00330729"/>
    <w:rsid w:val="00330C7E"/>
    <w:rsid w:val="00330FF5"/>
    <w:rsid w:val="003313AA"/>
    <w:rsid w:val="00331C76"/>
    <w:rsid w:val="00331FA8"/>
    <w:rsid w:val="003323E6"/>
    <w:rsid w:val="00333500"/>
    <w:rsid w:val="0033350E"/>
    <w:rsid w:val="00333A83"/>
    <w:rsid w:val="00333CAF"/>
    <w:rsid w:val="00333E23"/>
    <w:rsid w:val="00334F38"/>
    <w:rsid w:val="003350B5"/>
    <w:rsid w:val="0033531A"/>
    <w:rsid w:val="0033568B"/>
    <w:rsid w:val="003359F5"/>
    <w:rsid w:val="003376EE"/>
    <w:rsid w:val="00337726"/>
    <w:rsid w:val="00337771"/>
    <w:rsid w:val="00337F42"/>
    <w:rsid w:val="00337FB1"/>
    <w:rsid w:val="003400A5"/>
    <w:rsid w:val="0034029B"/>
    <w:rsid w:val="003408D5"/>
    <w:rsid w:val="00341532"/>
    <w:rsid w:val="00341839"/>
    <w:rsid w:val="00341A84"/>
    <w:rsid w:val="003428C5"/>
    <w:rsid w:val="0034315F"/>
    <w:rsid w:val="00343910"/>
    <w:rsid w:val="0034442C"/>
    <w:rsid w:val="00345BA7"/>
    <w:rsid w:val="00345C1C"/>
    <w:rsid w:val="003461AF"/>
    <w:rsid w:val="00346B5E"/>
    <w:rsid w:val="00346E16"/>
    <w:rsid w:val="003472EF"/>
    <w:rsid w:val="00347544"/>
    <w:rsid w:val="00347A1F"/>
    <w:rsid w:val="0034912B"/>
    <w:rsid w:val="0035076E"/>
    <w:rsid w:val="00351882"/>
    <w:rsid w:val="00351CD6"/>
    <w:rsid w:val="0035285B"/>
    <w:rsid w:val="00353920"/>
    <w:rsid w:val="003543AB"/>
    <w:rsid w:val="003543D3"/>
    <w:rsid w:val="003561E0"/>
    <w:rsid w:val="003573F3"/>
    <w:rsid w:val="00357827"/>
    <w:rsid w:val="003578A5"/>
    <w:rsid w:val="00357956"/>
    <w:rsid w:val="00357A60"/>
    <w:rsid w:val="00360B6B"/>
    <w:rsid w:val="00361BB8"/>
    <w:rsid w:val="00362C6B"/>
    <w:rsid w:val="003630E4"/>
    <w:rsid w:val="003630FB"/>
    <w:rsid w:val="003646B6"/>
    <w:rsid w:val="003652CC"/>
    <w:rsid w:val="00365674"/>
    <w:rsid w:val="003659FA"/>
    <w:rsid w:val="00366141"/>
    <w:rsid w:val="00366B20"/>
    <w:rsid w:val="00366D83"/>
    <w:rsid w:val="00366EC8"/>
    <w:rsid w:val="0036764C"/>
    <w:rsid w:val="00367A0A"/>
    <w:rsid w:val="003705FD"/>
    <w:rsid w:val="003706EB"/>
    <w:rsid w:val="00370D0B"/>
    <w:rsid w:val="00370D6D"/>
    <w:rsid w:val="00370E9E"/>
    <w:rsid w:val="00371AE9"/>
    <w:rsid w:val="00371D41"/>
    <w:rsid w:val="00371D8E"/>
    <w:rsid w:val="0037252D"/>
    <w:rsid w:val="00372A26"/>
    <w:rsid w:val="00375D3A"/>
    <w:rsid w:val="00377BE1"/>
    <w:rsid w:val="00377EBC"/>
    <w:rsid w:val="00380188"/>
    <w:rsid w:val="003807A8"/>
    <w:rsid w:val="00380F3A"/>
    <w:rsid w:val="0038136C"/>
    <w:rsid w:val="00381399"/>
    <w:rsid w:val="00381B3F"/>
    <w:rsid w:val="00381EE1"/>
    <w:rsid w:val="00382296"/>
    <w:rsid w:val="00382401"/>
    <w:rsid w:val="00383160"/>
    <w:rsid w:val="0038319A"/>
    <w:rsid w:val="00384055"/>
    <w:rsid w:val="0038560D"/>
    <w:rsid w:val="00385CA6"/>
    <w:rsid w:val="00386585"/>
    <w:rsid w:val="00386920"/>
    <w:rsid w:val="003870F2"/>
    <w:rsid w:val="00387411"/>
    <w:rsid w:val="003875AC"/>
    <w:rsid w:val="00387A78"/>
    <w:rsid w:val="00387F34"/>
    <w:rsid w:val="0039179B"/>
    <w:rsid w:val="00391C3B"/>
    <w:rsid w:val="00392DAC"/>
    <w:rsid w:val="003935B0"/>
    <w:rsid w:val="0039443E"/>
    <w:rsid w:val="00394DCB"/>
    <w:rsid w:val="00395020"/>
    <w:rsid w:val="003954F6"/>
    <w:rsid w:val="00396370"/>
    <w:rsid w:val="003969EA"/>
    <w:rsid w:val="00396AA1"/>
    <w:rsid w:val="0039706F"/>
    <w:rsid w:val="00397162"/>
    <w:rsid w:val="0039766D"/>
    <w:rsid w:val="0039782D"/>
    <w:rsid w:val="00397A53"/>
    <w:rsid w:val="00397AED"/>
    <w:rsid w:val="00397BBB"/>
    <w:rsid w:val="00397DD1"/>
    <w:rsid w:val="003A02C4"/>
    <w:rsid w:val="003A05DB"/>
    <w:rsid w:val="003A0A54"/>
    <w:rsid w:val="003A12D9"/>
    <w:rsid w:val="003A1C83"/>
    <w:rsid w:val="003A1DC0"/>
    <w:rsid w:val="003A21AE"/>
    <w:rsid w:val="003A296C"/>
    <w:rsid w:val="003A2B12"/>
    <w:rsid w:val="003A2F29"/>
    <w:rsid w:val="003A439A"/>
    <w:rsid w:val="003A4572"/>
    <w:rsid w:val="003A5344"/>
    <w:rsid w:val="003A7371"/>
    <w:rsid w:val="003A774B"/>
    <w:rsid w:val="003A7BFA"/>
    <w:rsid w:val="003B013F"/>
    <w:rsid w:val="003B04D9"/>
    <w:rsid w:val="003B04DA"/>
    <w:rsid w:val="003B09D4"/>
    <w:rsid w:val="003B0CCB"/>
    <w:rsid w:val="003B18D7"/>
    <w:rsid w:val="003B2177"/>
    <w:rsid w:val="003B2B33"/>
    <w:rsid w:val="003B375E"/>
    <w:rsid w:val="003B3830"/>
    <w:rsid w:val="003B4214"/>
    <w:rsid w:val="003B535D"/>
    <w:rsid w:val="003B575C"/>
    <w:rsid w:val="003B6666"/>
    <w:rsid w:val="003B6A7D"/>
    <w:rsid w:val="003B6AEF"/>
    <w:rsid w:val="003B76EF"/>
    <w:rsid w:val="003B7C86"/>
    <w:rsid w:val="003B7F32"/>
    <w:rsid w:val="003B7F3D"/>
    <w:rsid w:val="003C0CA4"/>
    <w:rsid w:val="003C18AA"/>
    <w:rsid w:val="003C1988"/>
    <w:rsid w:val="003C1C17"/>
    <w:rsid w:val="003C2164"/>
    <w:rsid w:val="003C2285"/>
    <w:rsid w:val="003C2679"/>
    <w:rsid w:val="003C3154"/>
    <w:rsid w:val="003C3269"/>
    <w:rsid w:val="003C3376"/>
    <w:rsid w:val="003C35D2"/>
    <w:rsid w:val="003C35E0"/>
    <w:rsid w:val="003C38F1"/>
    <w:rsid w:val="003C3E95"/>
    <w:rsid w:val="003C4969"/>
    <w:rsid w:val="003C4B9D"/>
    <w:rsid w:val="003C5571"/>
    <w:rsid w:val="003C581B"/>
    <w:rsid w:val="003C599A"/>
    <w:rsid w:val="003C6E69"/>
    <w:rsid w:val="003C7AC7"/>
    <w:rsid w:val="003D041B"/>
    <w:rsid w:val="003D0774"/>
    <w:rsid w:val="003D0B17"/>
    <w:rsid w:val="003D0E50"/>
    <w:rsid w:val="003D1F50"/>
    <w:rsid w:val="003D2811"/>
    <w:rsid w:val="003D2EEE"/>
    <w:rsid w:val="003D3023"/>
    <w:rsid w:val="003D3B9F"/>
    <w:rsid w:val="003D40A0"/>
    <w:rsid w:val="003D434E"/>
    <w:rsid w:val="003D46EE"/>
    <w:rsid w:val="003D4B2C"/>
    <w:rsid w:val="003D4FC7"/>
    <w:rsid w:val="003D52F1"/>
    <w:rsid w:val="003D5935"/>
    <w:rsid w:val="003D60BC"/>
    <w:rsid w:val="003D62BC"/>
    <w:rsid w:val="003D6462"/>
    <w:rsid w:val="003D6B0F"/>
    <w:rsid w:val="003D7009"/>
    <w:rsid w:val="003D77BA"/>
    <w:rsid w:val="003D78D7"/>
    <w:rsid w:val="003E1510"/>
    <w:rsid w:val="003E20B4"/>
    <w:rsid w:val="003E2252"/>
    <w:rsid w:val="003E2852"/>
    <w:rsid w:val="003E2EEC"/>
    <w:rsid w:val="003E3DE5"/>
    <w:rsid w:val="003E4473"/>
    <w:rsid w:val="003E4A4B"/>
    <w:rsid w:val="003E4A9E"/>
    <w:rsid w:val="003E4DE3"/>
    <w:rsid w:val="003E6159"/>
    <w:rsid w:val="003E656E"/>
    <w:rsid w:val="003E6A2C"/>
    <w:rsid w:val="003E6C70"/>
    <w:rsid w:val="003E6DF9"/>
    <w:rsid w:val="003E71CE"/>
    <w:rsid w:val="003E7366"/>
    <w:rsid w:val="003E772C"/>
    <w:rsid w:val="003E7764"/>
    <w:rsid w:val="003F0002"/>
    <w:rsid w:val="003F010E"/>
    <w:rsid w:val="003F0533"/>
    <w:rsid w:val="003F0D33"/>
    <w:rsid w:val="003F16F5"/>
    <w:rsid w:val="003F17BE"/>
    <w:rsid w:val="003F2359"/>
    <w:rsid w:val="003F24D3"/>
    <w:rsid w:val="003F2A01"/>
    <w:rsid w:val="003F2E08"/>
    <w:rsid w:val="003F2EAB"/>
    <w:rsid w:val="003F3A1D"/>
    <w:rsid w:val="003F4F91"/>
    <w:rsid w:val="003F5F69"/>
    <w:rsid w:val="003F636B"/>
    <w:rsid w:val="003F6D77"/>
    <w:rsid w:val="003F6E6B"/>
    <w:rsid w:val="003F6F81"/>
    <w:rsid w:val="003F7B04"/>
    <w:rsid w:val="004006A5"/>
    <w:rsid w:val="00400B6A"/>
    <w:rsid w:val="00400ED9"/>
    <w:rsid w:val="00401031"/>
    <w:rsid w:val="0040166F"/>
    <w:rsid w:val="00401672"/>
    <w:rsid w:val="00401E6E"/>
    <w:rsid w:val="00402BA0"/>
    <w:rsid w:val="00402E76"/>
    <w:rsid w:val="00403B6B"/>
    <w:rsid w:val="00403D47"/>
    <w:rsid w:val="00405C09"/>
    <w:rsid w:val="004100B0"/>
    <w:rsid w:val="00410C4F"/>
    <w:rsid w:val="00410E37"/>
    <w:rsid w:val="00411708"/>
    <w:rsid w:val="00411ADD"/>
    <w:rsid w:val="00411C11"/>
    <w:rsid w:val="00412A1D"/>
    <w:rsid w:val="00412D8F"/>
    <w:rsid w:val="0041334A"/>
    <w:rsid w:val="004137A9"/>
    <w:rsid w:val="00413B2D"/>
    <w:rsid w:val="00413EA8"/>
    <w:rsid w:val="0041455E"/>
    <w:rsid w:val="00414945"/>
    <w:rsid w:val="00414D2F"/>
    <w:rsid w:val="0041506B"/>
    <w:rsid w:val="00415188"/>
    <w:rsid w:val="0041529A"/>
    <w:rsid w:val="004162DB"/>
    <w:rsid w:val="004169AE"/>
    <w:rsid w:val="00417219"/>
    <w:rsid w:val="00417445"/>
    <w:rsid w:val="00417636"/>
    <w:rsid w:val="004176CA"/>
    <w:rsid w:val="00420D42"/>
    <w:rsid w:val="0042141C"/>
    <w:rsid w:val="00421967"/>
    <w:rsid w:val="004220DE"/>
    <w:rsid w:val="0042292B"/>
    <w:rsid w:val="00422B96"/>
    <w:rsid w:val="00423EB2"/>
    <w:rsid w:val="00423F44"/>
    <w:rsid w:val="00424B16"/>
    <w:rsid w:val="00424C73"/>
    <w:rsid w:val="00424C79"/>
    <w:rsid w:val="004252FE"/>
    <w:rsid w:val="00425B6D"/>
    <w:rsid w:val="00425DE2"/>
    <w:rsid w:val="00425EC5"/>
    <w:rsid w:val="004264A2"/>
    <w:rsid w:val="004264DA"/>
    <w:rsid w:val="0042739A"/>
    <w:rsid w:val="00430253"/>
    <w:rsid w:val="004315CF"/>
    <w:rsid w:val="00431B5B"/>
    <w:rsid w:val="00431B89"/>
    <w:rsid w:val="00432208"/>
    <w:rsid w:val="004327C1"/>
    <w:rsid w:val="0043289A"/>
    <w:rsid w:val="00433075"/>
    <w:rsid w:val="00433D92"/>
    <w:rsid w:val="0043489A"/>
    <w:rsid w:val="00434B72"/>
    <w:rsid w:val="00434E54"/>
    <w:rsid w:val="00436289"/>
    <w:rsid w:val="00436291"/>
    <w:rsid w:val="00436401"/>
    <w:rsid w:val="00436AAE"/>
    <w:rsid w:val="00436CE0"/>
    <w:rsid w:val="00436DCF"/>
    <w:rsid w:val="00437843"/>
    <w:rsid w:val="00437D9F"/>
    <w:rsid w:val="004400BB"/>
    <w:rsid w:val="00440247"/>
    <w:rsid w:val="004402A3"/>
    <w:rsid w:val="0044095E"/>
    <w:rsid w:val="00440F27"/>
    <w:rsid w:val="00441BB8"/>
    <w:rsid w:val="00441E74"/>
    <w:rsid w:val="00442997"/>
    <w:rsid w:val="004430DD"/>
    <w:rsid w:val="0044356E"/>
    <w:rsid w:val="004439C4"/>
    <w:rsid w:val="00443FD4"/>
    <w:rsid w:val="00444168"/>
    <w:rsid w:val="00444BAF"/>
    <w:rsid w:val="004461A6"/>
    <w:rsid w:val="00446DA4"/>
    <w:rsid w:val="0044734D"/>
    <w:rsid w:val="00450CDB"/>
    <w:rsid w:val="00451073"/>
    <w:rsid w:val="00451167"/>
    <w:rsid w:val="0045150D"/>
    <w:rsid w:val="00451807"/>
    <w:rsid w:val="0045199C"/>
    <w:rsid w:val="00451A5A"/>
    <w:rsid w:val="0045207F"/>
    <w:rsid w:val="00452253"/>
    <w:rsid w:val="004522D7"/>
    <w:rsid w:val="0045272F"/>
    <w:rsid w:val="004529F0"/>
    <w:rsid w:val="00452FD9"/>
    <w:rsid w:val="004536BA"/>
    <w:rsid w:val="00453BDA"/>
    <w:rsid w:val="004547CF"/>
    <w:rsid w:val="00454A59"/>
    <w:rsid w:val="00454E7A"/>
    <w:rsid w:val="00455CD2"/>
    <w:rsid w:val="00456A64"/>
    <w:rsid w:val="00456DD6"/>
    <w:rsid w:val="0045701F"/>
    <w:rsid w:val="0045703B"/>
    <w:rsid w:val="00457293"/>
    <w:rsid w:val="00457AEE"/>
    <w:rsid w:val="00457BF0"/>
    <w:rsid w:val="00460C16"/>
    <w:rsid w:val="00461892"/>
    <w:rsid w:val="00461A55"/>
    <w:rsid w:val="00461DAE"/>
    <w:rsid w:val="0046248F"/>
    <w:rsid w:val="0046258D"/>
    <w:rsid w:val="0046276A"/>
    <w:rsid w:val="00462A16"/>
    <w:rsid w:val="0046323A"/>
    <w:rsid w:val="00464061"/>
    <w:rsid w:val="0046418E"/>
    <w:rsid w:val="0046478E"/>
    <w:rsid w:val="00464AE0"/>
    <w:rsid w:val="00464FCD"/>
    <w:rsid w:val="00465845"/>
    <w:rsid w:val="00465AFA"/>
    <w:rsid w:val="0046628C"/>
    <w:rsid w:val="004666C6"/>
    <w:rsid w:val="00466DA0"/>
    <w:rsid w:val="00467347"/>
    <w:rsid w:val="00467691"/>
    <w:rsid w:val="0047020D"/>
    <w:rsid w:val="00470BB3"/>
    <w:rsid w:val="00471F9E"/>
    <w:rsid w:val="00472540"/>
    <w:rsid w:val="00473047"/>
    <w:rsid w:val="004731D4"/>
    <w:rsid w:val="0047344C"/>
    <w:rsid w:val="00473EDC"/>
    <w:rsid w:val="0047400A"/>
    <w:rsid w:val="004741C6"/>
    <w:rsid w:val="00474522"/>
    <w:rsid w:val="00474802"/>
    <w:rsid w:val="00475428"/>
    <w:rsid w:val="00475498"/>
    <w:rsid w:val="00475719"/>
    <w:rsid w:val="00476643"/>
    <w:rsid w:val="004767F0"/>
    <w:rsid w:val="0047727B"/>
    <w:rsid w:val="004779DE"/>
    <w:rsid w:val="00480B51"/>
    <w:rsid w:val="00480D33"/>
    <w:rsid w:val="00480EDF"/>
    <w:rsid w:val="00481086"/>
    <w:rsid w:val="00481660"/>
    <w:rsid w:val="004819A8"/>
    <w:rsid w:val="00481E5A"/>
    <w:rsid w:val="00481F72"/>
    <w:rsid w:val="00482478"/>
    <w:rsid w:val="00482E1E"/>
    <w:rsid w:val="004832CD"/>
    <w:rsid w:val="0048365E"/>
    <w:rsid w:val="00484CBD"/>
    <w:rsid w:val="00484EF3"/>
    <w:rsid w:val="00484F3B"/>
    <w:rsid w:val="00485695"/>
    <w:rsid w:val="004857F5"/>
    <w:rsid w:val="00485A32"/>
    <w:rsid w:val="00485DFB"/>
    <w:rsid w:val="00486412"/>
    <w:rsid w:val="004875DE"/>
    <w:rsid w:val="004878AE"/>
    <w:rsid w:val="004878D1"/>
    <w:rsid w:val="00487BED"/>
    <w:rsid w:val="00487D0D"/>
    <w:rsid w:val="00491B3C"/>
    <w:rsid w:val="00491E12"/>
    <w:rsid w:val="004927FB"/>
    <w:rsid w:val="004928FB"/>
    <w:rsid w:val="00492CC0"/>
    <w:rsid w:val="00492F3C"/>
    <w:rsid w:val="0049342B"/>
    <w:rsid w:val="00493D21"/>
    <w:rsid w:val="004948EA"/>
    <w:rsid w:val="0049495E"/>
    <w:rsid w:val="00494980"/>
    <w:rsid w:val="004952CD"/>
    <w:rsid w:val="004959C3"/>
    <w:rsid w:val="004960E8"/>
    <w:rsid w:val="004963E6"/>
    <w:rsid w:val="00496870"/>
    <w:rsid w:val="00496C4D"/>
    <w:rsid w:val="00496E6C"/>
    <w:rsid w:val="00497FD4"/>
    <w:rsid w:val="004A04DE"/>
    <w:rsid w:val="004A0B50"/>
    <w:rsid w:val="004A1065"/>
    <w:rsid w:val="004A1396"/>
    <w:rsid w:val="004A1A40"/>
    <w:rsid w:val="004A1CD2"/>
    <w:rsid w:val="004A29E3"/>
    <w:rsid w:val="004A2A21"/>
    <w:rsid w:val="004A2A6B"/>
    <w:rsid w:val="004A2ED1"/>
    <w:rsid w:val="004A30AF"/>
    <w:rsid w:val="004A3DE8"/>
    <w:rsid w:val="004A3E87"/>
    <w:rsid w:val="004A45E3"/>
    <w:rsid w:val="004A495E"/>
    <w:rsid w:val="004A4A50"/>
    <w:rsid w:val="004A5A4A"/>
    <w:rsid w:val="004A5CB7"/>
    <w:rsid w:val="004A5FE5"/>
    <w:rsid w:val="004A68CE"/>
    <w:rsid w:val="004A6A5E"/>
    <w:rsid w:val="004A732F"/>
    <w:rsid w:val="004A798F"/>
    <w:rsid w:val="004B0894"/>
    <w:rsid w:val="004B0E38"/>
    <w:rsid w:val="004B17F9"/>
    <w:rsid w:val="004B1A71"/>
    <w:rsid w:val="004B3AA5"/>
    <w:rsid w:val="004B52D5"/>
    <w:rsid w:val="004B57F5"/>
    <w:rsid w:val="004B6216"/>
    <w:rsid w:val="004B6559"/>
    <w:rsid w:val="004B6FB2"/>
    <w:rsid w:val="004B75DA"/>
    <w:rsid w:val="004B79F7"/>
    <w:rsid w:val="004C0722"/>
    <w:rsid w:val="004C0915"/>
    <w:rsid w:val="004C0B34"/>
    <w:rsid w:val="004C14D7"/>
    <w:rsid w:val="004C1929"/>
    <w:rsid w:val="004C1D6F"/>
    <w:rsid w:val="004C26FD"/>
    <w:rsid w:val="004C3CB1"/>
    <w:rsid w:val="004C4010"/>
    <w:rsid w:val="004C4155"/>
    <w:rsid w:val="004C4FB9"/>
    <w:rsid w:val="004C5BE2"/>
    <w:rsid w:val="004C6C83"/>
    <w:rsid w:val="004C7424"/>
    <w:rsid w:val="004D00CF"/>
    <w:rsid w:val="004D065D"/>
    <w:rsid w:val="004D08AD"/>
    <w:rsid w:val="004D0A00"/>
    <w:rsid w:val="004D1E27"/>
    <w:rsid w:val="004D274B"/>
    <w:rsid w:val="004D2788"/>
    <w:rsid w:val="004D2EBF"/>
    <w:rsid w:val="004D31BD"/>
    <w:rsid w:val="004D390F"/>
    <w:rsid w:val="004D403A"/>
    <w:rsid w:val="004D438A"/>
    <w:rsid w:val="004D4B6C"/>
    <w:rsid w:val="004D4CE9"/>
    <w:rsid w:val="004D538A"/>
    <w:rsid w:val="004D53CD"/>
    <w:rsid w:val="004D5850"/>
    <w:rsid w:val="004D6263"/>
    <w:rsid w:val="004D6D7D"/>
    <w:rsid w:val="004D7A2E"/>
    <w:rsid w:val="004D7CA0"/>
    <w:rsid w:val="004D7DEC"/>
    <w:rsid w:val="004E0B40"/>
    <w:rsid w:val="004E0F58"/>
    <w:rsid w:val="004E235E"/>
    <w:rsid w:val="004E2440"/>
    <w:rsid w:val="004E4BA5"/>
    <w:rsid w:val="004E5D72"/>
    <w:rsid w:val="004E5F4D"/>
    <w:rsid w:val="004E69BC"/>
    <w:rsid w:val="004E6B66"/>
    <w:rsid w:val="004F1186"/>
    <w:rsid w:val="004F1869"/>
    <w:rsid w:val="004F1BBA"/>
    <w:rsid w:val="004F1ECF"/>
    <w:rsid w:val="004F1ED1"/>
    <w:rsid w:val="004F24DA"/>
    <w:rsid w:val="004F2866"/>
    <w:rsid w:val="004F30E0"/>
    <w:rsid w:val="004F39D3"/>
    <w:rsid w:val="004F3F01"/>
    <w:rsid w:val="004F550F"/>
    <w:rsid w:val="004F5C9C"/>
    <w:rsid w:val="004F6AF4"/>
    <w:rsid w:val="004F6C89"/>
    <w:rsid w:val="00500D0C"/>
    <w:rsid w:val="00501EEB"/>
    <w:rsid w:val="0050266D"/>
    <w:rsid w:val="00502EA7"/>
    <w:rsid w:val="0050319C"/>
    <w:rsid w:val="0050332E"/>
    <w:rsid w:val="00504396"/>
    <w:rsid w:val="00504AB3"/>
    <w:rsid w:val="0050572B"/>
    <w:rsid w:val="00506BE3"/>
    <w:rsid w:val="00506C24"/>
    <w:rsid w:val="00506FAF"/>
    <w:rsid w:val="00507004"/>
    <w:rsid w:val="00507780"/>
    <w:rsid w:val="00507A4B"/>
    <w:rsid w:val="00507EAB"/>
    <w:rsid w:val="00507FCA"/>
    <w:rsid w:val="00510929"/>
    <w:rsid w:val="00510D6A"/>
    <w:rsid w:val="00511330"/>
    <w:rsid w:val="00511934"/>
    <w:rsid w:val="00511C12"/>
    <w:rsid w:val="0051231A"/>
    <w:rsid w:val="00512840"/>
    <w:rsid w:val="00512900"/>
    <w:rsid w:val="005132D5"/>
    <w:rsid w:val="0051356C"/>
    <w:rsid w:val="0051378C"/>
    <w:rsid w:val="00513A79"/>
    <w:rsid w:val="00513C17"/>
    <w:rsid w:val="00516145"/>
    <w:rsid w:val="0051616E"/>
    <w:rsid w:val="00516AF2"/>
    <w:rsid w:val="00516C00"/>
    <w:rsid w:val="00516CF9"/>
    <w:rsid w:val="0051737C"/>
    <w:rsid w:val="00517595"/>
    <w:rsid w:val="00517933"/>
    <w:rsid w:val="00517E80"/>
    <w:rsid w:val="0052011F"/>
    <w:rsid w:val="005203E0"/>
    <w:rsid w:val="00520473"/>
    <w:rsid w:val="00520742"/>
    <w:rsid w:val="00520857"/>
    <w:rsid w:val="00520989"/>
    <w:rsid w:val="00521089"/>
    <w:rsid w:val="00521D07"/>
    <w:rsid w:val="00522F59"/>
    <w:rsid w:val="00523511"/>
    <w:rsid w:val="005236C0"/>
    <w:rsid w:val="00523711"/>
    <w:rsid w:val="005239E6"/>
    <w:rsid w:val="00524060"/>
    <w:rsid w:val="00524181"/>
    <w:rsid w:val="005247B2"/>
    <w:rsid w:val="00524888"/>
    <w:rsid w:val="005249C6"/>
    <w:rsid w:val="00524C49"/>
    <w:rsid w:val="005258D3"/>
    <w:rsid w:val="00525F87"/>
    <w:rsid w:val="0052781A"/>
    <w:rsid w:val="0053020E"/>
    <w:rsid w:val="0053089F"/>
    <w:rsid w:val="00530E8C"/>
    <w:rsid w:val="00531A77"/>
    <w:rsid w:val="00531BD4"/>
    <w:rsid w:val="00531EC8"/>
    <w:rsid w:val="00531EE8"/>
    <w:rsid w:val="00532B58"/>
    <w:rsid w:val="00532CF9"/>
    <w:rsid w:val="00532D25"/>
    <w:rsid w:val="00532DEB"/>
    <w:rsid w:val="005332C7"/>
    <w:rsid w:val="00533415"/>
    <w:rsid w:val="00533976"/>
    <w:rsid w:val="005342C7"/>
    <w:rsid w:val="005342FE"/>
    <w:rsid w:val="00534B46"/>
    <w:rsid w:val="0053538E"/>
    <w:rsid w:val="00536326"/>
    <w:rsid w:val="00536C99"/>
    <w:rsid w:val="00536D7E"/>
    <w:rsid w:val="00537284"/>
    <w:rsid w:val="0053766A"/>
    <w:rsid w:val="00537AD3"/>
    <w:rsid w:val="00540756"/>
    <w:rsid w:val="005412B7"/>
    <w:rsid w:val="0054213E"/>
    <w:rsid w:val="00542334"/>
    <w:rsid w:val="00542B79"/>
    <w:rsid w:val="00542D24"/>
    <w:rsid w:val="005431D9"/>
    <w:rsid w:val="00543500"/>
    <w:rsid w:val="005435EF"/>
    <w:rsid w:val="005438E2"/>
    <w:rsid w:val="00543BF2"/>
    <w:rsid w:val="0054446E"/>
    <w:rsid w:val="0054463C"/>
    <w:rsid w:val="00544822"/>
    <w:rsid w:val="00544A40"/>
    <w:rsid w:val="00544E1F"/>
    <w:rsid w:val="00545D3E"/>
    <w:rsid w:val="005468CF"/>
    <w:rsid w:val="005469C8"/>
    <w:rsid w:val="005475E6"/>
    <w:rsid w:val="00547632"/>
    <w:rsid w:val="00547B4F"/>
    <w:rsid w:val="00550825"/>
    <w:rsid w:val="005508E0"/>
    <w:rsid w:val="00550D4E"/>
    <w:rsid w:val="00552429"/>
    <w:rsid w:val="0055293B"/>
    <w:rsid w:val="00553A82"/>
    <w:rsid w:val="00554625"/>
    <w:rsid w:val="00555591"/>
    <w:rsid w:val="00555965"/>
    <w:rsid w:val="0055670F"/>
    <w:rsid w:val="00556C11"/>
    <w:rsid w:val="00556F1F"/>
    <w:rsid w:val="005572F7"/>
    <w:rsid w:val="005578FF"/>
    <w:rsid w:val="00558C58"/>
    <w:rsid w:val="005600A6"/>
    <w:rsid w:val="00560B3B"/>
    <w:rsid w:val="00560BC6"/>
    <w:rsid w:val="005611E6"/>
    <w:rsid w:val="0056279E"/>
    <w:rsid w:val="00562D4B"/>
    <w:rsid w:val="00563A9D"/>
    <w:rsid w:val="00563FF7"/>
    <w:rsid w:val="0056492F"/>
    <w:rsid w:val="00564F21"/>
    <w:rsid w:val="00564F64"/>
    <w:rsid w:val="00565087"/>
    <w:rsid w:val="00565735"/>
    <w:rsid w:val="00566244"/>
    <w:rsid w:val="005664F5"/>
    <w:rsid w:val="005667C3"/>
    <w:rsid w:val="005672C8"/>
    <w:rsid w:val="00567627"/>
    <w:rsid w:val="00567915"/>
    <w:rsid w:val="00567C4F"/>
    <w:rsid w:val="00567C93"/>
    <w:rsid w:val="005708EF"/>
    <w:rsid w:val="00571169"/>
    <w:rsid w:val="00571252"/>
    <w:rsid w:val="005716F3"/>
    <w:rsid w:val="005725F5"/>
    <w:rsid w:val="00572744"/>
    <w:rsid w:val="00572BCB"/>
    <w:rsid w:val="0057309F"/>
    <w:rsid w:val="00573728"/>
    <w:rsid w:val="00573A47"/>
    <w:rsid w:val="00574359"/>
    <w:rsid w:val="005747CC"/>
    <w:rsid w:val="00574FA8"/>
    <w:rsid w:val="00574FC1"/>
    <w:rsid w:val="005752CA"/>
    <w:rsid w:val="00575EA6"/>
    <w:rsid w:val="00576413"/>
    <w:rsid w:val="005765C6"/>
    <w:rsid w:val="005768BA"/>
    <w:rsid w:val="005773A7"/>
    <w:rsid w:val="00577485"/>
    <w:rsid w:val="00577C09"/>
    <w:rsid w:val="00580653"/>
    <w:rsid w:val="00580905"/>
    <w:rsid w:val="00580A14"/>
    <w:rsid w:val="00580AD9"/>
    <w:rsid w:val="00581C3E"/>
    <w:rsid w:val="005828DD"/>
    <w:rsid w:val="005831FE"/>
    <w:rsid w:val="005838B7"/>
    <w:rsid w:val="00583B7C"/>
    <w:rsid w:val="00583D5C"/>
    <w:rsid w:val="00583EF9"/>
    <w:rsid w:val="00584505"/>
    <w:rsid w:val="005845CC"/>
    <w:rsid w:val="00584A8E"/>
    <w:rsid w:val="00585938"/>
    <w:rsid w:val="00585E2C"/>
    <w:rsid w:val="0058692B"/>
    <w:rsid w:val="00586BFD"/>
    <w:rsid w:val="0058767B"/>
    <w:rsid w:val="00587E9F"/>
    <w:rsid w:val="00590129"/>
    <w:rsid w:val="00590F51"/>
    <w:rsid w:val="0059104B"/>
    <w:rsid w:val="0059120B"/>
    <w:rsid w:val="00592616"/>
    <w:rsid w:val="00592D32"/>
    <w:rsid w:val="0059383E"/>
    <w:rsid w:val="005940B5"/>
    <w:rsid w:val="00594942"/>
    <w:rsid w:val="00594A2C"/>
    <w:rsid w:val="00594D3D"/>
    <w:rsid w:val="00596187"/>
    <w:rsid w:val="00596D13"/>
    <w:rsid w:val="00596D8C"/>
    <w:rsid w:val="00596E06"/>
    <w:rsid w:val="005970B6"/>
    <w:rsid w:val="00597353"/>
    <w:rsid w:val="005A07E0"/>
    <w:rsid w:val="005A12E5"/>
    <w:rsid w:val="005A15C0"/>
    <w:rsid w:val="005A16B0"/>
    <w:rsid w:val="005A1A4E"/>
    <w:rsid w:val="005A1FA0"/>
    <w:rsid w:val="005A25C3"/>
    <w:rsid w:val="005A2B11"/>
    <w:rsid w:val="005A2DD7"/>
    <w:rsid w:val="005A2F7E"/>
    <w:rsid w:val="005A3734"/>
    <w:rsid w:val="005A3CE5"/>
    <w:rsid w:val="005A41C6"/>
    <w:rsid w:val="005A42D5"/>
    <w:rsid w:val="005A4F40"/>
    <w:rsid w:val="005A4F8E"/>
    <w:rsid w:val="005A59B0"/>
    <w:rsid w:val="005A60BC"/>
    <w:rsid w:val="005A648B"/>
    <w:rsid w:val="005A6CDA"/>
    <w:rsid w:val="005A714A"/>
    <w:rsid w:val="005A76C6"/>
    <w:rsid w:val="005A76CB"/>
    <w:rsid w:val="005A78F2"/>
    <w:rsid w:val="005A7989"/>
    <w:rsid w:val="005A7CBE"/>
    <w:rsid w:val="005A7CCD"/>
    <w:rsid w:val="005B02AC"/>
    <w:rsid w:val="005B04D7"/>
    <w:rsid w:val="005B0AC5"/>
    <w:rsid w:val="005B1AF4"/>
    <w:rsid w:val="005B2C17"/>
    <w:rsid w:val="005B3531"/>
    <w:rsid w:val="005B3BFE"/>
    <w:rsid w:val="005B4544"/>
    <w:rsid w:val="005B50E0"/>
    <w:rsid w:val="005B54AE"/>
    <w:rsid w:val="005B551E"/>
    <w:rsid w:val="005B5784"/>
    <w:rsid w:val="005B5AFF"/>
    <w:rsid w:val="005B62D6"/>
    <w:rsid w:val="005B67F7"/>
    <w:rsid w:val="005B6E28"/>
    <w:rsid w:val="005B6EF4"/>
    <w:rsid w:val="005B7CC7"/>
    <w:rsid w:val="005C018C"/>
    <w:rsid w:val="005C01BB"/>
    <w:rsid w:val="005C168A"/>
    <w:rsid w:val="005C1795"/>
    <w:rsid w:val="005C1CBB"/>
    <w:rsid w:val="005C25FC"/>
    <w:rsid w:val="005C27EA"/>
    <w:rsid w:val="005C28DA"/>
    <w:rsid w:val="005C301D"/>
    <w:rsid w:val="005C30F6"/>
    <w:rsid w:val="005C32DF"/>
    <w:rsid w:val="005C361B"/>
    <w:rsid w:val="005C373D"/>
    <w:rsid w:val="005C3780"/>
    <w:rsid w:val="005C391B"/>
    <w:rsid w:val="005C3D84"/>
    <w:rsid w:val="005C4005"/>
    <w:rsid w:val="005C505C"/>
    <w:rsid w:val="005C51BF"/>
    <w:rsid w:val="005C5D1F"/>
    <w:rsid w:val="005C6607"/>
    <w:rsid w:val="005C68D7"/>
    <w:rsid w:val="005C698D"/>
    <w:rsid w:val="005C7002"/>
    <w:rsid w:val="005C751F"/>
    <w:rsid w:val="005C762F"/>
    <w:rsid w:val="005C7850"/>
    <w:rsid w:val="005C7F34"/>
    <w:rsid w:val="005D03FC"/>
    <w:rsid w:val="005D08B2"/>
    <w:rsid w:val="005D097B"/>
    <w:rsid w:val="005D0D6D"/>
    <w:rsid w:val="005D101C"/>
    <w:rsid w:val="005D197C"/>
    <w:rsid w:val="005D2B43"/>
    <w:rsid w:val="005D2E12"/>
    <w:rsid w:val="005D3738"/>
    <w:rsid w:val="005D3989"/>
    <w:rsid w:val="005D39BB"/>
    <w:rsid w:val="005D4C78"/>
    <w:rsid w:val="005D4CE2"/>
    <w:rsid w:val="005D4FB4"/>
    <w:rsid w:val="005D52B2"/>
    <w:rsid w:val="005D5376"/>
    <w:rsid w:val="005D5655"/>
    <w:rsid w:val="005D5F68"/>
    <w:rsid w:val="005D6479"/>
    <w:rsid w:val="005D6B3A"/>
    <w:rsid w:val="005D6D5A"/>
    <w:rsid w:val="005D6DBC"/>
    <w:rsid w:val="005D74E4"/>
    <w:rsid w:val="005D766E"/>
    <w:rsid w:val="005D785D"/>
    <w:rsid w:val="005D79C1"/>
    <w:rsid w:val="005E0399"/>
    <w:rsid w:val="005E0695"/>
    <w:rsid w:val="005E0F57"/>
    <w:rsid w:val="005E0FE6"/>
    <w:rsid w:val="005E1647"/>
    <w:rsid w:val="005E2554"/>
    <w:rsid w:val="005E256D"/>
    <w:rsid w:val="005E25CD"/>
    <w:rsid w:val="005E4017"/>
    <w:rsid w:val="005E4056"/>
    <w:rsid w:val="005E40F6"/>
    <w:rsid w:val="005E469F"/>
    <w:rsid w:val="005E46C8"/>
    <w:rsid w:val="005E4864"/>
    <w:rsid w:val="005E4C46"/>
    <w:rsid w:val="005E4DB6"/>
    <w:rsid w:val="005E4F16"/>
    <w:rsid w:val="005E539E"/>
    <w:rsid w:val="005E5804"/>
    <w:rsid w:val="005E6443"/>
    <w:rsid w:val="005E65ED"/>
    <w:rsid w:val="005E6800"/>
    <w:rsid w:val="005E6B4F"/>
    <w:rsid w:val="005E6EFB"/>
    <w:rsid w:val="005E7470"/>
    <w:rsid w:val="005E78CE"/>
    <w:rsid w:val="005F0C0D"/>
    <w:rsid w:val="005F0DE8"/>
    <w:rsid w:val="005F249C"/>
    <w:rsid w:val="005F27C9"/>
    <w:rsid w:val="005F2C35"/>
    <w:rsid w:val="005F2D98"/>
    <w:rsid w:val="005F2E42"/>
    <w:rsid w:val="005F3780"/>
    <w:rsid w:val="005F38E2"/>
    <w:rsid w:val="005F3F8E"/>
    <w:rsid w:val="005F3FF6"/>
    <w:rsid w:val="005F4355"/>
    <w:rsid w:val="005F44DA"/>
    <w:rsid w:val="005F46FA"/>
    <w:rsid w:val="005F4B29"/>
    <w:rsid w:val="005F557B"/>
    <w:rsid w:val="005F66DD"/>
    <w:rsid w:val="005F70F0"/>
    <w:rsid w:val="005F725E"/>
    <w:rsid w:val="005F737D"/>
    <w:rsid w:val="005F74F0"/>
    <w:rsid w:val="005F7B22"/>
    <w:rsid w:val="00600A0E"/>
    <w:rsid w:val="006011EF"/>
    <w:rsid w:val="00601CF8"/>
    <w:rsid w:val="0060219C"/>
    <w:rsid w:val="00604CE0"/>
    <w:rsid w:val="00604F4B"/>
    <w:rsid w:val="00605500"/>
    <w:rsid w:val="00605C52"/>
    <w:rsid w:val="00605E38"/>
    <w:rsid w:val="00605E4F"/>
    <w:rsid w:val="006060E0"/>
    <w:rsid w:val="00606290"/>
    <w:rsid w:val="00606305"/>
    <w:rsid w:val="006063F1"/>
    <w:rsid w:val="00606565"/>
    <w:rsid w:val="0060734D"/>
    <w:rsid w:val="00610FB5"/>
    <w:rsid w:val="006115C1"/>
    <w:rsid w:val="006118BC"/>
    <w:rsid w:val="006129C4"/>
    <w:rsid w:val="00612F36"/>
    <w:rsid w:val="006131B4"/>
    <w:rsid w:val="006133F7"/>
    <w:rsid w:val="006134F1"/>
    <w:rsid w:val="00613877"/>
    <w:rsid w:val="00613C2C"/>
    <w:rsid w:val="006146C6"/>
    <w:rsid w:val="00614A43"/>
    <w:rsid w:val="00615649"/>
    <w:rsid w:val="00615758"/>
    <w:rsid w:val="006171E1"/>
    <w:rsid w:val="00617231"/>
    <w:rsid w:val="006173D5"/>
    <w:rsid w:val="00617DA1"/>
    <w:rsid w:val="00617EDC"/>
    <w:rsid w:val="00620264"/>
    <w:rsid w:val="006202EF"/>
    <w:rsid w:val="00620D95"/>
    <w:rsid w:val="006219C9"/>
    <w:rsid w:val="00621AE4"/>
    <w:rsid w:val="00621C33"/>
    <w:rsid w:val="00622744"/>
    <w:rsid w:val="00622FFF"/>
    <w:rsid w:val="00623857"/>
    <w:rsid w:val="00623F0B"/>
    <w:rsid w:val="00624522"/>
    <w:rsid w:val="00624F48"/>
    <w:rsid w:val="00625175"/>
    <w:rsid w:val="00625716"/>
    <w:rsid w:val="00625A2B"/>
    <w:rsid w:val="00625B90"/>
    <w:rsid w:val="00625DCA"/>
    <w:rsid w:val="00626937"/>
    <w:rsid w:val="00626F16"/>
    <w:rsid w:val="006271CB"/>
    <w:rsid w:val="00627537"/>
    <w:rsid w:val="006278CE"/>
    <w:rsid w:val="00627905"/>
    <w:rsid w:val="00627BC5"/>
    <w:rsid w:val="00627FC9"/>
    <w:rsid w:val="0062D987"/>
    <w:rsid w:val="006303F3"/>
    <w:rsid w:val="00630CE0"/>
    <w:rsid w:val="0063132D"/>
    <w:rsid w:val="006317A4"/>
    <w:rsid w:val="006319A0"/>
    <w:rsid w:val="00631B8E"/>
    <w:rsid w:val="00633142"/>
    <w:rsid w:val="00634576"/>
    <w:rsid w:val="006357B9"/>
    <w:rsid w:val="00635B4E"/>
    <w:rsid w:val="00636DFF"/>
    <w:rsid w:val="0063740F"/>
    <w:rsid w:val="00637F13"/>
    <w:rsid w:val="006406D4"/>
    <w:rsid w:val="00640DC9"/>
    <w:rsid w:val="00640E5D"/>
    <w:rsid w:val="00641349"/>
    <w:rsid w:val="00641DDC"/>
    <w:rsid w:val="00642173"/>
    <w:rsid w:val="006422CF"/>
    <w:rsid w:val="00642EEE"/>
    <w:rsid w:val="0064302C"/>
    <w:rsid w:val="006433EF"/>
    <w:rsid w:val="00643DE5"/>
    <w:rsid w:val="0064437D"/>
    <w:rsid w:val="006443DF"/>
    <w:rsid w:val="006444F7"/>
    <w:rsid w:val="00644759"/>
    <w:rsid w:val="00644C02"/>
    <w:rsid w:val="00644D67"/>
    <w:rsid w:val="00646663"/>
    <w:rsid w:val="00647A96"/>
    <w:rsid w:val="00647C1D"/>
    <w:rsid w:val="00650240"/>
    <w:rsid w:val="006503E0"/>
    <w:rsid w:val="00650DB2"/>
    <w:rsid w:val="00650EE2"/>
    <w:rsid w:val="006525BA"/>
    <w:rsid w:val="00652BAA"/>
    <w:rsid w:val="00652DFE"/>
    <w:rsid w:val="00652EE3"/>
    <w:rsid w:val="0065461D"/>
    <w:rsid w:val="00654C2E"/>
    <w:rsid w:val="00654CF5"/>
    <w:rsid w:val="006552A2"/>
    <w:rsid w:val="006554F0"/>
    <w:rsid w:val="00655601"/>
    <w:rsid w:val="00655B01"/>
    <w:rsid w:val="0065605D"/>
    <w:rsid w:val="006570F9"/>
    <w:rsid w:val="006579B4"/>
    <w:rsid w:val="00657CD6"/>
    <w:rsid w:val="00660FCE"/>
    <w:rsid w:val="00661A8D"/>
    <w:rsid w:val="006626C0"/>
    <w:rsid w:val="006626D0"/>
    <w:rsid w:val="00662CF1"/>
    <w:rsid w:val="00664E5B"/>
    <w:rsid w:val="00664EE6"/>
    <w:rsid w:val="00665497"/>
    <w:rsid w:val="006667F8"/>
    <w:rsid w:val="00666D07"/>
    <w:rsid w:val="00666E5A"/>
    <w:rsid w:val="00666F0F"/>
    <w:rsid w:val="00666FCC"/>
    <w:rsid w:val="00667CBF"/>
    <w:rsid w:val="00670FEE"/>
    <w:rsid w:val="0067155B"/>
    <w:rsid w:val="006717F0"/>
    <w:rsid w:val="00671BB3"/>
    <w:rsid w:val="00671D54"/>
    <w:rsid w:val="00671D5D"/>
    <w:rsid w:val="00671EAE"/>
    <w:rsid w:val="00672531"/>
    <w:rsid w:val="006733A6"/>
    <w:rsid w:val="006738A6"/>
    <w:rsid w:val="00673B5E"/>
    <w:rsid w:val="00673C49"/>
    <w:rsid w:val="00673E8B"/>
    <w:rsid w:val="006744C0"/>
    <w:rsid w:val="006748E9"/>
    <w:rsid w:val="00674FBB"/>
    <w:rsid w:val="00675370"/>
    <w:rsid w:val="00676125"/>
    <w:rsid w:val="00676163"/>
    <w:rsid w:val="006764D2"/>
    <w:rsid w:val="006769E8"/>
    <w:rsid w:val="00677E60"/>
    <w:rsid w:val="006804DE"/>
    <w:rsid w:val="00680971"/>
    <w:rsid w:val="00680B2A"/>
    <w:rsid w:val="00681197"/>
    <w:rsid w:val="006813B1"/>
    <w:rsid w:val="006827C6"/>
    <w:rsid w:val="0068449F"/>
    <w:rsid w:val="00684B49"/>
    <w:rsid w:val="00684B6F"/>
    <w:rsid w:val="00684EB6"/>
    <w:rsid w:val="0068525C"/>
    <w:rsid w:val="00685427"/>
    <w:rsid w:val="0068691A"/>
    <w:rsid w:val="00687631"/>
    <w:rsid w:val="00687F79"/>
    <w:rsid w:val="00690F16"/>
    <w:rsid w:val="006916AF"/>
    <w:rsid w:val="006916C9"/>
    <w:rsid w:val="00691CBE"/>
    <w:rsid w:val="00692635"/>
    <w:rsid w:val="006929A0"/>
    <w:rsid w:val="00692D77"/>
    <w:rsid w:val="006933A1"/>
    <w:rsid w:val="00694381"/>
    <w:rsid w:val="00694A53"/>
    <w:rsid w:val="00694C3B"/>
    <w:rsid w:val="00694D91"/>
    <w:rsid w:val="006952C3"/>
    <w:rsid w:val="00695572"/>
    <w:rsid w:val="00695B75"/>
    <w:rsid w:val="00695E30"/>
    <w:rsid w:val="006972E9"/>
    <w:rsid w:val="0069746A"/>
    <w:rsid w:val="00697797"/>
    <w:rsid w:val="00697F07"/>
    <w:rsid w:val="006A0340"/>
    <w:rsid w:val="006A0397"/>
    <w:rsid w:val="006A093F"/>
    <w:rsid w:val="006A0E17"/>
    <w:rsid w:val="006A10C3"/>
    <w:rsid w:val="006A178F"/>
    <w:rsid w:val="006A19F9"/>
    <w:rsid w:val="006A23D0"/>
    <w:rsid w:val="006A27F9"/>
    <w:rsid w:val="006A2859"/>
    <w:rsid w:val="006A2A33"/>
    <w:rsid w:val="006A2E5C"/>
    <w:rsid w:val="006A322E"/>
    <w:rsid w:val="006A332D"/>
    <w:rsid w:val="006A33C7"/>
    <w:rsid w:val="006A3F73"/>
    <w:rsid w:val="006A4858"/>
    <w:rsid w:val="006A4C7E"/>
    <w:rsid w:val="006A5266"/>
    <w:rsid w:val="006A5A0D"/>
    <w:rsid w:val="006A5D87"/>
    <w:rsid w:val="006A6413"/>
    <w:rsid w:val="006A6D28"/>
    <w:rsid w:val="006A6DDD"/>
    <w:rsid w:val="006A7455"/>
    <w:rsid w:val="006A74CC"/>
    <w:rsid w:val="006A7B5D"/>
    <w:rsid w:val="006B01AA"/>
    <w:rsid w:val="006B02EC"/>
    <w:rsid w:val="006B03CD"/>
    <w:rsid w:val="006B0452"/>
    <w:rsid w:val="006B0F70"/>
    <w:rsid w:val="006B2100"/>
    <w:rsid w:val="006B210F"/>
    <w:rsid w:val="006B21C8"/>
    <w:rsid w:val="006B22EC"/>
    <w:rsid w:val="006B25A6"/>
    <w:rsid w:val="006B29EC"/>
    <w:rsid w:val="006B36D3"/>
    <w:rsid w:val="006B4216"/>
    <w:rsid w:val="006B4463"/>
    <w:rsid w:val="006B4EA7"/>
    <w:rsid w:val="006B5299"/>
    <w:rsid w:val="006B52AA"/>
    <w:rsid w:val="006B5406"/>
    <w:rsid w:val="006B59B1"/>
    <w:rsid w:val="006B6456"/>
    <w:rsid w:val="006B65E5"/>
    <w:rsid w:val="006B67A3"/>
    <w:rsid w:val="006B74A7"/>
    <w:rsid w:val="006B74C1"/>
    <w:rsid w:val="006B771F"/>
    <w:rsid w:val="006B7CEC"/>
    <w:rsid w:val="006B7D27"/>
    <w:rsid w:val="006C01C8"/>
    <w:rsid w:val="006C0A7A"/>
    <w:rsid w:val="006C0CDA"/>
    <w:rsid w:val="006C1411"/>
    <w:rsid w:val="006C1BC1"/>
    <w:rsid w:val="006C1D59"/>
    <w:rsid w:val="006C2246"/>
    <w:rsid w:val="006C2577"/>
    <w:rsid w:val="006C260B"/>
    <w:rsid w:val="006C278C"/>
    <w:rsid w:val="006C2798"/>
    <w:rsid w:val="006C2C9B"/>
    <w:rsid w:val="006C3323"/>
    <w:rsid w:val="006C356E"/>
    <w:rsid w:val="006C3B70"/>
    <w:rsid w:val="006C44A4"/>
    <w:rsid w:val="006C4A90"/>
    <w:rsid w:val="006C5E45"/>
    <w:rsid w:val="006C5F26"/>
    <w:rsid w:val="006C614F"/>
    <w:rsid w:val="006C76D7"/>
    <w:rsid w:val="006C7861"/>
    <w:rsid w:val="006CC45D"/>
    <w:rsid w:val="006D0CA1"/>
    <w:rsid w:val="006D0CB1"/>
    <w:rsid w:val="006D1287"/>
    <w:rsid w:val="006D197B"/>
    <w:rsid w:val="006D20D9"/>
    <w:rsid w:val="006D2560"/>
    <w:rsid w:val="006D2E5B"/>
    <w:rsid w:val="006D477C"/>
    <w:rsid w:val="006D4788"/>
    <w:rsid w:val="006D52CF"/>
    <w:rsid w:val="006D5412"/>
    <w:rsid w:val="006D59C0"/>
    <w:rsid w:val="006D5D85"/>
    <w:rsid w:val="006D6125"/>
    <w:rsid w:val="006D66D7"/>
    <w:rsid w:val="006D6CB8"/>
    <w:rsid w:val="006D7268"/>
    <w:rsid w:val="006D7504"/>
    <w:rsid w:val="006D799E"/>
    <w:rsid w:val="006D8683"/>
    <w:rsid w:val="006E0479"/>
    <w:rsid w:val="006E05D4"/>
    <w:rsid w:val="006E0873"/>
    <w:rsid w:val="006E0FEA"/>
    <w:rsid w:val="006E1079"/>
    <w:rsid w:val="006E133B"/>
    <w:rsid w:val="006E13B9"/>
    <w:rsid w:val="006E38D3"/>
    <w:rsid w:val="006E3E11"/>
    <w:rsid w:val="006E43B4"/>
    <w:rsid w:val="006E4434"/>
    <w:rsid w:val="006E45F2"/>
    <w:rsid w:val="006E4861"/>
    <w:rsid w:val="006E5213"/>
    <w:rsid w:val="006E56D1"/>
    <w:rsid w:val="006E5873"/>
    <w:rsid w:val="006E5FA9"/>
    <w:rsid w:val="006E6238"/>
    <w:rsid w:val="006E7799"/>
    <w:rsid w:val="006F065E"/>
    <w:rsid w:val="006F07E6"/>
    <w:rsid w:val="006F0A1E"/>
    <w:rsid w:val="006F0D43"/>
    <w:rsid w:val="006F1897"/>
    <w:rsid w:val="006F1ACF"/>
    <w:rsid w:val="006F2085"/>
    <w:rsid w:val="006F25D2"/>
    <w:rsid w:val="006F32A0"/>
    <w:rsid w:val="006F3473"/>
    <w:rsid w:val="006F34C3"/>
    <w:rsid w:val="006F3952"/>
    <w:rsid w:val="006F50C5"/>
    <w:rsid w:val="006F5181"/>
    <w:rsid w:val="006F6DD6"/>
    <w:rsid w:val="006F73F4"/>
    <w:rsid w:val="007006A2"/>
    <w:rsid w:val="00700D07"/>
    <w:rsid w:val="0070110F"/>
    <w:rsid w:val="00701304"/>
    <w:rsid w:val="0070139E"/>
    <w:rsid w:val="00701565"/>
    <w:rsid w:val="00701E2E"/>
    <w:rsid w:val="00702104"/>
    <w:rsid w:val="00702124"/>
    <w:rsid w:val="007021A8"/>
    <w:rsid w:val="007023E3"/>
    <w:rsid w:val="00702B78"/>
    <w:rsid w:val="007034CC"/>
    <w:rsid w:val="007034F8"/>
    <w:rsid w:val="00704142"/>
    <w:rsid w:val="00704144"/>
    <w:rsid w:val="007042E0"/>
    <w:rsid w:val="00705133"/>
    <w:rsid w:val="00705310"/>
    <w:rsid w:val="00705DEF"/>
    <w:rsid w:val="0071013A"/>
    <w:rsid w:val="00710870"/>
    <w:rsid w:val="0071121F"/>
    <w:rsid w:val="0071228D"/>
    <w:rsid w:val="00712572"/>
    <w:rsid w:val="00712BA2"/>
    <w:rsid w:val="007131E5"/>
    <w:rsid w:val="00713403"/>
    <w:rsid w:val="007136B7"/>
    <w:rsid w:val="007154DE"/>
    <w:rsid w:val="00715C21"/>
    <w:rsid w:val="00716169"/>
    <w:rsid w:val="00716383"/>
    <w:rsid w:val="00716775"/>
    <w:rsid w:val="00717378"/>
    <w:rsid w:val="007177A7"/>
    <w:rsid w:val="00717D85"/>
    <w:rsid w:val="0072070C"/>
    <w:rsid w:val="00721C12"/>
    <w:rsid w:val="007228F4"/>
    <w:rsid w:val="00722B84"/>
    <w:rsid w:val="00723B4B"/>
    <w:rsid w:val="00723C84"/>
    <w:rsid w:val="00723E4D"/>
    <w:rsid w:val="0072405D"/>
    <w:rsid w:val="00724160"/>
    <w:rsid w:val="00724436"/>
    <w:rsid w:val="00725276"/>
    <w:rsid w:val="007253D1"/>
    <w:rsid w:val="0072549B"/>
    <w:rsid w:val="007260D7"/>
    <w:rsid w:val="007261CE"/>
    <w:rsid w:val="00727B51"/>
    <w:rsid w:val="00730859"/>
    <w:rsid w:val="0073113B"/>
    <w:rsid w:val="007317D3"/>
    <w:rsid w:val="0073186A"/>
    <w:rsid w:val="0073271C"/>
    <w:rsid w:val="007327A2"/>
    <w:rsid w:val="00732A4F"/>
    <w:rsid w:val="00732C77"/>
    <w:rsid w:val="007339A0"/>
    <w:rsid w:val="00733D8D"/>
    <w:rsid w:val="0073420D"/>
    <w:rsid w:val="00734256"/>
    <w:rsid w:val="00734A97"/>
    <w:rsid w:val="00735D55"/>
    <w:rsid w:val="00735DFB"/>
    <w:rsid w:val="007361B9"/>
    <w:rsid w:val="007362E7"/>
    <w:rsid w:val="00736B9E"/>
    <w:rsid w:val="00737600"/>
    <w:rsid w:val="00737892"/>
    <w:rsid w:val="007378B2"/>
    <w:rsid w:val="00740B07"/>
    <w:rsid w:val="00741354"/>
    <w:rsid w:val="00741CC7"/>
    <w:rsid w:val="00742166"/>
    <w:rsid w:val="0074241C"/>
    <w:rsid w:val="00742C13"/>
    <w:rsid w:val="00743830"/>
    <w:rsid w:val="00743CE6"/>
    <w:rsid w:val="007450E4"/>
    <w:rsid w:val="00745715"/>
    <w:rsid w:val="00745839"/>
    <w:rsid w:val="0074598E"/>
    <w:rsid w:val="00745E1C"/>
    <w:rsid w:val="00745EF7"/>
    <w:rsid w:val="00747165"/>
    <w:rsid w:val="00747285"/>
    <w:rsid w:val="007472E1"/>
    <w:rsid w:val="007473BF"/>
    <w:rsid w:val="007479BF"/>
    <w:rsid w:val="007503BF"/>
    <w:rsid w:val="00751A22"/>
    <w:rsid w:val="0075214A"/>
    <w:rsid w:val="00752413"/>
    <w:rsid w:val="007524B0"/>
    <w:rsid w:val="007524B8"/>
    <w:rsid w:val="00752E5C"/>
    <w:rsid w:val="0075352C"/>
    <w:rsid w:val="00753751"/>
    <w:rsid w:val="007541BF"/>
    <w:rsid w:val="00755E67"/>
    <w:rsid w:val="0075621C"/>
    <w:rsid w:val="00756998"/>
    <w:rsid w:val="00757C56"/>
    <w:rsid w:val="00757E62"/>
    <w:rsid w:val="007605C0"/>
    <w:rsid w:val="00762248"/>
    <w:rsid w:val="00762A09"/>
    <w:rsid w:val="007630B6"/>
    <w:rsid w:val="007633EF"/>
    <w:rsid w:val="007638D7"/>
    <w:rsid w:val="00763D00"/>
    <w:rsid w:val="00764667"/>
    <w:rsid w:val="00765360"/>
    <w:rsid w:val="00765553"/>
    <w:rsid w:val="00765779"/>
    <w:rsid w:val="0076578A"/>
    <w:rsid w:val="00765883"/>
    <w:rsid w:val="0076590D"/>
    <w:rsid w:val="00765971"/>
    <w:rsid w:val="00765EE2"/>
    <w:rsid w:val="00766BC7"/>
    <w:rsid w:val="00767A63"/>
    <w:rsid w:val="007702CF"/>
    <w:rsid w:val="007704F6"/>
    <w:rsid w:val="007711F1"/>
    <w:rsid w:val="00771212"/>
    <w:rsid w:val="00771A68"/>
    <w:rsid w:val="00772565"/>
    <w:rsid w:val="00773425"/>
    <w:rsid w:val="00773F1C"/>
    <w:rsid w:val="00774DB2"/>
    <w:rsid w:val="0077567C"/>
    <w:rsid w:val="007760D3"/>
    <w:rsid w:val="00776471"/>
    <w:rsid w:val="00776C40"/>
    <w:rsid w:val="00777036"/>
    <w:rsid w:val="007778E8"/>
    <w:rsid w:val="00777AC8"/>
    <w:rsid w:val="007802C1"/>
    <w:rsid w:val="00780F38"/>
    <w:rsid w:val="0078110E"/>
    <w:rsid w:val="007811EC"/>
    <w:rsid w:val="00781584"/>
    <w:rsid w:val="007818D8"/>
    <w:rsid w:val="00781C75"/>
    <w:rsid w:val="00781FA2"/>
    <w:rsid w:val="007823B3"/>
    <w:rsid w:val="0078276F"/>
    <w:rsid w:val="00782833"/>
    <w:rsid w:val="00782CFE"/>
    <w:rsid w:val="00782D4B"/>
    <w:rsid w:val="00783EB6"/>
    <w:rsid w:val="00783F00"/>
    <w:rsid w:val="00783F28"/>
    <w:rsid w:val="007848C2"/>
    <w:rsid w:val="00784AE9"/>
    <w:rsid w:val="00784B99"/>
    <w:rsid w:val="0078540B"/>
    <w:rsid w:val="00785D7E"/>
    <w:rsid w:val="00786604"/>
    <w:rsid w:val="00786A64"/>
    <w:rsid w:val="00787DA4"/>
    <w:rsid w:val="0079042E"/>
    <w:rsid w:val="007907F4"/>
    <w:rsid w:val="007908A3"/>
    <w:rsid w:val="00790A3A"/>
    <w:rsid w:val="007917F7"/>
    <w:rsid w:val="00791EFA"/>
    <w:rsid w:val="00792658"/>
    <w:rsid w:val="007926F8"/>
    <w:rsid w:val="00792B14"/>
    <w:rsid w:val="00793431"/>
    <w:rsid w:val="00794519"/>
    <w:rsid w:val="00794804"/>
    <w:rsid w:val="00794F66"/>
    <w:rsid w:val="00795C60"/>
    <w:rsid w:val="00796466"/>
    <w:rsid w:val="0079698E"/>
    <w:rsid w:val="0079750E"/>
    <w:rsid w:val="00797642"/>
    <w:rsid w:val="007979DF"/>
    <w:rsid w:val="00797B6D"/>
    <w:rsid w:val="007A12A2"/>
    <w:rsid w:val="007A1623"/>
    <w:rsid w:val="007A1BC8"/>
    <w:rsid w:val="007A1CAF"/>
    <w:rsid w:val="007A2316"/>
    <w:rsid w:val="007A2773"/>
    <w:rsid w:val="007A33AD"/>
    <w:rsid w:val="007A35D1"/>
    <w:rsid w:val="007A441F"/>
    <w:rsid w:val="007A4C7F"/>
    <w:rsid w:val="007A5067"/>
    <w:rsid w:val="007A552F"/>
    <w:rsid w:val="007A5A0D"/>
    <w:rsid w:val="007A65B1"/>
    <w:rsid w:val="007A6B64"/>
    <w:rsid w:val="007A7C3C"/>
    <w:rsid w:val="007A7C8A"/>
    <w:rsid w:val="007A7F27"/>
    <w:rsid w:val="007B0325"/>
    <w:rsid w:val="007B074C"/>
    <w:rsid w:val="007B0B86"/>
    <w:rsid w:val="007B0DEC"/>
    <w:rsid w:val="007B112D"/>
    <w:rsid w:val="007B1461"/>
    <w:rsid w:val="007B1540"/>
    <w:rsid w:val="007B1693"/>
    <w:rsid w:val="007B2636"/>
    <w:rsid w:val="007B30DF"/>
    <w:rsid w:val="007B3F72"/>
    <w:rsid w:val="007B41BE"/>
    <w:rsid w:val="007B4572"/>
    <w:rsid w:val="007B4DD1"/>
    <w:rsid w:val="007B508C"/>
    <w:rsid w:val="007B5239"/>
    <w:rsid w:val="007B56FF"/>
    <w:rsid w:val="007B5A3F"/>
    <w:rsid w:val="007B5B9F"/>
    <w:rsid w:val="007B60E3"/>
    <w:rsid w:val="007B612F"/>
    <w:rsid w:val="007B6FFC"/>
    <w:rsid w:val="007B749B"/>
    <w:rsid w:val="007B7DC7"/>
    <w:rsid w:val="007B7F73"/>
    <w:rsid w:val="007C05C1"/>
    <w:rsid w:val="007C182C"/>
    <w:rsid w:val="007C20E4"/>
    <w:rsid w:val="007C218B"/>
    <w:rsid w:val="007C2DC4"/>
    <w:rsid w:val="007C32AB"/>
    <w:rsid w:val="007C3687"/>
    <w:rsid w:val="007C4B09"/>
    <w:rsid w:val="007C4E20"/>
    <w:rsid w:val="007C4E31"/>
    <w:rsid w:val="007C519F"/>
    <w:rsid w:val="007C5AD8"/>
    <w:rsid w:val="007C5D1D"/>
    <w:rsid w:val="007C5D9F"/>
    <w:rsid w:val="007C64C0"/>
    <w:rsid w:val="007C680C"/>
    <w:rsid w:val="007C6B27"/>
    <w:rsid w:val="007C7492"/>
    <w:rsid w:val="007C7A64"/>
    <w:rsid w:val="007C7AAD"/>
    <w:rsid w:val="007C7ADC"/>
    <w:rsid w:val="007D0A5D"/>
    <w:rsid w:val="007D197D"/>
    <w:rsid w:val="007D22DA"/>
    <w:rsid w:val="007D2AC1"/>
    <w:rsid w:val="007D3C56"/>
    <w:rsid w:val="007D3D8E"/>
    <w:rsid w:val="007D592D"/>
    <w:rsid w:val="007D5C44"/>
    <w:rsid w:val="007D603D"/>
    <w:rsid w:val="007D6A0D"/>
    <w:rsid w:val="007E015C"/>
    <w:rsid w:val="007E02FF"/>
    <w:rsid w:val="007E0A3B"/>
    <w:rsid w:val="007E296E"/>
    <w:rsid w:val="007E3563"/>
    <w:rsid w:val="007E405D"/>
    <w:rsid w:val="007E440A"/>
    <w:rsid w:val="007E4702"/>
    <w:rsid w:val="007E4CE3"/>
    <w:rsid w:val="007E666A"/>
    <w:rsid w:val="007E69CB"/>
    <w:rsid w:val="007E6DD1"/>
    <w:rsid w:val="007E7796"/>
    <w:rsid w:val="007F127E"/>
    <w:rsid w:val="007F1992"/>
    <w:rsid w:val="007F1F92"/>
    <w:rsid w:val="007F235F"/>
    <w:rsid w:val="007F2CF4"/>
    <w:rsid w:val="007F2F29"/>
    <w:rsid w:val="007F31F8"/>
    <w:rsid w:val="007F3614"/>
    <w:rsid w:val="007F369C"/>
    <w:rsid w:val="007F373E"/>
    <w:rsid w:val="007F3CB2"/>
    <w:rsid w:val="007F3E99"/>
    <w:rsid w:val="007F4B76"/>
    <w:rsid w:val="007F511E"/>
    <w:rsid w:val="007F5434"/>
    <w:rsid w:val="007F5CB1"/>
    <w:rsid w:val="007F6C67"/>
    <w:rsid w:val="007F6D7D"/>
    <w:rsid w:val="007F6D94"/>
    <w:rsid w:val="007F7A4E"/>
    <w:rsid w:val="00800835"/>
    <w:rsid w:val="00801507"/>
    <w:rsid w:val="0080169C"/>
    <w:rsid w:val="008029F3"/>
    <w:rsid w:val="00803612"/>
    <w:rsid w:val="00803AEB"/>
    <w:rsid w:val="00803B8F"/>
    <w:rsid w:val="00803EC9"/>
    <w:rsid w:val="008050FB"/>
    <w:rsid w:val="008057AF"/>
    <w:rsid w:val="0080599C"/>
    <w:rsid w:val="00806366"/>
    <w:rsid w:val="00806B72"/>
    <w:rsid w:val="00807CAD"/>
    <w:rsid w:val="00807CF0"/>
    <w:rsid w:val="00810227"/>
    <w:rsid w:val="00810A90"/>
    <w:rsid w:val="008111E2"/>
    <w:rsid w:val="00811209"/>
    <w:rsid w:val="008118E7"/>
    <w:rsid w:val="00811B68"/>
    <w:rsid w:val="00812598"/>
    <w:rsid w:val="00812F53"/>
    <w:rsid w:val="00814368"/>
    <w:rsid w:val="00815185"/>
    <w:rsid w:val="00815591"/>
    <w:rsid w:val="0081620B"/>
    <w:rsid w:val="00816406"/>
    <w:rsid w:val="00816468"/>
    <w:rsid w:val="00816602"/>
    <w:rsid w:val="00816AFA"/>
    <w:rsid w:val="00816B6F"/>
    <w:rsid w:val="00816C92"/>
    <w:rsid w:val="00817CE9"/>
    <w:rsid w:val="00817DA3"/>
    <w:rsid w:val="00817F9E"/>
    <w:rsid w:val="0082057B"/>
    <w:rsid w:val="0082135C"/>
    <w:rsid w:val="008215FB"/>
    <w:rsid w:val="008218C2"/>
    <w:rsid w:val="00821A8D"/>
    <w:rsid w:val="00821E82"/>
    <w:rsid w:val="008226BE"/>
    <w:rsid w:val="00822EA4"/>
    <w:rsid w:val="00823066"/>
    <w:rsid w:val="00823898"/>
    <w:rsid w:val="00823B06"/>
    <w:rsid w:val="0082410F"/>
    <w:rsid w:val="00824657"/>
    <w:rsid w:val="00824BEC"/>
    <w:rsid w:val="0082523D"/>
    <w:rsid w:val="00825704"/>
    <w:rsid w:val="008266D9"/>
    <w:rsid w:val="00826873"/>
    <w:rsid w:val="00826F4D"/>
    <w:rsid w:val="008277A8"/>
    <w:rsid w:val="008277FC"/>
    <w:rsid w:val="00827DB2"/>
    <w:rsid w:val="00830178"/>
    <w:rsid w:val="008301DC"/>
    <w:rsid w:val="008304B3"/>
    <w:rsid w:val="00830D0D"/>
    <w:rsid w:val="0083105D"/>
    <w:rsid w:val="00831951"/>
    <w:rsid w:val="00831AF8"/>
    <w:rsid w:val="00832D41"/>
    <w:rsid w:val="00832F21"/>
    <w:rsid w:val="00833356"/>
    <w:rsid w:val="00833728"/>
    <w:rsid w:val="00833C2B"/>
    <w:rsid w:val="00833E47"/>
    <w:rsid w:val="00834301"/>
    <w:rsid w:val="00834CA3"/>
    <w:rsid w:val="00835CFF"/>
    <w:rsid w:val="00836069"/>
    <w:rsid w:val="00837858"/>
    <w:rsid w:val="00837976"/>
    <w:rsid w:val="00840569"/>
    <w:rsid w:val="00840D47"/>
    <w:rsid w:val="008417A3"/>
    <w:rsid w:val="00841B61"/>
    <w:rsid w:val="00842E3C"/>
    <w:rsid w:val="00843449"/>
    <w:rsid w:val="008437D0"/>
    <w:rsid w:val="00843D00"/>
    <w:rsid w:val="00843D71"/>
    <w:rsid w:val="0084449F"/>
    <w:rsid w:val="00845A35"/>
    <w:rsid w:val="00845BAC"/>
    <w:rsid w:val="00845EC4"/>
    <w:rsid w:val="008461DE"/>
    <w:rsid w:val="0084640B"/>
    <w:rsid w:val="008466EA"/>
    <w:rsid w:val="00846734"/>
    <w:rsid w:val="00847680"/>
    <w:rsid w:val="008476BF"/>
    <w:rsid w:val="00850796"/>
    <w:rsid w:val="00850C7E"/>
    <w:rsid w:val="008516C3"/>
    <w:rsid w:val="00852F0D"/>
    <w:rsid w:val="00853504"/>
    <w:rsid w:val="00853A28"/>
    <w:rsid w:val="00853ACD"/>
    <w:rsid w:val="00853B3E"/>
    <w:rsid w:val="00853F92"/>
    <w:rsid w:val="00854051"/>
    <w:rsid w:val="008546C8"/>
    <w:rsid w:val="0085478D"/>
    <w:rsid w:val="00855E6F"/>
    <w:rsid w:val="00855EE9"/>
    <w:rsid w:val="00855F5C"/>
    <w:rsid w:val="0085630B"/>
    <w:rsid w:val="008564AF"/>
    <w:rsid w:val="0085724B"/>
    <w:rsid w:val="00857F13"/>
    <w:rsid w:val="00861AFB"/>
    <w:rsid w:val="00861C65"/>
    <w:rsid w:val="0086210A"/>
    <w:rsid w:val="0086218B"/>
    <w:rsid w:val="008621E3"/>
    <w:rsid w:val="008629C4"/>
    <w:rsid w:val="00862E23"/>
    <w:rsid w:val="008631C3"/>
    <w:rsid w:val="00863F24"/>
    <w:rsid w:val="008644DF"/>
    <w:rsid w:val="00864705"/>
    <w:rsid w:val="0086489B"/>
    <w:rsid w:val="008648C4"/>
    <w:rsid w:val="00865191"/>
    <w:rsid w:val="0086582D"/>
    <w:rsid w:val="00866155"/>
    <w:rsid w:val="00866675"/>
    <w:rsid w:val="00866B5F"/>
    <w:rsid w:val="00866F2B"/>
    <w:rsid w:val="00867CA8"/>
    <w:rsid w:val="00867D94"/>
    <w:rsid w:val="00870C4B"/>
    <w:rsid w:val="00870CDA"/>
    <w:rsid w:val="00870F73"/>
    <w:rsid w:val="0087138B"/>
    <w:rsid w:val="00871D8E"/>
    <w:rsid w:val="0087261B"/>
    <w:rsid w:val="00873EE7"/>
    <w:rsid w:val="00873F1B"/>
    <w:rsid w:val="008742ED"/>
    <w:rsid w:val="00874526"/>
    <w:rsid w:val="008749C1"/>
    <w:rsid w:val="00874D51"/>
    <w:rsid w:val="00875DCA"/>
    <w:rsid w:val="0087631B"/>
    <w:rsid w:val="00876BC8"/>
    <w:rsid w:val="008778FD"/>
    <w:rsid w:val="00877AA2"/>
    <w:rsid w:val="00880067"/>
    <w:rsid w:val="00880434"/>
    <w:rsid w:val="008806B7"/>
    <w:rsid w:val="00880718"/>
    <w:rsid w:val="00880923"/>
    <w:rsid w:val="00880942"/>
    <w:rsid w:val="00880D86"/>
    <w:rsid w:val="00880E70"/>
    <w:rsid w:val="00881FC9"/>
    <w:rsid w:val="008829CA"/>
    <w:rsid w:val="00882ED5"/>
    <w:rsid w:val="008838F2"/>
    <w:rsid w:val="00883B11"/>
    <w:rsid w:val="00883D1F"/>
    <w:rsid w:val="008855A1"/>
    <w:rsid w:val="008859B2"/>
    <w:rsid w:val="00885FAD"/>
    <w:rsid w:val="00886CF4"/>
    <w:rsid w:val="00887394"/>
    <w:rsid w:val="008875C0"/>
    <w:rsid w:val="00887D8E"/>
    <w:rsid w:val="00890B83"/>
    <w:rsid w:val="008910EF"/>
    <w:rsid w:val="008919B2"/>
    <w:rsid w:val="00891A6F"/>
    <w:rsid w:val="00891BD6"/>
    <w:rsid w:val="00891E52"/>
    <w:rsid w:val="00892715"/>
    <w:rsid w:val="00892B87"/>
    <w:rsid w:val="00893B3D"/>
    <w:rsid w:val="0089405C"/>
    <w:rsid w:val="00894712"/>
    <w:rsid w:val="00895BAC"/>
    <w:rsid w:val="00896050"/>
    <w:rsid w:val="00896582"/>
    <w:rsid w:val="008975D8"/>
    <w:rsid w:val="008A0995"/>
    <w:rsid w:val="008A0A35"/>
    <w:rsid w:val="008A0B0E"/>
    <w:rsid w:val="008A0D95"/>
    <w:rsid w:val="008A14C8"/>
    <w:rsid w:val="008A17FE"/>
    <w:rsid w:val="008A1A2B"/>
    <w:rsid w:val="008A1CA7"/>
    <w:rsid w:val="008A2055"/>
    <w:rsid w:val="008A2B41"/>
    <w:rsid w:val="008A3363"/>
    <w:rsid w:val="008A33D3"/>
    <w:rsid w:val="008A34BD"/>
    <w:rsid w:val="008A4416"/>
    <w:rsid w:val="008A4421"/>
    <w:rsid w:val="008A4999"/>
    <w:rsid w:val="008A49C5"/>
    <w:rsid w:val="008A4A25"/>
    <w:rsid w:val="008A4E7C"/>
    <w:rsid w:val="008A4FD0"/>
    <w:rsid w:val="008A51FF"/>
    <w:rsid w:val="008A540A"/>
    <w:rsid w:val="008A5668"/>
    <w:rsid w:val="008A673C"/>
    <w:rsid w:val="008A6AE6"/>
    <w:rsid w:val="008A7034"/>
    <w:rsid w:val="008A7123"/>
    <w:rsid w:val="008A7CE8"/>
    <w:rsid w:val="008B0E2D"/>
    <w:rsid w:val="008B0EAF"/>
    <w:rsid w:val="008B1BDB"/>
    <w:rsid w:val="008B1D8B"/>
    <w:rsid w:val="008B2169"/>
    <w:rsid w:val="008B2562"/>
    <w:rsid w:val="008B2614"/>
    <w:rsid w:val="008B3B0F"/>
    <w:rsid w:val="008B3D68"/>
    <w:rsid w:val="008B3E2E"/>
    <w:rsid w:val="008B43C9"/>
    <w:rsid w:val="008B473E"/>
    <w:rsid w:val="008B4999"/>
    <w:rsid w:val="008B5A56"/>
    <w:rsid w:val="008B5FC0"/>
    <w:rsid w:val="008B5FFB"/>
    <w:rsid w:val="008B6489"/>
    <w:rsid w:val="008B6734"/>
    <w:rsid w:val="008B6806"/>
    <w:rsid w:val="008B6C0E"/>
    <w:rsid w:val="008B6D62"/>
    <w:rsid w:val="008B6D75"/>
    <w:rsid w:val="008B7258"/>
    <w:rsid w:val="008B7709"/>
    <w:rsid w:val="008C01D9"/>
    <w:rsid w:val="008C070E"/>
    <w:rsid w:val="008C079B"/>
    <w:rsid w:val="008C0872"/>
    <w:rsid w:val="008C17EE"/>
    <w:rsid w:val="008C18B4"/>
    <w:rsid w:val="008C1E8C"/>
    <w:rsid w:val="008C1FEC"/>
    <w:rsid w:val="008C230D"/>
    <w:rsid w:val="008C24F6"/>
    <w:rsid w:val="008C27AF"/>
    <w:rsid w:val="008C2840"/>
    <w:rsid w:val="008C3261"/>
    <w:rsid w:val="008C33F7"/>
    <w:rsid w:val="008C3A07"/>
    <w:rsid w:val="008C3C7E"/>
    <w:rsid w:val="008C3F9F"/>
    <w:rsid w:val="008C5092"/>
    <w:rsid w:val="008C707F"/>
    <w:rsid w:val="008C76DC"/>
    <w:rsid w:val="008D0191"/>
    <w:rsid w:val="008D09B1"/>
    <w:rsid w:val="008D0FCA"/>
    <w:rsid w:val="008D0FE9"/>
    <w:rsid w:val="008D16B3"/>
    <w:rsid w:val="008D1CF2"/>
    <w:rsid w:val="008D222D"/>
    <w:rsid w:val="008D22E5"/>
    <w:rsid w:val="008D2D9A"/>
    <w:rsid w:val="008D35D1"/>
    <w:rsid w:val="008D3CC2"/>
    <w:rsid w:val="008D4256"/>
    <w:rsid w:val="008D430A"/>
    <w:rsid w:val="008D4C46"/>
    <w:rsid w:val="008D4D25"/>
    <w:rsid w:val="008D530A"/>
    <w:rsid w:val="008D62B2"/>
    <w:rsid w:val="008D65A1"/>
    <w:rsid w:val="008D685B"/>
    <w:rsid w:val="008D6D1B"/>
    <w:rsid w:val="008D77AB"/>
    <w:rsid w:val="008D7FF3"/>
    <w:rsid w:val="008E147B"/>
    <w:rsid w:val="008E155F"/>
    <w:rsid w:val="008E1643"/>
    <w:rsid w:val="008E17F8"/>
    <w:rsid w:val="008E2503"/>
    <w:rsid w:val="008E261E"/>
    <w:rsid w:val="008E3580"/>
    <w:rsid w:val="008E46FC"/>
    <w:rsid w:val="008E4EC5"/>
    <w:rsid w:val="008E5256"/>
    <w:rsid w:val="008E5475"/>
    <w:rsid w:val="008E5B82"/>
    <w:rsid w:val="008E6B38"/>
    <w:rsid w:val="008E6C05"/>
    <w:rsid w:val="008E6F00"/>
    <w:rsid w:val="008E757E"/>
    <w:rsid w:val="008E7965"/>
    <w:rsid w:val="008E79A0"/>
    <w:rsid w:val="008E7ACC"/>
    <w:rsid w:val="008E7C9D"/>
    <w:rsid w:val="008F0530"/>
    <w:rsid w:val="008F0C8C"/>
    <w:rsid w:val="008F11EB"/>
    <w:rsid w:val="008F147D"/>
    <w:rsid w:val="008F1CD5"/>
    <w:rsid w:val="008F1EE9"/>
    <w:rsid w:val="008F215F"/>
    <w:rsid w:val="008F2222"/>
    <w:rsid w:val="008F25DF"/>
    <w:rsid w:val="008F2790"/>
    <w:rsid w:val="008F27F1"/>
    <w:rsid w:val="008F292F"/>
    <w:rsid w:val="008F2A9B"/>
    <w:rsid w:val="008F3740"/>
    <w:rsid w:val="008F3E9B"/>
    <w:rsid w:val="008F47CD"/>
    <w:rsid w:val="008F4D22"/>
    <w:rsid w:val="008F4E8C"/>
    <w:rsid w:val="008F5785"/>
    <w:rsid w:val="008F6305"/>
    <w:rsid w:val="008F6D9B"/>
    <w:rsid w:val="008F7D73"/>
    <w:rsid w:val="008F7ED8"/>
    <w:rsid w:val="008F7F64"/>
    <w:rsid w:val="00900C62"/>
    <w:rsid w:val="00900F33"/>
    <w:rsid w:val="00901245"/>
    <w:rsid w:val="00901E9D"/>
    <w:rsid w:val="009023C0"/>
    <w:rsid w:val="009026F9"/>
    <w:rsid w:val="009029A4"/>
    <w:rsid w:val="0090307C"/>
    <w:rsid w:val="009036B2"/>
    <w:rsid w:val="00903A4F"/>
    <w:rsid w:val="00903F12"/>
    <w:rsid w:val="00904751"/>
    <w:rsid w:val="009049EC"/>
    <w:rsid w:val="009059C1"/>
    <w:rsid w:val="00905B4D"/>
    <w:rsid w:val="009075D7"/>
    <w:rsid w:val="0090791B"/>
    <w:rsid w:val="00910DEA"/>
    <w:rsid w:val="0091189C"/>
    <w:rsid w:val="0091196A"/>
    <w:rsid w:val="009131EC"/>
    <w:rsid w:val="00913621"/>
    <w:rsid w:val="00913707"/>
    <w:rsid w:val="0091399E"/>
    <w:rsid w:val="00914836"/>
    <w:rsid w:val="00915269"/>
    <w:rsid w:val="00915FC9"/>
    <w:rsid w:val="00916109"/>
    <w:rsid w:val="00916D2F"/>
    <w:rsid w:val="00916D6F"/>
    <w:rsid w:val="009170D6"/>
    <w:rsid w:val="0091749C"/>
    <w:rsid w:val="00917EC1"/>
    <w:rsid w:val="0092024E"/>
    <w:rsid w:val="00920C33"/>
    <w:rsid w:val="00920ED6"/>
    <w:rsid w:val="00921833"/>
    <w:rsid w:val="00921DD0"/>
    <w:rsid w:val="009224FC"/>
    <w:rsid w:val="00923894"/>
    <w:rsid w:val="00924729"/>
    <w:rsid w:val="009251B7"/>
    <w:rsid w:val="009257AE"/>
    <w:rsid w:val="00925840"/>
    <w:rsid w:val="00926A8F"/>
    <w:rsid w:val="00927F13"/>
    <w:rsid w:val="0093019F"/>
    <w:rsid w:val="00930CA1"/>
    <w:rsid w:val="00930F1A"/>
    <w:rsid w:val="00931499"/>
    <w:rsid w:val="0093155A"/>
    <w:rsid w:val="00931D72"/>
    <w:rsid w:val="0093230F"/>
    <w:rsid w:val="009325E4"/>
    <w:rsid w:val="00932A02"/>
    <w:rsid w:val="00933179"/>
    <w:rsid w:val="00933264"/>
    <w:rsid w:val="00933846"/>
    <w:rsid w:val="00934613"/>
    <w:rsid w:val="00935032"/>
    <w:rsid w:val="00935045"/>
    <w:rsid w:val="009352C2"/>
    <w:rsid w:val="00936F76"/>
    <w:rsid w:val="009374A1"/>
    <w:rsid w:val="0093753E"/>
    <w:rsid w:val="00937E49"/>
    <w:rsid w:val="00937EEC"/>
    <w:rsid w:val="00937F63"/>
    <w:rsid w:val="0094068F"/>
    <w:rsid w:val="009417B7"/>
    <w:rsid w:val="0094191F"/>
    <w:rsid w:val="00941A33"/>
    <w:rsid w:val="00941C82"/>
    <w:rsid w:val="00941E93"/>
    <w:rsid w:val="009420BC"/>
    <w:rsid w:val="009426A4"/>
    <w:rsid w:val="00943032"/>
    <w:rsid w:val="00943754"/>
    <w:rsid w:val="009439AC"/>
    <w:rsid w:val="00943B8A"/>
    <w:rsid w:val="00943BEC"/>
    <w:rsid w:val="00943F60"/>
    <w:rsid w:val="00944477"/>
    <w:rsid w:val="0094470D"/>
    <w:rsid w:val="00945085"/>
    <w:rsid w:val="009452A7"/>
    <w:rsid w:val="0094559B"/>
    <w:rsid w:val="009455F0"/>
    <w:rsid w:val="0094586A"/>
    <w:rsid w:val="00946BA5"/>
    <w:rsid w:val="0094760A"/>
    <w:rsid w:val="0094763C"/>
    <w:rsid w:val="009477BF"/>
    <w:rsid w:val="009477DE"/>
    <w:rsid w:val="00947D4A"/>
    <w:rsid w:val="00947DF9"/>
    <w:rsid w:val="00947EF6"/>
    <w:rsid w:val="00947FFA"/>
    <w:rsid w:val="009502CB"/>
    <w:rsid w:val="00950997"/>
    <w:rsid w:val="0095118E"/>
    <w:rsid w:val="00951E05"/>
    <w:rsid w:val="009527CB"/>
    <w:rsid w:val="00952A9D"/>
    <w:rsid w:val="00953110"/>
    <w:rsid w:val="009532C8"/>
    <w:rsid w:val="00953427"/>
    <w:rsid w:val="00953647"/>
    <w:rsid w:val="00953807"/>
    <w:rsid w:val="00954CBF"/>
    <w:rsid w:val="0095582B"/>
    <w:rsid w:val="009558B6"/>
    <w:rsid w:val="00956567"/>
    <w:rsid w:val="00956F1C"/>
    <w:rsid w:val="009571B4"/>
    <w:rsid w:val="009573D4"/>
    <w:rsid w:val="00957AB2"/>
    <w:rsid w:val="00961D54"/>
    <w:rsid w:val="00962F2B"/>
    <w:rsid w:val="00962FC8"/>
    <w:rsid w:val="00963C81"/>
    <w:rsid w:val="00963E0B"/>
    <w:rsid w:val="00963F2F"/>
    <w:rsid w:val="00964133"/>
    <w:rsid w:val="00964694"/>
    <w:rsid w:val="00965545"/>
    <w:rsid w:val="009655C4"/>
    <w:rsid w:val="0096562D"/>
    <w:rsid w:val="00965732"/>
    <w:rsid w:val="00965CDC"/>
    <w:rsid w:val="0096627A"/>
    <w:rsid w:val="00966299"/>
    <w:rsid w:val="0096651D"/>
    <w:rsid w:val="0096659D"/>
    <w:rsid w:val="0096686A"/>
    <w:rsid w:val="00966EEA"/>
    <w:rsid w:val="009674CA"/>
    <w:rsid w:val="00970169"/>
    <w:rsid w:val="00970B9A"/>
    <w:rsid w:val="00972139"/>
    <w:rsid w:val="00972358"/>
    <w:rsid w:val="00972BD8"/>
    <w:rsid w:val="00972D45"/>
    <w:rsid w:val="00972E25"/>
    <w:rsid w:val="00972E4E"/>
    <w:rsid w:val="00975D8B"/>
    <w:rsid w:val="00976FB7"/>
    <w:rsid w:val="00977650"/>
    <w:rsid w:val="009806DA"/>
    <w:rsid w:val="00980CFE"/>
    <w:rsid w:val="00981338"/>
    <w:rsid w:val="00981C2E"/>
    <w:rsid w:val="0098226E"/>
    <w:rsid w:val="009826D3"/>
    <w:rsid w:val="00983307"/>
    <w:rsid w:val="009838D4"/>
    <w:rsid w:val="0098424A"/>
    <w:rsid w:val="0098424F"/>
    <w:rsid w:val="00984363"/>
    <w:rsid w:val="009848DE"/>
    <w:rsid w:val="009849E7"/>
    <w:rsid w:val="00985303"/>
    <w:rsid w:val="00985949"/>
    <w:rsid w:val="00985C79"/>
    <w:rsid w:val="00985EFD"/>
    <w:rsid w:val="00986862"/>
    <w:rsid w:val="00986A69"/>
    <w:rsid w:val="0098709C"/>
    <w:rsid w:val="00987DC3"/>
    <w:rsid w:val="00990093"/>
    <w:rsid w:val="009900E1"/>
    <w:rsid w:val="00990AC6"/>
    <w:rsid w:val="009916BD"/>
    <w:rsid w:val="00992A0E"/>
    <w:rsid w:val="00992F4F"/>
    <w:rsid w:val="009933F1"/>
    <w:rsid w:val="009937F5"/>
    <w:rsid w:val="00993820"/>
    <w:rsid w:val="009938D0"/>
    <w:rsid w:val="00994030"/>
    <w:rsid w:val="00995EED"/>
    <w:rsid w:val="00996451"/>
    <w:rsid w:val="0099649B"/>
    <w:rsid w:val="00996CA5"/>
    <w:rsid w:val="00997018"/>
    <w:rsid w:val="00997945"/>
    <w:rsid w:val="0099AB98"/>
    <w:rsid w:val="009A004D"/>
    <w:rsid w:val="009A019C"/>
    <w:rsid w:val="009A0227"/>
    <w:rsid w:val="009A0B2B"/>
    <w:rsid w:val="009A1326"/>
    <w:rsid w:val="009A1BCC"/>
    <w:rsid w:val="009A2458"/>
    <w:rsid w:val="009A2E46"/>
    <w:rsid w:val="009A304E"/>
    <w:rsid w:val="009A316E"/>
    <w:rsid w:val="009A46AC"/>
    <w:rsid w:val="009A4D3C"/>
    <w:rsid w:val="009A542A"/>
    <w:rsid w:val="009A5F81"/>
    <w:rsid w:val="009A6AD1"/>
    <w:rsid w:val="009A7CC0"/>
    <w:rsid w:val="009B026A"/>
    <w:rsid w:val="009B0CF7"/>
    <w:rsid w:val="009B106D"/>
    <w:rsid w:val="009B1968"/>
    <w:rsid w:val="009B1F7E"/>
    <w:rsid w:val="009B2C39"/>
    <w:rsid w:val="009B2F4D"/>
    <w:rsid w:val="009B45D2"/>
    <w:rsid w:val="009B4A40"/>
    <w:rsid w:val="009B589B"/>
    <w:rsid w:val="009B5C4E"/>
    <w:rsid w:val="009B68CA"/>
    <w:rsid w:val="009B6B6B"/>
    <w:rsid w:val="009B6EF3"/>
    <w:rsid w:val="009B7097"/>
    <w:rsid w:val="009B71AC"/>
    <w:rsid w:val="009B72FE"/>
    <w:rsid w:val="009B7728"/>
    <w:rsid w:val="009B78FD"/>
    <w:rsid w:val="009B7C1E"/>
    <w:rsid w:val="009C07E8"/>
    <w:rsid w:val="009C07EF"/>
    <w:rsid w:val="009C0B77"/>
    <w:rsid w:val="009C192F"/>
    <w:rsid w:val="009C1A4D"/>
    <w:rsid w:val="009C1BA0"/>
    <w:rsid w:val="009C22D8"/>
    <w:rsid w:val="009C25CE"/>
    <w:rsid w:val="009C287C"/>
    <w:rsid w:val="009C295A"/>
    <w:rsid w:val="009C2DCD"/>
    <w:rsid w:val="009C2FDB"/>
    <w:rsid w:val="009C4353"/>
    <w:rsid w:val="009C49B9"/>
    <w:rsid w:val="009C5C3B"/>
    <w:rsid w:val="009C602F"/>
    <w:rsid w:val="009C79C2"/>
    <w:rsid w:val="009C7AA2"/>
    <w:rsid w:val="009D049A"/>
    <w:rsid w:val="009D0882"/>
    <w:rsid w:val="009D0B24"/>
    <w:rsid w:val="009D0D64"/>
    <w:rsid w:val="009D113B"/>
    <w:rsid w:val="009D12BF"/>
    <w:rsid w:val="009D1870"/>
    <w:rsid w:val="009D29C4"/>
    <w:rsid w:val="009D36B3"/>
    <w:rsid w:val="009D4164"/>
    <w:rsid w:val="009D4B3C"/>
    <w:rsid w:val="009D554E"/>
    <w:rsid w:val="009D5979"/>
    <w:rsid w:val="009D6DFF"/>
    <w:rsid w:val="009D7268"/>
    <w:rsid w:val="009D778F"/>
    <w:rsid w:val="009D7B0C"/>
    <w:rsid w:val="009E0777"/>
    <w:rsid w:val="009E07F1"/>
    <w:rsid w:val="009E1895"/>
    <w:rsid w:val="009E190D"/>
    <w:rsid w:val="009E2043"/>
    <w:rsid w:val="009E25FF"/>
    <w:rsid w:val="009E2766"/>
    <w:rsid w:val="009E2C60"/>
    <w:rsid w:val="009E2DF4"/>
    <w:rsid w:val="009E3A60"/>
    <w:rsid w:val="009E3C96"/>
    <w:rsid w:val="009E3E52"/>
    <w:rsid w:val="009E3F03"/>
    <w:rsid w:val="009E4180"/>
    <w:rsid w:val="009E4AD3"/>
    <w:rsid w:val="009E4B78"/>
    <w:rsid w:val="009E4EC9"/>
    <w:rsid w:val="009E5FEE"/>
    <w:rsid w:val="009F0377"/>
    <w:rsid w:val="009F0B0A"/>
    <w:rsid w:val="009F10FF"/>
    <w:rsid w:val="009F1253"/>
    <w:rsid w:val="009F1397"/>
    <w:rsid w:val="009F139A"/>
    <w:rsid w:val="009F2301"/>
    <w:rsid w:val="009F25A6"/>
    <w:rsid w:val="009F2881"/>
    <w:rsid w:val="009F2D97"/>
    <w:rsid w:val="009F30C7"/>
    <w:rsid w:val="009F3309"/>
    <w:rsid w:val="009F34F2"/>
    <w:rsid w:val="009F3D0F"/>
    <w:rsid w:val="009F40A7"/>
    <w:rsid w:val="009F4202"/>
    <w:rsid w:val="009F4666"/>
    <w:rsid w:val="009F4ACF"/>
    <w:rsid w:val="009F4C9D"/>
    <w:rsid w:val="009F5230"/>
    <w:rsid w:val="009F5E01"/>
    <w:rsid w:val="009F5E9F"/>
    <w:rsid w:val="009F63CB"/>
    <w:rsid w:val="009F6B1F"/>
    <w:rsid w:val="009F7526"/>
    <w:rsid w:val="009F7620"/>
    <w:rsid w:val="009F7A84"/>
    <w:rsid w:val="009F7B82"/>
    <w:rsid w:val="009F7DC1"/>
    <w:rsid w:val="00A00418"/>
    <w:rsid w:val="00A0116D"/>
    <w:rsid w:val="00A01267"/>
    <w:rsid w:val="00A01607"/>
    <w:rsid w:val="00A016D9"/>
    <w:rsid w:val="00A01FB2"/>
    <w:rsid w:val="00A0200F"/>
    <w:rsid w:val="00A02016"/>
    <w:rsid w:val="00A02224"/>
    <w:rsid w:val="00A0335F"/>
    <w:rsid w:val="00A03848"/>
    <w:rsid w:val="00A03A90"/>
    <w:rsid w:val="00A03ABE"/>
    <w:rsid w:val="00A03B8B"/>
    <w:rsid w:val="00A03EC4"/>
    <w:rsid w:val="00A04918"/>
    <w:rsid w:val="00A04982"/>
    <w:rsid w:val="00A04D31"/>
    <w:rsid w:val="00A04F00"/>
    <w:rsid w:val="00A053CB"/>
    <w:rsid w:val="00A060C3"/>
    <w:rsid w:val="00A06115"/>
    <w:rsid w:val="00A06586"/>
    <w:rsid w:val="00A0724E"/>
    <w:rsid w:val="00A07540"/>
    <w:rsid w:val="00A1019A"/>
    <w:rsid w:val="00A11E58"/>
    <w:rsid w:val="00A12DD4"/>
    <w:rsid w:val="00A12EBD"/>
    <w:rsid w:val="00A135FB"/>
    <w:rsid w:val="00A13B68"/>
    <w:rsid w:val="00A14800"/>
    <w:rsid w:val="00A149F3"/>
    <w:rsid w:val="00A14B6B"/>
    <w:rsid w:val="00A14CFB"/>
    <w:rsid w:val="00A14D38"/>
    <w:rsid w:val="00A1503F"/>
    <w:rsid w:val="00A151AE"/>
    <w:rsid w:val="00A15C56"/>
    <w:rsid w:val="00A15C77"/>
    <w:rsid w:val="00A160BD"/>
    <w:rsid w:val="00A162D6"/>
    <w:rsid w:val="00A169A6"/>
    <w:rsid w:val="00A16C94"/>
    <w:rsid w:val="00A16F88"/>
    <w:rsid w:val="00A1717B"/>
    <w:rsid w:val="00A1777D"/>
    <w:rsid w:val="00A179A1"/>
    <w:rsid w:val="00A17AF3"/>
    <w:rsid w:val="00A17C62"/>
    <w:rsid w:val="00A17FB2"/>
    <w:rsid w:val="00A20284"/>
    <w:rsid w:val="00A20690"/>
    <w:rsid w:val="00A20FED"/>
    <w:rsid w:val="00A21347"/>
    <w:rsid w:val="00A213C5"/>
    <w:rsid w:val="00A21536"/>
    <w:rsid w:val="00A21A73"/>
    <w:rsid w:val="00A2245C"/>
    <w:rsid w:val="00A2270B"/>
    <w:rsid w:val="00A22F73"/>
    <w:rsid w:val="00A2310D"/>
    <w:rsid w:val="00A231BA"/>
    <w:rsid w:val="00A2370B"/>
    <w:rsid w:val="00A24B1A"/>
    <w:rsid w:val="00A25087"/>
    <w:rsid w:val="00A2529F"/>
    <w:rsid w:val="00A25B99"/>
    <w:rsid w:val="00A25D6F"/>
    <w:rsid w:val="00A26290"/>
    <w:rsid w:val="00A2635A"/>
    <w:rsid w:val="00A26C2F"/>
    <w:rsid w:val="00A26EDB"/>
    <w:rsid w:val="00A2724C"/>
    <w:rsid w:val="00A277C8"/>
    <w:rsid w:val="00A30951"/>
    <w:rsid w:val="00A3096F"/>
    <w:rsid w:val="00A324C8"/>
    <w:rsid w:val="00A32557"/>
    <w:rsid w:val="00A32E10"/>
    <w:rsid w:val="00A32F57"/>
    <w:rsid w:val="00A33770"/>
    <w:rsid w:val="00A34377"/>
    <w:rsid w:val="00A34469"/>
    <w:rsid w:val="00A34F4E"/>
    <w:rsid w:val="00A355D0"/>
    <w:rsid w:val="00A35E8F"/>
    <w:rsid w:val="00A35F80"/>
    <w:rsid w:val="00A35F87"/>
    <w:rsid w:val="00A362BB"/>
    <w:rsid w:val="00A3638B"/>
    <w:rsid w:val="00A3658C"/>
    <w:rsid w:val="00A368C1"/>
    <w:rsid w:val="00A36D40"/>
    <w:rsid w:val="00A36DBF"/>
    <w:rsid w:val="00A36F60"/>
    <w:rsid w:val="00A37057"/>
    <w:rsid w:val="00A37570"/>
    <w:rsid w:val="00A37DF6"/>
    <w:rsid w:val="00A42008"/>
    <w:rsid w:val="00A4232D"/>
    <w:rsid w:val="00A42829"/>
    <w:rsid w:val="00A433E9"/>
    <w:rsid w:val="00A43558"/>
    <w:rsid w:val="00A43F6D"/>
    <w:rsid w:val="00A4459A"/>
    <w:rsid w:val="00A44E3E"/>
    <w:rsid w:val="00A44F9E"/>
    <w:rsid w:val="00A45A27"/>
    <w:rsid w:val="00A45BDF"/>
    <w:rsid w:val="00A466F7"/>
    <w:rsid w:val="00A4696A"/>
    <w:rsid w:val="00A47949"/>
    <w:rsid w:val="00A47C73"/>
    <w:rsid w:val="00A50A15"/>
    <w:rsid w:val="00A51525"/>
    <w:rsid w:val="00A5163C"/>
    <w:rsid w:val="00A51D7C"/>
    <w:rsid w:val="00A5206B"/>
    <w:rsid w:val="00A520F6"/>
    <w:rsid w:val="00A52EC7"/>
    <w:rsid w:val="00A5308E"/>
    <w:rsid w:val="00A543AF"/>
    <w:rsid w:val="00A547B4"/>
    <w:rsid w:val="00A55F23"/>
    <w:rsid w:val="00A56058"/>
    <w:rsid w:val="00A564AB"/>
    <w:rsid w:val="00A564C2"/>
    <w:rsid w:val="00A56743"/>
    <w:rsid w:val="00A573DB"/>
    <w:rsid w:val="00A6031B"/>
    <w:rsid w:val="00A6045F"/>
    <w:rsid w:val="00A60BA6"/>
    <w:rsid w:val="00A613F0"/>
    <w:rsid w:val="00A61ABC"/>
    <w:rsid w:val="00A6234C"/>
    <w:rsid w:val="00A62AE8"/>
    <w:rsid w:val="00A63303"/>
    <w:rsid w:val="00A634EA"/>
    <w:rsid w:val="00A63760"/>
    <w:rsid w:val="00A63B2B"/>
    <w:rsid w:val="00A641DE"/>
    <w:rsid w:val="00A644AF"/>
    <w:rsid w:val="00A644E8"/>
    <w:rsid w:val="00A66078"/>
    <w:rsid w:val="00A6632B"/>
    <w:rsid w:val="00A66D7E"/>
    <w:rsid w:val="00A6759B"/>
    <w:rsid w:val="00A67667"/>
    <w:rsid w:val="00A67B0F"/>
    <w:rsid w:val="00A67EF5"/>
    <w:rsid w:val="00A67FFD"/>
    <w:rsid w:val="00A7003C"/>
    <w:rsid w:val="00A70B26"/>
    <w:rsid w:val="00A71059"/>
    <w:rsid w:val="00A710DF"/>
    <w:rsid w:val="00A71512"/>
    <w:rsid w:val="00A71776"/>
    <w:rsid w:val="00A71D6B"/>
    <w:rsid w:val="00A71F81"/>
    <w:rsid w:val="00A720FC"/>
    <w:rsid w:val="00A72247"/>
    <w:rsid w:val="00A72AB9"/>
    <w:rsid w:val="00A72F64"/>
    <w:rsid w:val="00A73D45"/>
    <w:rsid w:val="00A74A34"/>
    <w:rsid w:val="00A74A4D"/>
    <w:rsid w:val="00A75CCD"/>
    <w:rsid w:val="00A75E42"/>
    <w:rsid w:val="00A761CD"/>
    <w:rsid w:val="00A761F3"/>
    <w:rsid w:val="00A7625A"/>
    <w:rsid w:val="00A77725"/>
    <w:rsid w:val="00A779CC"/>
    <w:rsid w:val="00A77C9F"/>
    <w:rsid w:val="00A77CBF"/>
    <w:rsid w:val="00A80042"/>
    <w:rsid w:val="00A80A3E"/>
    <w:rsid w:val="00A82370"/>
    <w:rsid w:val="00A83016"/>
    <w:rsid w:val="00A833F4"/>
    <w:rsid w:val="00A83792"/>
    <w:rsid w:val="00A83BF9"/>
    <w:rsid w:val="00A844F2"/>
    <w:rsid w:val="00A855EF"/>
    <w:rsid w:val="00A864A1"/>
    <w:rsid w:val="00A86B65"/>
    <w:rsid w:val="00A90CB1"/>
    <w:rsid w:val="00A90DF7"/>
    <w:rsid w:val="00A91747"/>
    <w:rsid w:val="00A91854"/>
    <w:rsid w:val="00A92464"/>
    <w:rsid w:val="00A92824"/>
    <w:rsid w:val="00A9297B"/>
    <w:rsid w:val="00A92FB8"/>
    <w:rsid w:val="00A93981"/>
    <w:rsid w:val="00A94792"/>
    <w:rsid w:val="00A94816"/>
    <w:rsid w:val="00A94851"/>
    <w:rsid w:val="00A95519"/>
    <w:rsid w:val="00A959F4"/>
    <w:rsid w:val="00A96BF9"/>
    <w:rsid w:val="00A96E83"/>
    <w:rsid w:val="00A96E85"/>
    <w:rsid w:val="00A979EF"/>
    <w:rsid w:val="00A97A47"/>
    <w:rsid w:val="00AA0266"/>
    <w:rsid w:val="00AA056E"/>
    <w:rsid w:val="00AA11E9"/>
    <w:rsid w:val="00AA13E9"/>
    <w:rsid w:val="00AA1475"/>
    <w:rsid w:val="00AA1A17"/>
    <w:rsid w:val="00AA2035"/>
    <w:rsid w:val="00AA241E"/>
    <w:rsid w:val="00AA2D8B"/>
    <w:rsid w:val="00AA2EF9"/>
    <w:rsid w:val="00AA3383"/>
    <w:rsid w:val="00AA4657"/>
    <w:rsid w:val="00AA5FB3"/>
    <w:rsid w:val="00AA64D7"/>
    <w:rsid w:val="00AA6658"/>
    <w:rsid w:val="00AA72F1"/>
    <w:rsid w:val="00AA7C0D"/>
    <w:rsid w:val="00AA7F1D"/>
    <w:rsid w:val="00AB0108"/>
    <w:rsid w:val="00AB0198"/>
    <w:rsid w:val="00AB0A5F"/>
    <w:rsid w:val="00AB10B6"/>
    <w:rsid w:val="00AB1B9D"/>
    <w:rsid w:val="00AB2D74"/>
    <w:rsid w:val="00AB3182"/>
    <w:rsid w:val="00AB3703"/>
    <w:rsid w:val="00AB3E99"/>
    <w:rsid w:val="00AB4A35"/>
    <w:rsid w:val="00AB4B06"/>
    <w:rsid w:val="00AB4C18"/>
    <w:rsid w:val="00AB50CF"/>
    <w:rsid w:val="00AB5654"/>
    <w:rsid w:val="00AB5A5D"/>
    <w:rsid w:val="00AB6A31"/>
    <w:rsid w:val="00AB7657"/>
    <w:rsid w:val="00AB7802"/>
    <w:rsid w:val="00AC013F"/>
    <w:rsid w:val="00AC0358"/>
    <w:rsid w:val="00AC0E6F"/>
    <w:rsid w:val="00AC180E"/>
    <w:rsid w:val="00AC4476"/>
    <w:rsid w:val="00AC4905"/>
    <w:rsid w:val="00AC4B83"/>
    <w:rsid w:val="00AC56DA"/>
    <w:rsid w:val="00AC6976"/>
    <w:rsid w:val="00AC6F47"/>
    <w:rsid w:val="00AC6F77"/>
    <w:rsid w:val="00AC71A4"/>
    <w:rsid w:val="00AC7528"/>
    <w:rsid w:val="00AC793A"/>
    <w:rsid w:val="00AC7F87"/>
    <w:rsid w:val="00AD04F4"/>
    <w:rsid w:val="00AD0661"/>
    <w:rsid w:val="00AD0A58"/>
    <w:rsid w:val="00AD13EB"/>
    <w:rsid w:val="00AD2A68"/>
    <w:rsid w:val="00AD2B8F"/>
    <w:rsid w:val="00AD2FD6"/>
    <w:rsid w:val="00AD30EB"/>
    <w:rsid w:val="00AD32C2"/>
    <w:rsid w:val="00AD3729"/>
    <w:rsid w:val="00AD37F8"/>
    <w:rsid w:val="00AD3A74"/>
    <w:rsid w:val="00AD4867"/>
    <w:rsid w:val="00AD55C4"/>
    <w:rsid w:val="00AD5C0A"/>
    <w:rsid w:val="00AD5D95"/>
    <w:rsid w:val="00AD60D1"/>
    <w:rsid w:val="00AD62C8"/>
    <w:rsid w:val="00AD6634"/>
    <w:rsid w:val="00AD6BF0"/>
    <w:rsid w:val="00AD6F65"/>
    <w:rsid w:val="00AD76E4"/>
    <w:rsid w:val="00AD7911"/>
    <w:rsid w:val="00AE0924"/>
    <w:rsid w:val="00AE0A6A"/>
    <w:rsid w:val="00AE0D2A"/>
    <w:rsid w:val="00AE0E60"/>
    <w:rsid w:val="00AE145D"/>
    <w:rsid w:val="00AE14B1"/>
    <w:rsid w:val="00AE1BE4"/>
    <w:rsid w:val="00AE1EE8"/>
    <w:rsid w:val="00AE2E5B"/>
    <w:rsid w:val="00AE2FEF"/>
    <w:rsid w:val="00AE346E"/>
    <w:rsid w:val="00AE44B3"/>
    <w:rsid w:val="00AE45B9"/>
    <w:rsid w:val="00AE4DF8"/>
    <w:rsid w:val="00AE50D6"/>
    <w:rsid w:val="00AE5CC3"/>
    <w:rsid w:val="00AE61CB"/>
    <w:rsid w:val="00AE6353"/>
    <w:rsid w:val="00AE63EB"/>
    <w:rsid w:val="00AE6D2E"/>
    <w:rsid w:val="00AE74AB"/>
    <w:rsid w:val="00AE7DD8"/>
    <w:rsid w:val="00AF0481"/>
    <w:rsid w:val="00AF05AB"/>
    <w:rsid w:val="00AF0745"/>
    <w:rsid w:val="00AF13EF"/>
    <w:rsid w:val="00AF156B"/>
    <w:rsid w:val="00AF1B31"/>
    <w:rsid w:val="00AF2CA3"/>
    <w:rsid w:val="00AF3043"/>
    <w:rsid w:val="00AF32F2"/>
    <w:rsid w:val="00AF33D3"/>
    <w:rsid w:val="00AF38C9"/>
    <w:rsid w:val="00AF4055"/>
    <w:rsid w:val="00AF4415"/>
    <w:rsid w:val="00AF4488"/>
    <w:rsid w:val="00AF4580"/>
    <w:rsid w:val="00AF4DEB"/>
    <w:rsid w:val="00AF6167"/>
    <w:rsid w:val="00AF61DA"/>
    <w:rsid w:val="00AF6462"/>
    <w:rsid w:val="00AF7B87"/>
    <w:rsid w:val="00B0003A"/>
    <w:rsid w:val="00B00127"/>
    <w:rsid w:val="00B009E8"/>
    <w:rsid w:val="00B011C3"/>
    <w:rsid w:val="00B01EB2"/>
    <w:rsid w:val="00B02114"/>
    <w:rsid w:val="00B0226B"/>
    <w:rsid w:val="00B022E4"/>
    <w:rsid w:val="00B02A5F"/>
    <w:rsid w:val="00B02DCA"/>
    <w:rsid w:val="00B03059"/>
    <w:rsid w:val="00B0374B"/>
    <w:rsid w:val="00B03927"/>
    <w:rsid w:val="00B03A16"/>
    <w:rsid w:val="00B03D4B"/>
    <w:rsid w:val="00B03FEA"/>
    <w:rsid w:val="00B04EE8"/>
    <w:rsid w:val="00B05237"/>
    <w:rsid w:val="00B05EA7"/>
    <w:rsid w:val="00B0630C"/>
    <w:rsid w:val="00B06696"/>
    <w:rsid w:val="00B06B5B"/>
    <w:rsid w:val="00B06DF1"/>
    <w:rsid w:val="00B07313"/>
    <w:rsid w:val="00B074B4"/>
    <w:rsid w:val="00B07725"/>
    <w:rsid w:val="00B07BAC"/>
    <w:rsid w:val="00B1072A"/>
    <w:rsid w:val="00B10BF8"/>
    <w:rsid w:val="00B113EA"/>
    <w:rsid w:val="00B114C6"/>
    <w:rsid w:val="00B11A0C"/>
    <w:rsid w:val="00B11ABC"/>
    <w:rsid w:val="00B11D15"/>
    <w:rsid w:val="00B1206B"/>
    <w:rsid w:val="00B12539"/>
    <w:rsid w:val="00B12CCD"/>
    <w:rsid w:val="00B12D70"/>
    <w:rsid w:val="00B12F9C"/>
    <w:rsid w:val="00B1309A"/>
    <w:rsid w:val="00B1346F"/>
    <w:rsid w:val="00B134EE"/>
    <w:rsid w:val="00B13569"/>
    <w:rsid w:val="00B13B9D"/>
    <w:rsid w:val="00B13CFD"/>
    <w:rsid w:val="00B1474D"/>
    <w:rsid w:val="00B14A87"/>
    <w:rsid w:val="00B15484"/>
    <w:rsid w:val="00B1608B"/>
    <w:rsid w:val="00B168B6"/>
    <w:rsid w:val="00B168F6"/>
    <w:rsid w:val="00B16BF9"/>
    <w:rsid w:val="00B1755A"/>
    <w:rsid w:val="00B17620"/>
    <w:rsid w:val="00B17A43"/>
    <w:rsid w:val="00B17D04"/>
    <w:rsid w:val="00B20007"/>
    <w:rsid w:val="00B20195"/>
    <w:rsid w:val="00B208D0"/>
    <w:rsid w:val="00B20C19"/>
    <w:rsid w:val="00B21586"/>
    <w:rsid w:val="00B21BA0"/>
    <w:rsid w:val="00B223CC"/>
    <w:rsid w:val="00B2276C"/>
    <w:rsid w:val="00B23008"/>
    <w:rsid w:val="00B23489"/>
    <w:rsid w:val="00B235F8"/>
    <w:rsid w:val="00B24C97"/>
    <w:rsid w:val="00B24E45"/>
    <w:rsid w:val="00B25340"/>
    <w:rsid w:val="00B25835"/>
    <w:rsid w:val="00B25FA0"/>
    <w:rsid w:val="00B26431"/>
    <w:rsid w:val="00B264A4"/>
    <w:rsid w:val="00B274DD"/>
    <w:rsid w:val="00B308A3"/>
    <w:rsid w:val="00B30C17"/>
    <w:rsid w:val="00B30D2C"/>
    <w:rsid w:val="00B31059"/>
    <w:rsid w:val="00B3146C"/>
    <w:rsid w:val="00B3151A"/>
    <w:rsid w:val="00B31861"/>
    <w:rsid w:val="00B3240C"/>
    <w:rsid w:val="00B3352F"/>
    <w:rsid w:val="00B33B48"/>
    <w:rsid w:val="00B34011"/>
    <w:rsid w:val="00B340D9"/>
    <w:rsid w:val="00B34359"/>
    <w:rsid w:val="00B34726"/>
    <w:rsid w:val="00B348E9"/>
    <w:rsid w:val="00B3584E"/>
    <w:rsid w:val="00B35F9C"/>
    <w:rsid w:val="00B360A0"/>
    <w:rsid w:val="00B36845"/>
    <w:rsid w:val="00B36DB9"/>
    <w:rsid w:val="00B37E84"/>
    <w:rsid w:val="00B40E11"/>
    <w:rsid w:val="00B41703"/>
    <w:rsid w:val="00B4181E"/>
    <w:rsid w:val="00B41A2A"/>
    <w:rsid w:val="00B42CED"/>
    <w:rsid w:val="00B42DFF"/>
    <w:rsid w:val="00B461E7"/>
    <w:rsid w:val="00B47FC3"/>
    <w:rsid w:val="00B504E3"/>
    <w:rsid w:val="00B506EC"/>
    <w:rsid w:val="00B50DEE"/>
    <w:rsid w:val="00B514B0"/>
    <w:rsid w:val="00B51F67"/>
    <w:rsid w:val="00B523F6"/>
    <w:rsid w:val="00B537A6"/>
    <w:rsid w:val="00B53A09"/>
    <w:rsid w:val="00B53FB3"/>
    <w:rsid w:val="00B54158"/>
    <w:rsid w:val="00B54183"/>
    <w:rsid w:val="00B541B1"/>
    <w:rsid w:val="00B54A79"/>
    <w:rsid w:val="00B55282"/>
    <w:rsid w:val="00B55952"/>
    <w:rsid w:val="00B55B0E"/>
    <w:rsid w:val="00B569A9"/>
    <w:rsid w:val="00B56D3D"/>
    <w:rsid w:val="00B57874"/>
    <w:rsid w:val="00B57D04"/>
    <w:rsid w:val="00B5A6F6"/>
    <w:rsid w:val="00B60816"/>
    <w:rsid w:val="00B60A18"/>
    <w:rsid w:val="00B60CDD"/>
    <w:rsid w:val="00B61DAB"/>
    <w:rsid w:val="00B623CD"/>
    <w:rsid w:val="00B63023"/>
    <w:rsid w:val="00B6357D"/>
    <w:rsid w:val="00B63AEC"/>
    <w:rsid w:val="00B64914"/>
    <w:rsid w:val="00B65D5A"/>
    <w:rsid w:val="00B66B42"/>
    <w:rsid w:val="00B671CB"/>
    <w:rsid w:val="00B6762B"/>
    <w:rsid w:val="00B67937"/>
    <w:rsid w:val="00B67E96"/>
    <w:rsid w:val="00B67EFF"/>
    <w:rsid w:val="00B70B05"/>
    <w:rsid w:val="00B70DF1"/>
    <w:rsid w:val="00B70F14"/>
    <w:rsid w:val="00B71119"/>
    <w:rsid w:val="00B712C1"/>
    <w:rsid w:val="00B7158B"/>
    <w:rsid w:val="00B7252D"/>
    <w:rsid w:val="00B726BF"/>
    <w:rsid w:val="00B7405C"/>
    <w:rsid w:val="00B74119"/>
    <w:rsid w:val="00B74472"/>
    <w:rsid w:val="00B747BB"/>
    <w:rsid w:val="00B74A58"/>
    <w:rsid w:val="00B74CA2"/>
    <w:rsid w:val="00B755E7"/>
    <w:rsid w:val="00B7637B"/>
    <w:rsid w:val="00B76895"/>
    <w:rsid w:val="00B76ACF"/>
    <w:rsid w:val="00B77091"/>
    <w:rsid w:val="00B77720"/>
    <w:rsid w:val="00B77FE5"/>
    <w:rsid w:val="00B7EF69"/>
    <w:rsid w:val="00B8014F"/>
    <w:rsid w:val="00B80939"/>
    <w:rsid w:val="00B80BF6"/>
    <w:rsid w:val="00B80D34"/>
    <w:rsid w:val="00B80E85"/>
    <w:rsid w:val="00B810D2"/>
    <w:rsid w:val="00B819AD"/>
    <w:rsid w:val="00B82058"/>
    <w:rsid w:val="00B820AD"/>
    <w:rsid w:val="00B820C4"/>
    <w:rsid w:val="00B82485"/>
    <w:rsid w:val="00B824F0"/>
    <w:rsid w:val="00B82E33"/>
    <w:rsid w:val="00B83082"/>
    <w:rsid w:val="00B83457"/>
    <w:rsid w:val="00B835BF"/>
    <w:rsid w:val="00B8391B"/>
    <w:rsid w:val="00B842CB"/>
    <w:rsid w:val="00B84A45"/>
    <w:rsid w:val="00B84E13"/>
    <w:rsid w:val="00B84FD8"/>
    <w:rsid w:val="00B85344"/>
    <w:rsid w:val="00B85724"/>
    <w:rsid w:val="00B8585F"/>
    <w:rsid w:val="00B85B7C"/>
    <w:rsid w:val="00B85DF3"/>
    <w:rsid w:val="00B86D5E"/>
    <w:rsid w:val="00B87572"/>
    <w:rsid w:val="00B87E2D"/>
    <w:rsid w:val="00B90302"/>
    <w:rsid w:val="00B90D8E"/>
    <w:rsid w:val="00B91706"/>
    <w:rsid w:val="00B9197F"/>
    <w:rsid w:val="00B91C21"/>
    <w:rsid w:val="00B91C81"/>
    <w:rsid w:val="00B929BA"/>
    <w:rsid w:val="00B92AA2"/>
    <w:rsid w:val="00B93258"/>
    <w:rsid w:val="00B94029"/>
    <w:rsid w:val="00B94AB9"/>
    <w:rsid w:val="00B95A58"/>
    <w:rsid w:val="00B9667A"/>
    <w:rsid w:val="00B971E6"/>
    <w:rsid w:val="00B97527"/>
    <w:rsid w:val="00B97D5C"/>
    <w:rsid w:val="00B97EA7"/>
    <w:rsid w:val="00BA01FA"/>
    <w:rsid w:val="00BA0917"/>
    <w:rsid w:val="00BA09E5"/>
    <w:rsid w:val="00BA20A9"/>
    <w:rsid w:val="00BA2756"/>
    <w:rsid w:val="00BA2EEC"/>
    <w:rsid w:val="00BA38FE"/>
    <w:rsid w:val="00BA3E72"/>
    <w:rsid w:val="00BA45A0"/>
    <w:rsid w:val="00BA5A31"/>
    <w:rsid w:val="00BA5CB8"/>
    <w:rsid w:val="00BA7585"/>
    <w:rsid w:val="00BA75E6"/>
    <w:rsid w:val="00BA7A80"/>
    <w:rsid w:val="00BA7D0F"/>
    <w:rsid w:val="00BB052A"/>
    <w:rsid w:val="00BB064E"/>
    <w:rsid w:val="00BB0CF0"/>
    <w:rsid w:val="00BB0D70"/>
    <w:rsid w:val="00BB0E70"/>
    <w:rsid w:val="00BB0EBA"/>
    <w:rsid w:val="00BB0FD1"/>
    <w:rsid w:val="00BB12A6"/>
    <w:rsid w:val="00BB1AD4"/>
    <w:rsid w:val="00BB2B08"/>
    <w:rsid w:val="00BB2C1A"/>
    <w:rsid w:val="00BB3F6C"/>
    <w:rsid w:val="00BB4161"/>
    <w:rsid w:val="00BB4880"/>
    <w:rsid w:val="00BB4953"/>
    <w:rsid w:val="00BB4C93"/>
    <w:rsid w:val="00BB5CB6"/>
    <w:rsid w:val="00BB5E97"/>
    <w:rsid w:val="00BB6B0F"/>
    <w:rsid w:val="00BB6D7D"/>
    <w:rsid w:val="00BB6EE3"/>
    <w:rsid w:val="00BB78A1"/>
    <w:rsid w:val="00BB79E6"/>
    <w:rsid w:val="00BB7D38"/>
    <w:rsid w:val="00BC0922"/>
    <w:rsid w:val="00BC14E8"/>
    <w:rsid w:val="00BC1B17"/>
    <w:rsid w:val="00BC1B4E"/>
    <w:rsid w:val="00BC2739"/>
    <w:rsid w:val="00BC2D45"/>
    <w:rsid w:val="00BC33B4"/>
    <w:rsid w:val="00BC34A2"/>
    <w:rsid w:val="00BC5075"/>
    <w:rsid w:val="00BC50D3"/>
    <w:rsid w:val="00BC5385"/>
    <w:rsid w:val="00BC5846"/>
    <w:rsid w:val="00BC5B04"/>
    <w:rsid w:val="00BC5D93"/>
    <w:rsid w:val="00BC6D9A"/>
    <w:rsid w:val="00BC7EDD"/>
    <w:rsid w:val="00BD0920"/>
    <w:rsid w:val="00BD0950"/>
    <w:rsid w:val="00BD099B"/>
    <w:rsid w:val="00BD1138"/>
    <w:rsid w:val="00BD1203"/>
    <w:rsid w:val="00BD1751"/>
    <w:rsid w:val="00BD1F72"/>
    <w:rsid w:val="00BD201D"/>
    <w:rsid w:val="00BD3009"/>
    <w:rsid w:val="00BD3326"/>
    <w:rsid w:val="00BD3610"/>
    <w:rsid w:val="00BD3AF9"/>
    <w:rsid w:val="00BD3B79"/>
    <w:rsid w:val="00BD41A0"/>
    <w:rsid w:val="00BD4CA7"/>
    <w:rsid w:val="00BD5014"/>
    <w:rsid w:val="00BD611B"/>
    <w:rsid w:val="00BD6812"/>
    <w:rsid w:val="00BD6B09"/>
    <w:rsid w:val="00BD70D8"/>
    <w:rsid w:val="00BD7241"/>
    <w:rsid w:val="00BD7269"/>
    <w:rsid w:val="00BE056C"/>
    <w:rsid w:val="00BE07E5"/>
    <w:rsid w:val="00BE0EA4"/>
    <w:rsid w:val="00BE1489"/>
    <w:rsid w:val="00BE15D5"/>
    <w:rsid w:val="00BE17C1"/>
    <w:rsid w:val="00BE1FE9"/>
    <w:rsid w:val="00BE2059"/>
    <w:rsid w:val="00BE22FC"/>
    <w:rsid w:val="00BE2BCF"/>
    <w:rsid w:val="00BE3083"/>
    <w:rsid w:val="00BE3232"/>
    <w:rsid w:val="00BE37AA"/>
    <w:rsid w:val="00BE3904"/>
    <w:rsid w:val="00BE44A9"/>
    <w:rsid w:val="00BE48CA"/>
    <w:rsid w:val="00BE4EC2"/>
    <w:rsid w:val="00BE55B3"/>
    <w:rsid w:val="00BE5A85"/>
    <w:rsid w:val="00BE5DBD"/>
    <w:rsid w:val="00BE60A2"/>
    <w:rsid w:val="00BE6B71"/>
    <w:rsid w:val="00BE77C5"/>
    <w:rsid w:val="00BE7A7A"/>
    <w:rsid w:val="00BF0532"/>
    <w:rsid w:val="00BF1434"/>
    <w:rsid w:val="00BF151C"/>
    <w:rsid w:val="00BF1550"/>
    <w:rsid w:val="00BF1DF8"/>
    <w:rsid w:val="00BF2E0C"/>
    <w:rsid w:val="00BF3002"/>
    <w:rsid w:val="00BF3387"/>
    <w:rsid w:val="00BF3D9C"/>
    <w:rsid w:val="00BF4C21"/>
    <w:rsid w:val="00BF4C5D"/>
    <w:rsid w:val="00BF4DC9"/>
    <w:rsid w:val="00BF516A"/>
    <w:rsid w:val="00BF52D7"/>
    <w:rsid w:val="00BF59CC"/>
    <w:rsid w:val="00BF5E2E"/>
    <w:rsid w:val="00BF623E"/>
    <w:rsid w:val="00BF6491"/>
    <w:rsid w:val="00BF66C0"/>
    <w:rsid w:val="00BF68E6"/>
    <w:rsid w:val="00BF6E35"/>
    <w:rsid w:val="00BF7C85"/>
    <w:rsid w:val="00BF7C8E"/>
    <w:rsid w:val="00C0102D"/>
    <w:rsid w:val="00C0199D"/>
    <w:rsid w:val="00C01ABB"/>
    <w:rsid w:val="00C029CD"/>
    <w:rsid w:val="00C02FD2"/>
    <w:rsid w:val="00C0342E"/>
    <w:rsid w:val="00C037C4"/>
    <w:rsid w:val="00C038DC"/>
    <w:rsid w:val="00C03C54"/>
    <w:rsid w:val="00C03CB5"/>
    <w:rsid w:val="00C03F9E"/>
    <w:rsid w:val="00C04A91"/>
    <w:rsid w:val="00C04ACD"/>
    <w:rsid w:val="00C04F53"/>
    <w:rsid w:val="00C05156"/>
    <w:rsid w:val="00C051A2"/>
    <w:rsid w:val="00C059C3"/>
    <w:rsid w:val="00C06085"/>
    <w:rsid w:val="00C06096"/>
    <w:rsid w:val="00C06658"/>
    <w:rsid w:val="00C067D4"/>
    <w:rsid w:val="00C071ED"/>
    <w:rsid w:val="00C072FE"/>
    <w:rsid w:val="00C1090C"/>
    <w:rsid w:val="00C10A5A"/>
    <w:rsid w:val="00C10F8E"/>
    <w:rsid w:val="00C11D4A"/>
    <w:rsid w:val="00C120B4"/>
    <w:rsid w:val="00C13D0A"/>
    <w:rsid w:val="00C13F16"/>
    <w:rsid w:val="00C14139"/>
    <w:rsid w:val="00C1417C"/>
    <w:rsid w:val="00C14D3D"/>
    <w:rsid w:val="00C15852"/>
    <w:rsid w:val="00C158B7"/>
    <w:rsid w:val="00C15BE7"/>
    <w:rsid w:val="00C15FC4"/>
    <w:rsid w:val="00C166CF"/>
    <w:rsid w:val="00C167AF"/>
    <w:rsid w:val="00C171A8"/>
    <w:rsid w:val="00C17247"/>
    <w:rsid w:val="00C173B8"/>
    <w:rsid w:val="00C17A4C"/>
    <w:rsid w:val="00C17E7E"/>
    <w:rsid w:val="00C205CF"/>
    <w:rsid w:val="00C20906"/>
    <w:rsid w:val="00C218C7"/>
    <w:rsid w:val="00C21AF8"/>
    <w:rsid w:val="00C21FEE"/>
    <w:rsid w:val="00C222AC"/>
    <w:rsid w:val="00C22322"/>
    <w:rsid w:val="00C22AA9"/>
    <w:rsid w:val="00C24441"/>
    <w:rsid w:val="00C2448A"/>
    <w:rsid w:val="00C25A51"/>
    <w:rsid w:val="00C27966"/>
    <w:rsid w:val="00C27A21"/>
    <w:rsid w:val="00C30011"/>
    <w:rsid w:val="00C3046E"/>
    <w:rsid w:val="00C30981"/>
    <w:rsid w:val="00C30F29"/>
    <w:rsid w:val="00C3189C"/>
    <w:rsid w:val="00C31A54"/>
    <w:rsid w:val="00C31C39"/>
    <w:rsid w:val="00C31D68"/>
    <w:rsid w:val="00C31F9F"/>
    <w:rsid w:val="00C3216F"/>
    <w:rsid w:val="00C32666"/>
    <w:rsid w:val="00C34477"/>
    <w:rsid w:val="00C35106"/>
    <w:rsid w:val="00C35169"/>
    <w:rsid w:val="00C3534A"/>
    <w:rsid w:val="00C359FB"/>
    <w:rsid w:val="00C361FE"/>
    <w:rsid w:val="00C36E40"/>
    <w:rsid w:val="00C375EA"/>
    <w:rsid w:val="00C3760D"/>
    <w:rsid w:val="00C37DD1"/>
    <w:rsid w:val="00C37EB5"/>
    <w:rsid w:val="00C41349"/>
    <w:rsid w:val="00C41DDD"/>
    <w:rsid w:val="00C41E58"/>
    <w:rsid w:val="00C42407"/>
    <w:rsid w:val="00C4259B"/>
    <w:rsid w:val="00C42691"/>
    <w:rsid w:val="00C42B38"/>
    <w:rsid w:val="00C43137"/>
    <w:rsid w:val="00C4347E"/>
    <w:rsid w:val="00C438D2"/>
    <w:rsid w:val="00C44442"/>
    <w:rsid w:val="00C444FB"/>
    <w:rsid w:val="00C44512"/>
    <w:rsid w:val="00C44CFA"/>
    <w:rsid w:val="00C44E21"/>
    <w:rsid w:val="00C459AC"/>
    <w:rsid w:val="00C46B58"/>
    <w:rsid w:val="00C46F8E"/>
    <w:rsid w:val="00C501EA"/>
    <w:rsid w:val="00C50B78"/>
    <w:rsid w:val="00C510D6"/>
    <w:rsid w:val="00C51106"/>
    <w:rsid w:val="00C51608"/>
    <w:rsid w:val="00C517D6"/>
    <w:rsid w:val="00C517F8"/>
    <w:rsid w:val="00C52529"/>
    <w:rsid w:val="00C5264C"/>
    <w:rsid w:val="00C52777"/>
    <w:rsid w:val="00C52E82"/>
    <w:rsid w:val="00C53C82"/>
    <w:rsid w:val="00C5418D"/>
    <w:rsid w:val="00C542AC"/>
    <w:rsid w:val="00C54990"/>
    <w:rsid w:val="00C54C8D"/>
    <w:rsid w:val="00C54F64"/>
    <w:rsid w:val="00C550A8"/>
    <w:rsid w:val="00C551FD"/>
    <w:rsid w:val="00C55AD7"/>
    <w:rsid w:val="00C55B11"/>
    <w:rsid w:val="00C56635"/>
    <w:rsid w:val="00C56BCB"/>
    <w:rsid w:val="00C571AD"/>
    <w:rsid w:val="00C579E2"/>
    <w:rsid w:val="00C57CF6"/>
    <w:rsid w:val="00C57E22"/>
    <w:rsid w:val="00C60352"/>
    <w:rsid w:val="00C6145E"/>
    <w:rsid w:val="00C615A9"/>
    <w:rsid w:val="00C61844"/>
    <w:rsid w:val="00C6210F"/>
    <w:rsid w:val="00C62F5E"/>
    <w:rsid w:val="00C634A6"/>
    <w:rsid w:val="00C63551"/>
    <w:rsid w:val="00C63881"/>
    <w:rsid w:val="00C63C11"/>
    <w:rsid w:val="00C63F3F"/>
    <w:rsid w:val="00C64CB9"/>
    <w:rsid w:val="00C64D02"/>
    <w:rsid w:val="00C654AC"/>
    <w:rsid w:val="00C66DE4"/>
    <w:rsid w:val="00C67114"/>
    <w:rsid w:val="00C6716D"/>
    <w:rsid w:val="00C6765A"/>
    <w:rsid w:val="00C703CB"/>
    <w:rsid w:val="00C7067D"/>
    <w:rsid w:val="00C7075D"/>
    <w:rsid w:val="00C70781"/>
    <w:rsid w:val="00C708EA"/>
    <w:rsid w:val="00C71532"/>
    <w:rsid w:val="00C71B6E"/>
    <w:rsid w:val="00C71CC6"/>
    <w:rsid w:val="00C71E18"/>
    <w:rsid w:val="00C7200A"/>
    <w:rsid w:val="00C72604"/>
    <w:rsid w:val="00C728D5"/>
    <w:rsid w:val="00C72B74"/>
    <w:rsid w:val="00C72EC7"/>
    <w:rsid w:val="00C733A9"/>
    <w:rsid w:val="00C73525"/>
    <w:rsid w:val="00C73AB7"/>
    <w:rsid w:val="00C7407C"/>
    <w:rsid w:val="00C750E9"/>
    <w:rsid w:val="00C75267"/>
    <w:rsid w:val="00C75A0F"/>
    <w:rsid w:val="00C75AEF"/>
    <w:rsid w:val="00C7650C"/>
    <w:rsid w:val="00C775F9"/>
    <w:rsid w:val="00C77B9F"/>
    <w:rsid w:val="00C77DCC"/>
    <w:rsid w:val="00C8061B"/>
    <w:rsid w:val="00C80E15"/>
    <w:rsid w:val="00C80E5A"/>
    <w:rsid w:val="00C817CE"/>
    <w:rsid w:val="00C82459"/>
    <w:rsid w:val="00C82835"/>
    <w:rsid w:val="00C82CB3"/>
    <w:rsid w:val="00C8410A"/>
    <w:rsid w:val="00C84B1E"/>
    <w:rsid w:val="00C85092"/>
    <w:rsid w:val="00C85939"/>
    <w:rsid w:val="00C85FE7"/>
    <w:rsid w:val="00C86965"/>
    <w:rsid w:val="00C871FF"/>
    <w:rsid w:val="00C87A36"/>
    <w:rsid w:val="00C87E32"/>
    <w:rsid w:val="00C9102F"/>
    <w:rsid w:val="00C91A10"/>
    <w:rsid w:val="00C91EBB"/>
    <w:rsid w:val="00C920E0"/>
    <w:rsid w:val="00C92172"/>
    <w:rsid w:val="00C923C0"/>
    <w:rsid w:val="00C92465"/>
    <w:rsid w:val="00C9256E"/>
    <w:rsid w:val="00C92C91"/>
    <w:rsid w:val="00C92FA4"/>
    <w:rsid w:val="00C9326C"/>
    <w:rsid w:val="00C94063"/>
    <w:rsid w:val="00C9442E"/>
    <w:rsid w:val="00C94978"/>
    <w:rsid w:val="00C9508B"/>
    <w:rsid w:val="00C9524D"/>
    <w:rsid w:val="00C9622E"/>
    <w:rsid w:val="00C9627C"/>
    <w:rsid w:val="00C96A40"/>
    <w:rsid w:val="00C96E68"/>
    <w:rsid w:val="00C971ED"/>
    <w:rsid w:val="00C9798E"/>
    <w:rsid w:val="00CA04EA"/>
    <w:rsid w:val="00CA099B"/>
    <w:rsid w:val="00CA0A1D"/>
    <w:rsid w:val="00CA11CF"/>
    <w:rsid w:val="00CA1B30"/>
    <w:rsid w:val="00CA1E20"/>
    <w:rsid w:val="00CA26C9"/>
    <w:rsid w:val="00CA29A4"/>
    <w:rsid w:val="00CA2BB2"/>
    <w:rsid w:val="00CA3380"/>
    <w:rsid w:val="00CA34A7"/>
    <w:rsid w:val="00CA3D6D"/>
    <w:rsid w:val="00CA3F86"/>
    <w:rsid w:val="00CA4E6A"/>
    <w:rsid w:val="00CA5494"/>
    <w:rsid w:val="00CA5750"/>
    <w:rsid w:val="00CA578F"/>
    <w:rsid w:val="00CA75B9"/>
    <w:rsid w:val="00CA7604"/>
    <w:rsid w:val="00CB0267"/>
    <w:rsid w:val="00CB0971"/>
    <w:rsid w:val="00CB0AC7"/>
    <w:rsid w:val="00CB11A9"/>
    <w:rsid w:val="00CB181E"/>
    <w:rsid w:val="00CB1B61"/>
    <w:rsid w:val="00CB2099"/>
    <w:rsid w:val="00CB2952"/>
    <w:rsid w:val="00CB2A7E"/>
    <w:rsid w:val="00CB304D"/>
    <w:rsid w:val="00CB37BA"/>
    <w:rsid w:val="00CB38BB"/>
    <w:rsid w:val="00CB4EBD"/>
    <w:rsid w:val="00CB4F7F"/>
    <w:rsid w:val="00CB55F8"/>
    <w:rsid w:val="00CB5B53"/>
    <w:rsid w:val="00CB633B"/>
    <w:rsid w:val="00CB63EE"/>
    <w:rsid w:val="00CB659C"/>
    <w:rsid w:val="00CB6F7F"/>
    <w:rsid w:val="00CB7CAC"/>
    <w:rsid w:val="00CB7F15"/>
    <w:rsid w:val="00CBB607"/>
    <w:rsid w:val="00CC03DC"/>
    <w:rsid w:val="00CC18ED"/>
    <w:rsid w:val="00CC191A"/>
    <w:rsid w:val="00CC1D5D"/>
    <w:rsid w:val="00CC288B"/>
    <w:rsid w:val="00CC2EA7"/>
    <w:rsid w:val="00CC34E7"/>
    <w:rsid w:val="00CC45A6"/>
    <w:rsid w:val="00CC55D4"/>
    <w:rsid w:val="00CC56F5"/>
    <w:rsid w:val="00CC5B44"/>
    <w:rsid w:val="00CC7035"/>
    <w:rsid w:val="00CC709A"/>
    <w:rsid w:val="00CC7255"/>
    <w:rsid w:val="00CC76E9"/>
    <w:rsid w:val="00CC7703"/>
    <w:rsid w:val="00CD02E6"/>
    <w:rsid w:val="00CD0E71"/>
    <w:rsid w:val="00CD13AA"/>
    <w:rsid w:val="00CD17DE"/>
    <w:rsid w:val="00CD1BDC"/>
    <w:rsid w:val="00CD1DA5"/>
    <w:rsid w:val="00CD1E1A"/>
    <w:rsid w:val="00CD2BB2"/>
    <w:rsid w:val="00CD2F9E"/>
    <w:rsid w:val="00CD4166"/>
    <w:rsid w:val="00CD41BA"/>
    <w:rsid w:val="00CD482A"/>
    <w:rsid w:val="00CD4F78"/>
    <w:rsid w:val="00CD517A"/>
    <w:rsid w:val="00CD52E2"/>
    <w:rsid w:val="00CD54E4"/>
    <w:rsid w:val="00CD5ED6"/>
    <w:rsid w:val="00CD6A07"/>
    <w:rsid w:val="00CD7246"/>
    <w:rsid w:val="00CD7360"/>
    <w:rsid w:val="00CD7673"/>
    <w:rsid w:val="00CD7B3E"/>
    <w:rsid w:val="00CD7F9E"/>
    <w:rsid w:val="00CE030B"/>
    <w:rsid w:val="00CE03F7"/>
    <w:rsid w:val="00CE0446"/>
    <w:rsid w:val="00CE1127"/>
    <w:rsid w:val="00CE1806"/>
    <w:rsid w:val="00CE1858"/>
    <w:rsid w:val="00CE3A36"/>
    <w:rsid w:val="00CE44D9"/>
    <w:rsid w:val="00CE4735"/>
    <w:rsid w:val="00CE4BF5"/>
    <w:rsid w:val="00CE51D8"/>
    <w:rsid w:val="00CE526A"/>
    <w:rsid w:val="00CE52AC"/>
    <w:rsid w:val="00CE5740"/>
    <w:rsid w:val="00CE59CE"/>
    <w:rsid w:val="00CE5F35"/>
    <w:rsid w:val="00CE619F"/>
    <w:rsid w:val="00CE75C6"/>
    <w:rsid w:val="00CE793B"/>
    <w:rsid w:val="00CE7E5D"/>
    <w:rsid w:val="00CF0382"/>
    <w:rsid w:val="00CF0ACB"/>
    <w:rsid w:val="00CF0C48"/>
    <w:rsid w:val="00CF222B"/>
    <w:rsid w:val="00CF232A"/>
    <w:rsid w:val="00CF28A5"/>
    <w:rsid w:val="00CF4965"/>
    <w:rsid w:val="00CF4A4C"/>
    <w:rsid w:val="00CF4C5D"/>
    <w:rsid w:val="00CF5030"/>
    <w:rsid w:val="00CF5338"/>
    <w:rsid w:val="00CF5473"/>
    <w:rsid w:val="00CF5A21"/>
    <w:rsid w:val="00CF6F80"/>
    <w:rsid w:val="00CF7116"/>
    <w:rsid w:val="00CF7840"/>
    <w:rsid w:val="00CF7895"/>
    <w:rsid w:val="00CF79FA"/>
    <w:rsid w:val="00CF7DE6"/>
    <w:rsid w:val="00D0048E"/>
    <w:rsid w:val="00D01354"/>
    <w:rsid w:val="00D01A40"/>
    <w:rsid w:val="00D023E5"/>
    <w:rsid w:val="00D02AC4"/>
    <w:rsid w:val="00D02D86"/>
    <w:rsid w:val="00D02E43"/>
    <w:rsid w:val="00D03DFE"/>
    <w:rsid w:val="00D03F01"/>
    <w:rsid w:val="00D04285"/>
    <w:rsid w:val="00D04376"/>
    <w:rsid w:val="00D04630"/>
    <w:rsid w:val="00D04FBB"/>
    <w:rsid w:val="00D05637"/>
    <w:rsid w:val="00D05BB0"/>
    <w:rsid w:val="00D05FC0"/>
    <w:rsid w:val="00D06297"/>
    <w:rsid w:val="00D065FE"/>
    <w:rsid w:val="00D06CBE"/>
    <w:rsid w:val="00D07592"/>
    <w:rsid w:val="00D0786C"/>
    <w:rsid w:val="00D10179"/>
    <w:rsid w:val="00D1056E"/>
    <w:rsid w:val="00D10761"/>
    <w:rsid w:val="00D119A1"/>
    <w:rsid w:val="00D11A0C"/>
    <w:rsid w:val="00D13D21"/>
    <w:rsid w:val="00D14022"/>
    <w:rsid w:val="00D14606"/>
    <w:rsid w:val="00D14E03"/>
    <w:rsid w:val="00D1528D"/>
    <w:rsid w:val="00D16240"/>
    <w:rsid w:val="00D1633B"/>
    <w:rsid w:val="00D16621"/>
    <w:rsid w:val="00D17C68"/>
    <w:rsid w:val="00D17F3D"/>
    <w:rsid w:val="00D215A8"/>
    <w:rsid w:val="00D21A21"/>
    <w:rsid w:val="00D22EC7"/>
    <w:rsid w:val="00D23393"/>
    <w:rsid w:val="00D237A9"/>
    <w:rsid w:val="00D2474A"/>
    <w:rsid w:val="00D25700"/>
    <w:rsid w:val="00D25B94"/>
    <w:rsid w:val="00D270CA"/>
    <w:rsid w:val="00D3055D"/>
    <w:rsid w:val="00D30C51"/>
    <w:rsid w:val="00D30E94"/>
    <w:rsid w:val="00D3178A"/>
    <w:rsid w:val="00D3264C"/>
    <w:rsid w:val="00D327D0"/>
    <w:rsid w:val="00D3294C"/>
    <w:rsid w:val="00D32E86"/>
    <w:rsid w:val="00D332CB"/>
    <w:rsid w:val="00D33756"/>
    <w:rsid w:val="00D338BA"/>
    <w:rsid w:val="00D3395A"/>
    <w:rsid w:val="00D34147"/>
    <w:rsid w:val="00D34171"/>
    <w:rsid w:val="00D34E05"/>
    <w:rsid w:val="00D34EB9"/>
    <w:rsid w:val="00D3567A"/>
    <w:rsid w:val="00D3606F"/>
    <w:rsid w:val="00D363DB"/>
    <w:rsid w:val="00D365A4"/>
    <w:rsid w:val="00D3677A"/>
    <w:rsid w:val="00D36DE3"/>
    <w:rsid w:val="00D36F58"/>
    <w:rsid w:val="00D36F94"/>
    <w:rsid w:val="00D37D27"/>
    <w:rsid w:val="00D40CF3"/>
    <w:rsid w:val="00D40E4A"/>
    <w:rsid w:val="00D40F4E"/>
    <w:rsid w:val="00D40F91"/>
    <w:rsid w:val="00D41622"/>
    <w:rsid w:val="00D41B08"/>
    <w:rsid w:val="00D41FE9"/>
    <w:rsid w:val="00D43361"/>
    <w:rsid w:val="00D433E0"/>
    <w:rsid w:val="00D44387"/>
    <w:rsid w:val="00D44D65"/>
    <w:rsid w:val="00D44E5F"/>
    <w:rsid w:val="00D46C9F"/>
    <w:rsid w:val="00D476C2"/>
    <w:rsid w:val="00D50D08"/>
    <w:rsid w:val="00D515A0"/>
    <w:rsid w:val="00D51E7B"/>
    <w:rsid w:val="00D525CE"/>
    <w:rsid w:val="00D529F7"/>
    <w:rsid w:val="00D52ECB"/>
    <w:rsid w:val="00D53188"/>
    <w:rsid w:val="00D53191"/>
    <w:rsid w:val="00D5357A"/>
    <w:rsid w:val="00D537E2"/>
    <w:rsid w:val="00D540BB"/>
    <w:rsid w:val="00D5425A"/>
    <w:rsid w:val="00D5490C"/>
    <w:rsid w:val="00D54B04"/>
    <w:rsid w:val="00D54B45"/>
    <w:rsid w:val="00D551EF"/>
    <w:rsid w:val="00D555BC"/>
    <w:rsid w:val="00D55843"/>
    <w:rsid w:val="00D55DD5"/>
    <w:rsid w:val="00D564C6"/>
    <w:rsid w:val="00D56DA0"/>
    <w:rsid w:val="00D56F13"/>
    <w:rsid w:val="00D579C1"/>
    <w:rsid w:val="00D579F0"/>
    <w:rsid w:val="00D57BB4"/>
    <w:rsid w:val="00D60E01"/>
    <w:rsid w:val="00D61095"/>
    <w:rsid w:val="00D61389"/>
    <w:rsid w:val="00D61A5C"/>
    <w:rsid w:val="00D6207E"/>
    <w:rsid w:val="00D63A5B"/>
    <w:rsid w:val="00D63BD0"/>
    <w:rsid w:val="00D63C4F"/>
    <w:rsid w:val="00D641E8"/>
    <w:rsid w:val="00D642FD"/>
    <w:rsid w:val="00D64C68"/>
    <w:rsid w:val="00D65AF1"/>
    <w:rsid w:val="00D65F34"/>
    <w:rsid w:val="00D663AE"/>
    <w:rsid w:val="00D67090"/>
    <w:rsid w:val="00D670C4"/>
    <w:rsid w:val="00D674AA"/>
    <w:rsid w:val="00D70170"/>
    <w:rsid w:val="00D70846"/>
    <w:rsid w:val="00D72260"/>
    <w:rsid w:val="00D72497"/>
    <w:rsid w:val="00D72E87"/>
    <w:rsid w:val="00D73B84"/>
    <w:rsid w:val="00D753D4"/>
    <w:rsid w:val="00D754F4"/>
    <w:rsid w:val="00D7585C"/>
    <w:rsid w:val="00D76417"/>
    <w:rsid w:val="00D770C5"/>
    <w:rsid w:val="00D776A5"/>
    <w:rsid w:val="00D77D27"/>
    <w:rsid w:val="00D802D0"/>
    <w:rsid w:val="00D80930"/>
    <w:rsid w:val="00D81020"/>
    <w:rsid w:val="00D8102A"/>
    <w:rsid w:val="00D81037"/>
    <w:rsid w:val="00D820C9"/>
    <w:rsid w:val="00D824EF"/>
    <w:rsid w:val="00D82764"/>
    <w:rsid w:val="00D827ED"/>
    <w:rsid w:val="00D82C07"/>
    <w:rsid w:val="00D83B23"/>
    <w:rsid w:val="00D83D66"/>
    <w:rsid w:val="00D83F91"/>
    <w:rsid w:val="00D844D0"/>
    <w:rsid w:val="00D8457F"/>
    <w:rsid w:val="00D852C3"/>
    <w:rsid w:val="00D85455"/>
    <w:rsid w:val="00D85489"/>
    <w:rsid w:val="00D85AE3"/>
    <w:rsid w:val="00D85E1C"/>
    <w:rsid w:val="00D8603C"/>
    <w:rsid w:val="00D86295"/>
    <w:rsid w:val="00D863BC"/>
    <w:rsid w:val="00D868A2"/>
    <w:rsid w:val="00D874A9"/>
    <w:rsid w:val="00D87EC9"/>
    <w:rsid w:val="00D9031E"/>
    <w:rsid w:val="00D909E2"/>
    <w:rsid w:val="00D9128E"/>
    <w:rsid w:val="00D91381"/>
    <w:rsid w:val="00D913F8"/>
    <w:rsid w:val="00D91F99"/>
    <w:rsid w:val="00D92386"/>
    <w:rsid w:val="00D92C40"/>
    <w:rsid w:val="00D92CFD"/>
    <w:rsid w:val="00D93096"/>
    <w:rsid w:val="00D93AF5"/>
    <w:rsid w:val="00D94240"/>
    <w:rsid w:val="00D94767"/>
    <w:rsid w:val="00D95228"/>
    <w:rsid w:val="00D957A0"/>
    <w:rsid w:val="00D97B8C"/>
    <w:rsid w:val="00D97C9C"/>
    <w:rsid w:val="00D97FC1"/>
    <w:rsid w:val="00DA0387"/>
    <w:rsid w:val="00DA08BF"/>
    <w:rsid w:val="00DA0C5A"/>
    <w:rsid w:val="00DA0E28"/>
    <w:rsid w:val="00DA0E78"/>
    <w:rsid w:val="00DA157F"/>
    <w:rsid w:val="00DA2C58"/>
    <w:rsid w:val="00DA2F2C"/>
    <w:rsid w:val="00DA3005"/>
    <w:rsid w:val="00DA373D"/>
    <w:rsid w:val="00DA39E6"/>
    <w:rsid w:val="00DA3A09"/>
    <w:rsid w:val="00DA3B19"/>
    <w:rsid w:val="00DA3DE5"/>
    <w:rsid w:val="00DA41E2"/>
    <w:rsid w:val="00DA4BE2"/>
    <w:rsid w:val="00DA4DA5"/>
    <w:rsid w:val="00DA50F9"/>
    <w:rsid w:val="00DA53EB"/>
    <w:rsid w:val="00DA6027"/>
    <w:rsid w:val="00DA71C8"/>
    <w:rsid w:val="00DA7E3F"/>
    <w:rsid w:val="00DB115F"/>
    <w:rsid w:val="00DB1608"/>
    <w:rsid w:val="00DB17C9"/>
    <w:rsid w:val="00DB1F24"/>
    <w:rsid w:val="00DB2277"/>
    <w:rsid w:val="00DB38C8"/>
    <w:rsid w:val="00DB4B31"/>
    <w:rsid w:val="00DB59AB"/>
    <w:rsid w:val="00DB5AE1"/>
    <w:rsid w:val="00DB5F1F"/>
    <w:rsid w:val="00DB6539"/>
    <w:rsid w:val="00DB68F9"/>
    <w:rsid w:val="00DB7232"/>
    <w:rsid w:val="00DB7836"/>
    <w:rsid w:val="00DB7C8A"/>
    <w:rsid w:val="00DB7FB6"/>
    <w:rsid w:val="00DC058B"/>
    <w:rsid w:val="00DC10C2"/>
    <w:rsid w:val="00DC1223"/>
    <w:rsid w:val="00DC15E1"/>
    <w:rsid w:val="00DC2A22"/>
    <w:rsid w:val="00DC3092"/>
    <w:rsid w:val="00DC3E0D"/>
    <w:rsid w:val="00DC4CFA"/>
    <w:rsid w:val="00DC4E1F"/>
    <w:rsid w:val="00DC7555"/>
    <w:rsid w:val="00DC76A1"/>
    <w:rsid w:val="00DC77EA"/>
    <w:rsid w:val="00DC7971"/>
    <w:rsid w:val="00DC7D47"/>
    <w:rsid w:val="00DD1DCF"/>
    <w:rsid w:val="00DD2346"/>
    <w:rsid w:val="00DD253F"/>
    <w:rsid w:val="00DD294C"/>
    <w:rsid w:val="00DD2A55"/>
    <w:rsid w:val="00DD3086"/>
    <w:rsid w:val="00DD3F7B"/>
    <w:rsid w:val="00DD42AA"/>
    <w:rsid w:val="00DD4D48"/>
    <w:rsid w:val="00DD5B6F"/>
    <w:rsid w:val="00DD6350"/>
    <w:rsid w:val="00DD67BC"/>
    <w:rsid w:val="00DD6932"/>
    <w:rsid w:val="00DD7A87"/>
    <w:rsid w:val="00DD7EF9"/>
    <w:rsid w:val="00DE00AF"/>
    <w:rsid w:val="00DE0108"/>
    <w:rsid w:val="00DE0441"/>
    <w:rsid w:val="00DE0855"/>
    <w:rsid w:val="00DE0BD4"/>
    <w:rsid w:val="00DE1679"/>
    <w:rsid w:val="00DE25AC"/>
    <w:rsid w:val="00DE3629"/>
    <w:rsid w:val="00DE384A"/>
    <w:rsid w:val="00DE4020"/>
    <w:rsid w:val="00DE4361"/>
    <w:rsid w:val="00DE544B"/>
    <w:rsid w:val="00DE5C2B"/>
    <w:rsid w:val="00DE5D79"/>
    <w:rsid w:val="00DE5EF2"/>
    <w:rsid w:val="00DE6066"/>
    <w:rsid w:val="00DE61D0"/>
    <w:rsid w:val="00DF06C9"/>
    <w:rsid w:val="00DF0974"/>
    <w:rsid w:val="00DF0E67"/>
    <w:rsid w:val="00DF11E0"/>
    <w:rsid w:val="00DF1CF2"/>
    <w:rsid w:val="00DF1F12"/>
    <w:rsid w:val="00DF2109"/>
    <w:rsid w:val="00DF33AF"/>
    <w:rsid w:val="00DF3AD7"/>
    <w:rsid w:val="00DF3BD1"/>
    <w:rsid w:val="00DF4394"/>
    <w:rsid w:val="00DF55FC"/>
    <w:rsid w:val="00DF5E29"/>
    <w:rsid w:val="00DF5EB0"/>
    <w:rsid w:val="00DF6044"/>
    <w:rsid w:val="00DF6499"/>
    <w:rsid w:val="00DF6665"/>
    <w:rsid w:val="00DF66AC"/>
    <w:rsid w:val="00DF6862"/>
    <w:rsid w:val="00DF7266"/>
    <w:rsid w:val="00DF7A59"/>
    <w:rsid w:val="00E00280"/>
    <w:rsid w:val="00E00A67"/>
    <w:rsid w:val="00E0117F"/>
    <w:rsid w:val="00E01854"/>
    <w:rsid w:val="00E01D9B"/>
    <w:rsid w:val="00E02DD2"/>
    <w:rsid w:val="00E032C6"/>
    <w:rsid w:val="00E035A3"/>
    <w:rsid w:val="00E03714"/>
    <w:rsid w:val="00E03A53"/>
    <w:rsid w:val="00E03E66"/>
    <w:rsid w:val="00E04386"/>
    <w:rsid w:val="00E045A7"/>
    <w:rsid w:val="00E047CC"/>
    <w:rsid w:val="00E048EA"/>
    <w:rsid w:val="00E05262"/>
    <w:rsid w:val="00E057FE"/>
    <w:rsid w:val="00E06069"/>
    <w:rsid w:val="00E067EB"/>
    <w:rsid w:val="00E06E69"/>
    <w:rsid w:val="00E071BF"/>
    <w:rsid w:val="00E07416"/>
    <w:rsid w:val="00E07BE7"/>
    <w:rsid w:val="00E07BFD"/>
    <w:rsid w:val="00E1035C"/>
    <w:rsid w:val="00E10363"/>
    <w:rsid w:val="00E10368"/>
    <w:rsid w:val="00E10523"/>
    <w:rsid w:val="00E10BD4"/>
    <w:rsid w:val="00E10F53"/>
    <w:rsid w:val="00E12E30"/>
    <w:rsid w:val="00E1301E"/>
    <w:rsid w:val="00E132A9"/>
    <w:rsid w:val="00E13469"/>
    <w:rsid w:val="00E136C3"/>
    <w:rsid w:val="00E145D3"/>
    <w:rsid w:val="00E14801"/>
    <w:rsid w:val="00E1493B"/>
    <w:rsid w:val="00E14BD2"/>
    <w:rsid w:val="00E1649C"/>
    <w:rsid w:val="00E1668A"/>
    <w:rsid w:val="00E16D4A"/>
    <w:rsid w:val="00E16D7D"/>
    <w:rsid w:val="00E17075"/>
    <w:rsid w:val="00E172DF"/>
    <w:rsid w:val="00E17346"/>
    <w:rsid w:val="00E20A3E"/>
    <w:rsid w:val="00E20AD4"/>
    <w:rsid w:val="00E20FE3"/>
    <w:rsid w:val="00E2127F"/>
    <w:rsid w:val="00E21AC1"/>
    <w:rsid w:val="00E22702"/>
    <w:rsid w:val="00E22F86"/>
    <w:rsid w:val="00E23224"/>
    <w:rsid w:val="00E2373D"/>
    <w:rsid w:val="00E2399A"/>
    <w:rsid w:val="00E23ECC"/>
    <w:rsid w:val="00E246D6"/>
    <w:rsid w:val="00E247F2"/>
    <w:rsid w:val="00E24989"/>
    <w:rsid w:val="00E24BCD"/>
    <w:rsid w:val="00E24D7B"/>
    <w:rsid w:val="00E261AF"/>
    <w:rsid w:val="00E262ED"/>
    <w:rsid w:val="00E264B8"/>
    <w:rsid w:val="00E2678D"/>
    <w:rsid w:val="00E267EA"/>
    <w:rsid w:val="00E26B4C"/>
    <w:rsid w:val="00E26F0B"/>
    <w:rsid w:val="00E27730"/>
    <w:rsid w:val="00E2783A"/>
    <w:rsid w:val="00E2791F"/>
    <w:rsid w:val="00E27CAC"/>
    <w:rsid w:val="00E27EBE"/>
    <w:rsid w:val="00E27F8D"/>
    <w:rsid w:val="00E3083B"/>
    <w:rsid w:val="00E31147"/>
    <w:rsid w:val="00E318FD"/>
    <w:rsid w:val="00E31D98"/>
    <w:rsid w:val="00E32190"/>
    <w:rsid w:val="00E326E4"/>
    <w:rsid w:val="00E32789"/>
    <w:rsid w:val="00E32B1A"/>
    <w:rsid w:val="00E32FC2"/>
    <w:rsid w:val="00E334A2"/>
    <w:rsid w:val="00E33FDB"/>
    <w:rsid w:val="00E3442E"/>
    <w:rsid w:val="00E3446C"/>
    <w:rsid w:val="00E345A0"/>
    <w:rsid w:val="00E34899"/>
    <w:rsid w:val="00E353F5"/>
    <w:rsid w:val="00E36B14"/>
    <w:rsid w:val="00E370A1"/>
    <w:rsid w:val="00E37307"/>
    <w:rsid w:val="00E37356"/>
    <w:rsid w:val="00E40238"/>
    <w:rsid w:val="00E40A6E"/>
    <w:rsid w:val="00E40C9E"/>
    <w:rsid w:val="00E40CB2"/>
    <w:rsid w:val="00E40F77"/>
    <w:rsid w:val="00E41154"/>
    <w:rsid w:val="00E41CDE"/>
    <w:rsid w:val="00E42076"/>
    <w:rsid w:val="00E42624"/>
    <w:rsid w:val="00E429D4"/>
    <w:rsid w:val="00E42FDB"/>
    <w:rsid w:val="00E4373D"/>
    <w:rsid w:val="00E4452A"/>
    <w:rsid w:val="00E4494F"/>
    <w:rsid w:val="00E454E3"/>
    <w:rsid w:val="00E46157"/>
    <w:rsid w:val="00E46973"/>
    <w:rsid w:val="00E469F8"/>
    <w:rsid w:val="00E47502"/>
    <w:rsid w:val="00E47C63"/>
    <w:rsid w:val="00E47E65"/>
    <w:rsid w:val="00E509F8"/>
    <w:rsid w:val="00E50D92"/>
    <w:rsid w:val="00E50DAC"/>
    <w:rsid w:val="00E5112E"/>
    <w:rsid w:val="00E511A4"/>
    <w:rsid w:val="00E51901"/>
    <w:rsid w:val="00E51A94"/>
    <w:rsid w:val="00E51F4C"/>
    <w:rsid w:val="00E52947"/>
    <w:rsid w:val="00E53152"/>
    <w:rsid w:val="00E536AF"/>
    <w:rsid w:val="00E53BD5"/>
    <w:rsid w:val="00E54880"/>
    <w:rsid w:val="00E54AAC"/>
    <w:rsid w:val="00E5506D"/>
    <w:rsid w:val="00E5573F"/>
    <w:rsid w:val="00E55B1D"/>
    <w:rsid w:val="00E56107"/>
    <w:rsid w:val="00E56CEA"/>
    <w:rsid w:val="00E56DD4"/>
    <w:rsid w:val="00E572E7"/>
    <w:rsid w:val="00E5794F"/>
    <w:rsid w:val="00E60F06"/>
    <w:rsid w:val="00E61729"/>
    <w:rsid w:val="00E61A34"/>
    <w:rsid w:val="00E628AC"/>
    <w:rsid w:val="00E62D7C"/>
    <w:rsid w:val="00E631E0"/>
    <w:rsid w:val="00E6359C"/>
    <w:rsid w:val="00E63617"/>
    <w:rsid w:val="00E63E5E"/>
    <w:rsid w:val="00E64032"/>
    <w:rsid w:val="00E641BF"/>
    <w:rsid w:val="00E64BD3"/>
    <w:rsid w:val="00E6531B"/>
    <w:rsid w:val="00E65E7D"/>
    <w:rsid w:val="00E668ED"/>
    <w:rsid w:val="00E66D85"/>
    <w:rsid w:val="00E678BF"/>
    <w:rsid w:val="00E67A26"/>
    <w:rsid w:val="00E705CA"/>
    <w:rsid w:val="00E712AC"/>
    <w:rsid w:val="00E725DA"/>
    <w:rsid w:val="00E727A3"/>
    <w:rsid w:val="00E72C90"/>
    <w:rsid w:val="00E7334A"/>
    <w:rsid w:val="00E74175"/>
    <w:rsid w:val="00E742F7"/>
    <w:rsid w:val="00E74EFB"/>
    <w:rsid w:val="00E74F66"/>
    <w:rsid w:val="00E75603"/>
    <w:rsid w:val="00E7573B"/>
    <w:rsid w:val="00E7578C"/>
    <w:rsid w:val="00E75C12"/>
    <w:rsid w:val="00E76BC1"/>
    <w:rsid w:val="00E77873"/>
    <w:rsid w:val="00E77EDF"/>
    <w:rsid w:val="00E77FCE"/>
    <w:rsid w:val="00E803D8"/>
    <w:rsid w:val="00E80A77"/>
    <w:rsid w:val="00E81285"/>
    <w:rsid w:val="00E813B0"/>
    <w:rsid w:val="00E82522"/>
    <w:rsid w:val="00E829D8"/>
    <w:rsid w:val="00E82D03"/>
    <w:rsid w:val="00E83481"/>
    <w:rsid w:val="00E8481E"/>
    <w:rsid w:val="00E84A5A"/>
    <w:rsid w:val="00E857A9"/>
    <w:rsid w:val="00E861BB"/>
    <w:rsid w:val="00E86517"/>
    <w:rsid w:val="00E86680"/>
    <w:rsid w:val="00E87DD1"/>
    <w:rsid w:val="00E90019"/>
    <w:rsid w:val="00E903C0"/>
    <w:rsid w:val="00E909DF"/>
    <w:rsid w:val="00E90AE6"/>
    <w:rsid w:val="00E90D26"/>
    <w:rsid w:val="00E91877"/>
    <w:rsid w:val="00E91D45"/>
    <w:rsid w:val="00E91D7E"/>
    <w:rsid w:val="00E91F3E"/>
    <w:rsid w:val="00E92589"/>
    <w:rsid w:val="00E92D62"/>
    <w:rsid w:val="00E93620"/>
    <w:rsid w:val="00E936A6"/>
    <w:rsid w:val="00E93B54"/>
    <w:rsid w:val="00E93B88"/>
    <w:rsid w:val="00E93D5E"/>
    <w:rsid w:val="00E94216"/>
    <w:rsid w:val="00E946ED"/>
    <w:rsid w:val="00E94DE0"/>
    <w:rsid w:val="00E959D4"/>
    <w:rsid w:val="00E96156"/>
    <w:rsid w:val="00E96421"/>
    <w:rsid w:val="00E96797"/>
    <w:rsid w:val="00E96A0C"/>
    <w:rsid w:val="00E96FB2"/>
    <w:rsid w:val="00E97840"/>
    <w:rsid w:val="00E97C12"/>
    <w:rsid w:val="00E97C73"/>
    <w:rsid w:val="00E97C8A"/>
    <w:rsid w:val="00E97D4B"/>
    <w:rsid w:val="00EA033A"/>
    <w:rsid w:val="00EA0469"/>
    <w:rsid w:val="00EA07D9"/>
    <w:rsid w:val="00EA0BDA"/>
    <w:rsid w:val="00EA0CED"/>
    <w:rsid w:val="00EA1A3C"/>
    <w:rsid w:val="00EA1E5C"/>
    <w:rsid w:val="00EA2406"/>
    <w:rsid w:val="00EA2407"/>
    <w:rsid w:val="00EA30C4"/>
    <w:rsid w:val="00EA4021"/>
    <w:rsid w:val="00EA41C2"/>
    <w:rsid w:val="00EA4744"/>
    <w:rsid w:val="00EA5005"/>
    <w:rsid w:val="00EA6253"/>
    <w:rsid w:val="00EA64F1"/>
    <w:rsid w:val="00EA65BD"/>
    <w:rsid w:val="00EA6A59"/>
    <w:rsid w:val="00EA6E6D"/>
    <w:rsid w:val="00EA7236"/>
    <w:rsid w:val="00EA7255"/>
    <w:rsid w:val="00EA77F4"/>
    <w:rsid w:val="00EA7852"/>
    <w:rsid w:val="00EB05A1"/>
    <w:rsid w:val="00EB0712"/>
    <w:rsid w:val="00EB082A"/>
    <w:rsid w:val="00EB09CD"/>
    <w:rsid w:val="00EB12DF"/>
    <w:rsid w:val="00EB167F"/>
    <w:rsid w:val="00EB1913"/>
    <w:rsid w:val="00EB1B4F"/>
    <w:rsid w:val="00EB3DC6"/>
    <w:rsid w:val="00EB3EE2"/>
    <w:rsid w:val="00EB4A6F"/>
    <w:rsid w:val="00EB4E1F"/>
    <w:rsid w:val="00EB595A"/>
    <w:rsid w:val="00EB6E27"/>
    <w:rsid w:val="00EB722A"/>
    <w:rsid w:val="00EB7244"/>
    <w:rsid w:val="00EC0771"/>
    <w:rsid w:val="00EC1890"/>
    <w:rsid w:val="00EC1D3E"/>
    <w:rsid w:val="00EC2BB3"/>
    <w:rsid w:val="00EC2D61"/>
    <w:rsid w:val="00EC3079"/>
    <w:rsid w:val="00EC35DF"/>
    <w:rsid w:val="00EC36DB"/>
    <w:rsid w:val="00EC3BCD"/>
    <w:rsid w:val="00EC42EB"/>
    <w:rsid w:val="00EC4753"/>
    <w:rsid w:val="00EC4991"/>
    <w:rsid w:val="00EC4B8F"/>
    <w:rsid w:val="00EC51C1"/>
    <w:rsid w:val="00EC56B0"/>
    <w:rsid w:val="00EC5AC6"/>
    <w:rsid w:val="00EC64E4"/>
    <w:rsid w:val="00EC6A11"/>
    <w:rsid w:val="00EC6A62"/>
    <w:rsid w:val="00EC759A"/>
    <w:rsid w:val="00EC7B54"/>
    <w:rsid w:val="00EC7FC2"/>
    <w:rsid w:val="00ED0397"/>
    <w:rsid w:val="00ED03C4"/>
    <w:rsid w:val="00ED0523"/>
    <w:rsid w:val="00ED07DD"/>
    <w:rsid w:val="00ED099F"/>
    <w:rsid w:val="00ED0A98"/>
    <w:rsid w:val="00ED1E53"/>
    <w:rsid w:val="00ED1F98"/>
    <w:rsid w:val="00ED28EA"/>
    <w:rsid w:val="00ED2C69"/>
    <w:rsid w:val="00ED2EE5"/>
    <w:rsid w:val="00ED3F8A"/>
    <w:rsid w:val="00ED4338"/>
    <w:rsid w:val="00ED472A"/>
    <w:rsid w:val="00ED4AF5"/>
    <w:rsid w:val="00ED4C99"/>
    <w:rsid w:val="00ED4E85"/>
    <w:rsid w:val="00ED5C01"/>
    <w:rsid w:val="00ED6124"/>
    <w:rsid w:val="00ED6272"/>
    <w:rsid w:val="00ED64D1"/>
    <w:rsid w:val="00ED6818"/>
    <w:rsid w:val="00ED7B63"/>
    <w:rsid w:val="00EDE44A"/>
    <w:rsid w:val="00EE0CE7"/>
    <w:rsid w:val="00EE2B9D"/>
    <w:rsid w:val="00EE2CEB"/>
    <w:rsid w:val="00EE2E59"/>
    <w:rsid w:val="00EE3BD1"/>
    <w:rsid w:val="00EE449A"/>
    <w:rsid w:val="00EE4637"/>
    <w:rsid w:val="00EE493E"/>
    <w:rsid w:val="00EE4B4C"/>
    <w:rsid w:val="00EE4E7A"/>
    <w:rsid w:val="00EE521B"/>
    <w:rsid w:val="00EE53E9"/>
    <w:rsid w:val="00EE6156"/>
    <w:rsid w:val="00EE6319"/>
    <w:rsid w:val="00EE63C4"/>
    <w:rsid w:val="00EE7340"/>
    <w:rsid w:val="00EE7836"/>
    <w:rsid w:val="00EF05E5"/>
    <w:rsid w:val="00EF06AE"/>
    <w:rsid w:val="00EF08AF"/>
    <w:rsid w:val="00EF1429"/>
    <w:rsid w:val="00EF2083"/>
    <w:rsid w:val="00EF20EF"/>
    <w:rsid w:val="00EF228F"/>
    <w:rsid w:val="00EF28A9"/>
    <w:rsid w:val="00EF28BB"/>
    <w:rsid w:val="00EF2CBC"/>
    <w:rsid w:val="00EF2FB3"/>
    <w:rsid w:val="00EF3002"/>
    <w:rsid w:val="00EF3651"/>
    <w:rsid w:val="00EF3F28"/>
    <w:rsid w:val="00EF47C9"/>
    <w:rsid w:val="00EF4BC3"/>
    <w:rsid w:val="00EF506E"/>
    <w:rsid w:val="00EF5A7C"/>
    <w:rsid w:val="00EF5A9F"/>
    <w:rsid w:val="00EF67AB"/>
    <w:rsid w:val="00EF6D78"/>
    <w:rsid w:val="00F005AF"/>
    <w:rsid w:val="00F01176"/>
    <w:rsid w:val="00F01186"/>
    <w:rsid w:val="00F0164C"/>
    <w:rsid w:val="00F018A9"/>
    <w:rsid w:val="00F01DE8"/>
    <w:rsid w:val="00F026BE"/>
    <w:rsid w:val="00F03099"/>
    <w:rsid w:val="00F03252"/>
    <w:rsid w:val="00F03404"/>
    <w:rsid w:val="00F034D6"/>
    <w:rsid w:val="00F0357F"/>
    <w:rsid w:val="00F03681"/>
    <w:rsid w:val="00F03EA7"/>
    <w:rsid w:val="00F044BE"/>
    <w:rsid w:val="00F05640"/>
    <w:rsid w:val="00F05A1C"/>
    <w:rsid w:val="00F0604F"/>
    <w:rsid w:val="00F0679F"/>
    <w:rsid w:val="00F06810"/>
    <w:rsid w:val="00F06D6B"/>
    <w:rsid w:val="00F070C7"/>
    <w:rsid w:val="00F07837"/>
    <w:rsid w:val="00F1018D"/>
    <w:rsid w:val="00F10374"/>
    <w:rsid w:val="00F104DF"/>
    <w:rsid w:val="00F1077E"/>
    <w:rsid w:val="00F109B9"/>
    <w:rsid w:val="00F12448"/>
    <w:rsid w:val="00F12881"/>
    <w:rsid w:val="00F12A3B"/>
    <w:rsid w:val="00F14903"/>
    <w:rsid w:val="00F14FC1"/>
    <w:rsid w:val="00F1524D"/>
    <w:rsid w:val="00F15BB4"/>
    <w:rsid w:val="00F16119"/>
    <w:rsid w:val="00F16459"/>
    <w:rsid w:val="00F164FF"/>
    <w:rsid w:val="00F167F3"/>
    <w:rsid w:val="00F1696E"/>
    <w:rsid w:val="00F17361"/>
    <w:rsid w:val="00F175F3"/>
    <w:rsid w:val="00F20FAA"/>
    <w:rsid w:val="00F21245"/>
    <w:rsid w:val="00F2134A"/>
    <w:rsid w:val="00F21395"/>
    <w:rsid w:val="00F2191F"/>
    <w:rsid w:val="00F21B73"/>
    <w:rsid w:val="00F22254"/>
    <w:rsid w:val="00F22B1B"/>
    <w:rsid w:val="00F22EAC"/>
    <w:rsid w:val="00F241D8"/>
    <w:rsid w:val="00F244FE"/>
    <w:rsid w:val="00F2488E"/>
    <w:rsid w:val="00F25126"/>
    <w:rsid w:val="00F2560A"/>
    <w:rsid w:val="00F25E9A"/>
    <w:rsid w:val="00F261E2"/>
    <w:rsid w:val="00F264C9"/>
    <w:rsid w:val="00F26756"/>
    <w:rsid w:val="00F26987"/>
    <w:rsid w:val="00F278B2"/>
    <w:rsid w:val="00F278DD"/>
    <w:rsid w:val="00F27B6C"/>
    <w:rsid w:val="00F30665"/>
    <w:rsid w:val="00F3087A"/>
    <w:rsid w:val="00F31704"/>
    <w:rsid w:val="00F318E4"/>
    <w:rsid w:val="00F3237C"/>
    <w:rsid w:val="00F32B63"/>
    <w:rsid w:val="00F330AB"/>
    <w:rsid w:val="00F330FC"/>
    <w:rsid w:val="00F3339E"/>
    <w:rsid w:val="00F333EF"/>
    <w:rsid w:val="00F33DC2"/>
    <w:rsid w:val="00F34182"/>
    <w:rsid w:val="00F34F83"/>
    <w:rsid w:val="00F352BD"/>
    <w:rsid w:val="00F357F8"/>
    <w:rsid w:val="00F35A2B"/>
    <w:rsid w:val="00F36301"/>
    <w:rsid w:val="00F36370"/>
    <w:rsid w:val="00F370AB"/>
    <w:rsid w:val="00F37117"/>
    <w:rsid w:val="00F37473"/>
    <w:rsid w:val="00F37B42"/>
    <w:rsid w:val="00F37B8C"/>
    <w:rsid w:val="00F403AF"/>
    <w:rsid w:val="00F40FDE"/>
    <w:rsid w:val="00F410DE"/>
    <w:rsid w:val="00F42584"/>
    <w:rsid w:val="00F42628"/>
    <w:rsid w:val="00F429EF"/>
    <w:rsid w:val="00F43A6F"/>
    <w:rsid w:val="00F44146"/>
    <w:rsid w:val="00F4497E"/>
    <w:rsid w:val="00F4516E"/>
    <w:rsid w:val="00F46435"/>
    <w:rsid w:val="00F469A2"/>
    <w:rsid w:val="00F46D68"/>
    <w:rsid w:val="00F47C01"/>
    <w:rsid w:val="00F500A7"/>
    <w:rsid w:val="00F5098B"/>
    <w:rsid w:val="00F50D79"/>
    <w:rsid w:val="00F512B5"/>
    <w:rsid w:val="00F51976"/>
    <w:rsid w:val="00F51C4F"/>
    <w:rsid w:val="00F520B1"/>
    <w:rsid w:val="00F52157"/>
    <w:rsid w:val="00F5231B"/>
    <w:rsid w:val="00F5317E"/>
    <w:rsid w:val="00F53194"/>
    <w:rsid w:val="00F53618"/>
    <w:rsid w:val="00F53F83"/>
    <w:rsid w:val="00F559DC"/>
    <w:rsid w:val="00F5643D"/>
    <w:rsid w:val="00F56FB8"/>
    <w:rsid w:val="00F57E4C"/>
    <w:rsid w:val="00F60BBC"/>
    <w:rsid w:val="00F613A8"/>
    <w:rsid w:val="00F619F4"/>
    <w:rsid w:val="00F620F5"/>
    <w:rsid w:val="00F621A6"/>
    <w:rsid w:val="00F624C7"/>
    <w:rsid w:val="00F62FF1"/>
    <w:rsid w:val="00F63217"/>
    <w:rsid w:val="00F63913"/>
    <w:rsid w:val="00F63BBC"/>
    <w:rsid w:val="00F63D30"/>
    <w:rsid w:val="00F63EC6"/>
    <w:rsid w:val="00F63F48"/>
    <w:rsid w:val="00F64148"/>
    <w:rsid w:val="00F64DA5"/>
    <w:rsid w:val="00F6537C"/>
    <w:rsid w:val="00F65635"/>
    <w:rsid w:val="00F66262"/>
    <w:rsid w:val="00F6632A"/>
    <w:rsid w:val="00F672D1"/>
    <w:rsid w:val="00F67623"/>
    <w:rsid w:val="00F678C0"/>
    <w:rsid w:val="00F67A4A"/>
    <w:rsid w:val="00F67A8B"/>
    <w:rsid w:val="00F67D5E"/>
    <w:rsid w:val="00F67DC4"/>
    <w:rsid w:val="00F67FA5"/>
    <w:rsid w:val="00F70D88"/>
    <w:rsid w:val="00F71441"/>
    <w:rsid w:val="00F71B5B"/>
    <w:rsid w:val="00F7282D"/>
    <w:rsid w:val="00F72A3F"/>
    <w:rsid w:val="00F733F3"/>
    <w:rsid w:val="00F73756"/>
    <w:rsid w:val="00F7395A"/>
    <w:rsid w:val="00F73AC6"/>
    <w:rsid w:val="00F73BBE"/>
    <w:rsid w:val="00F73BDD"/>
    <w:rsid w:val="00F73D7C"/>
    <w:rsid w:val="00F73DD7"/>
    <w:rsid w:val="00F744D1"/>
    <w:rsid w:val="00F750CB"/>
    <w:rsid w:val="00F75379"/>
    <w:rsid w:val="00F753D8"/>
    <w:rsid w:val="00F75663"/>
    <w:rsid w:val="00F76A1A"/>
    <w:rsid w:val="00F76C5E"/>
    <w:rsid w:val="00F77DB8"/>
    <w:rsid w:val="00F80399"/>
    <w:rsid w:val="00F81B88"/>
    <w:rsid w:val="00F81BC7"/>
    <w:rsid w:val="00F82754"/>
    <w:rsid w:val="00F82797"/>
    <w:rsid w:val="00F82937"/>
    <w:rsid w:val="00F834F0"/>
    <w:rsid w:val="00F83EE6"/>
    <w:rsid w:val="00F83FCA"/>
    <w:rsid w:val="00F84299"/>
    <w:rsid w:val="00F842E1"/>
    <w:rsid w:val="00F843C4"/>
    <w:rsid w:val="00F84D82"/>
    <w:rsid w:val="00F84E0F"/>
    <w:rsid w:val="00F84F02"/>
    <w:rsid w:val="00F86544"/>
    <w:rsid w:val="00F869E1"/>
    <w:rsid w:val="00F86D9A"/>
    <w:rsid w:val="00F86DF4"/>
    <w:rsid w:val="00F87B1D"/>
    <w:rsid w:val="00F9058D"/>
    <w:rsid w:val="00F90A61"/>
    <w:rsid w:val="00F90CAB"/>
    <w:rsid w:val="00F90F5E"/>
    <w:rsid w:val="00F91346"/>
    <w:rsid w:val="00F919FB"/>
    <w:rsid w:val="00F91E42"/>
    <w:rsid w:val="00F91E48"/>
    <w:rsid w:val="00F92977"/>
    <w:rsid w:val="00F935B2"/>
    <w:rsid w:val="00F93662"/>
    <w:rsid w:val="00F93BA3"/>
    <w:rsid w:val="00F949F1"/>
    <w:rsid w:val="00F95453"/>
    <w:rsid w:val="00F9564F"/>
    <w:rsid w:val="00F968B3"/>
    <w:rsid w:val="00F96BC4"/>
    <w:rsid w:val="00F97442"/>
    <w:rsid w:val="00F97DCB"/>
    <w:rsid w:val="00FA063B"/>
    <w:rsid w:val="00FA1566"/>
    <w:rsid w:val="00FA1913"/>
    <w:rsid w:val="00FA1AAC"/>
    <w:rsid w:val="00FA1B0A"/>
    <w:rsid w:val="00FA26E7"/>
    <w:rsid w:val="00FA2A0C"/>
    <w:rsid w:val="00FA31E9"/>
    <w:rsid w:val="00FA3534"/>
    <w:rsid w:val="00FA3607"/>
    <w:rsid w:val="00FA3CE3"/>
    <w:rsid w:val="00FA3FAA"/>
    <w:rsid w:val="00FA4004"/>
    <w:rsid w:val="00FA4B2B"/>
    <w:rsid w:val="00FA6961"/>
    <w:rsid w:val="00FA6DBC"/>
    <w:rsid w:val="00FB053A"/>
    <w:rsid w:val="00FB108C"/>
    <w:rsid w:val="00FB10B0"/>
    <w:rsid w:val="00FB13B4"/>
    <w:rsid w:val="00FB1627"/>
    <w:rsid w:val="00FB1A9E"/>
    <w:rsid w:val="00FB1AB3"/>
    <w:rsid w:val="00FB1DD2"/>
    <w:rsid w:val="00FB1F3A"/>
    <w:rsid w:val="00FB2109"/>
    <w:rsid w:val="00FB29CC"/>
    <w:rsid w:val="00FB31CB"/>
    <w:rsid w:val="00FB31F8"/>
    <w:rsid w:val="00FB3366"/>
    <w:rsid w:val="00FB36DD"/>
    <w:rsid w:val="00FB3837"/>
    <w:rsid w:val="00FB38D6"/>
    <w:rsid w:val="00FB3A99"/>
    <w:rsid w:val="00FB3BE3"/>
    <w:rsid w:val="00FB4705"/>
    <w:rsid w:val="00FB498A"/>
    <w:rsid w:val="00FB5A7F"/>
    <w:rsid w:val="00FB5C64"/>
    <w:rsid w:val="00FB6582"/>
    <w:rsid w:val="00FB6600"/>
    <w:rsid w:val="00FB685C"/>
    <w:rsid w:val="00FB6AF7"/>
    <w:rsid w:val="00FC0EDE"/>
    <w:rsid w:val="00FC0F1A"/>
    <w:rsid w:val="00FC12C7"/>
    <w:rsid w:val="00FC136B"/>
    <w:rsid w:val="00FC1885"/>
    <w:rsid w:val="00FC2002"/>
    <w:rsid w:val="00FC2013"/>
    <w:rsid w:val="00FC22CD"/>
    <w:rsid w:val="00FC2870"/>
    <w:rsid w:val="00FC2E0A"/>
    <w:rsid w:val="00FC3234"/>
    <w:rsid w:val="00FC40CD"/>
    <w:rsid w:val="00FC435B"/>
    <w:rsid w:val="00FC4F38"/>
    <w:rsid w:val="00FC5154"/>
    <w:rsid w:val="00FC5806"/>
    <w:rsid w:val="00FC5DF2"/>
    <w:rsid w:val="00FC6373"/>
    <w:rsid w:val="00FC650E"/>
    <w:rsid w:val="00FC659B"/>
    <w:rsid w:val="00FC69D9"/>
    <w:rsid w:val="00FC6F11"/>
    <w:rsid w:val="00FC7FDB"/>
    <w:rsid w:val="00FD0820"/>
    <w:rsid w:val="00FD169E"/>
    <w:rsid w:val="00FD1749"/>
    <w:rsid w:val="00FD1AB3"/>
    <w:rsid w:val="00FD1B2D"/>
    <w:rsid w:val="00FD1B90"/>
    <w:rsid w:val="00FD2460"/>
    <w:rsid w:val="00FD30FA"/>
    <w:rsid w:val="00FD3420"/>
    <w:rsid w:val="00FD3684"/>
    <w:rsid w:val="00FD4004"/>
    <w:rsid w:val="00FD4237"/>
    <w:rsid w:val="00FD43F7"/>
    <w:rsid w:val="00FD5099"/>
    <w:rsid w:val="00FD5AA9"/>
    <w:rsid w:val="00FD5B92"/>
    <w:rsid w:val="00FD5D05"/>
    <w:rsid w:val="00FD5D31"/>
    <w:rsid w:val="00FD60BB"/>
    <w:rsid w:val="00FD617F"/>
    <w:rsid w:val="00FD69FF"/>
    <w:rsid w:val="00FD6B7D"/>
    <w:rsid w:val="00FD6D7B"/>
    <w:rsid w:val="00FD7655"/>
    <w:rsid w:val="00FE057C"/>
    <w:rsid w:val="00FE0AF0"/>
    <w:rsid w:val="00FE0CA3"/>
    <w:rsid w:val="00FE22FD"/>
    <w:rsid w:val="00FE2F2C"/>
    <w:rsid w:val="00FE3301"/>
    <w:rsid w:val="00FE3A06"/>
    <w:rsid w:val="00FE3BEC"/>
    <w:rsid w:val="00FE3C91"/>
    <w:rsid w:val="00FE3E2B"/>
    <w:rsid w:val="00FE5065"/>
    <w:rsid w:val="00FE51A5"/>
    <w:rsid w:val="00FE568B"/>
    <w:rsid w:val="00FE5B20"/>
    <w:rsid w:val="00FE68F7"/>
    <w:rsid w:val="00FE7097"/>
    <w:rsid w:val="00FE7713"/>
    <w:rsid w:val="00FE7E7C"/>
    <w:rsid w:val="00FF0670"/>
    <w:rsid w:val="00FF08C5"/>
    <w:rsid w:val="00FF1585"/>
    <w:rsid w:val="00FF1689"/>
    <w:rsid w:val="00FF2784"/>
    <w:rsid w:val="00FF2A8E"/>
    <w:rsid w:val="00FF35ED"/>
    <w:rsid w:val="00FF453F"/>
    <w:rsid w:val="00FF49EC"/>
    <w:rsid w:val="00FF5074"/>
    <w:rsid w:val="00FF50AA"/>
    <w:rsid w:val="00FF532E"/>
    <w:rsid w:val="00FF6ED1"/>
    <w:rsid w:val="00FF78C1"/>
    <w:rsid w:val="00FF7E1C"/>
    <w:rsid w:val="00FF7ED2"/>
    <w:rsid w:val="01042E00"/>
    <w:rsid w:val="0118BC5D"/>
    <w:rsid w:val="0125DD71"/>
    <w:rsid w:val="0129E143"/>
    <w:rsid w:val="012C0982"/>
    <w:rsid w:val="014EA65A"/>
    <w:rsid w:val="01651951"/>
    <w:rsid w:val="018172FD"/>
    <w:rsid w:val="01890B22"/>
    <w:rsid w:val="018F520B"/>
    <w:rsid w:val="01AC7F56"/>
    <w:rsid w:val="01AF489A"/>
    <w:rsid w:val="01B6B3A5"/>
    <w:rsid w:val="01D7DE05"/>
    <w:rsid w:val="01DD7EF7"/>
    <w:rsid w:val="01E739BE"/>
    <w:rsid w:val="0205B93E"/>
    <w:rsid w:val="020E7215"/>
    <w:rsid w:val="021197C6"/>
    <w:rsid w:val="0231AE44"/>
    <w:rsid w:val="0250E8EF"/>
    <w:rsid w:val="028A3545"/>
    <w:rsid w:val="02C75759"/>
    <w:rsid w:val="02D80FD1"/>
    <w:rsid w:val="02E5389D"/>
    <w:rsid w:val="02F112B6"/>
    <w:rsid w:val="02FEBECB"/>
    <w:rsid w:val="030D5CDC"/>
    <w:rsid w:val="032444BB"/>
    <w:rsid w:val="03310FEC"/>
    <w:rsid w:val="0335FC84"/>
    <w:rsid w:val="0343FA94"/>
    <w:rsid w:val="034564E7"/>
    <w:rsid w:val="0347E2A5"/>
    <w:rsid w:val="0355F8FC"/>
    <w:rsid w:val="0367FC57"/>
    <w:rsid w:val="037FF617"/>
    <w:rsid w:val="038122A2"/>
    <w:rsid w:val="03854710"/>
    <w:rsid w:val="038A316B"/>
    <w:rsid w:val="038A7789"/>
    <w:rsid w:val="03AB107F"/>
    <w:rsid w:val="03AB7267"/>
    <w:rsid w:val="03B570B9"/>
    <w:rsid w:val="03BDD753"/>
    <w:rsid w:val="03F99979"/>
    <w:rsid w:val="04246292"/>
    <w:rsid w:val="0425EF4E"/>
    <w:rsid w:val="0436BD0F"/>
    <w:rsid w:val="043825F7"/>
    <w:rsid w:val="0440E2F3"/>
    <w:rsid w:val="04521799"/>
    <w:rsid w:val="0454BA1F"/>
    <w:rsid w:val="0456A872"/>
    <w:rsid w:val="045CEB7A"/>
    <w:rsid w:val="0471E18D"/>
    <w:rsid w:val="048E6039"/>
    <w:rsid w:val="048FA7DF"/>
    <w:rsid w:val="049CBF8F"/>
    <w:rsid w:val="04AC835E"/>
    <w:rsid w:val="04B30CB0"/>
    <w:rsid w:val="04BA20F1"/>
    <w:rsid w:val="04E3A828"/>
    <w:rsid w:val="04F6755A"/>
    <w:rsid w:val="05020233"/>
    <w:rsid w:val="05113C76"/>
    <w:rsid w:val="05223F11"/>
    <w:rsid w:val="052427E2"/>
    <w:rsid w:val="0524DB03"/>
    <w:rsid w:val="052B74DD"/>
    <w:rsid w:val="052F9035"/>
    <w:rsid w:val="0547C215"/>
    <w:rsid w:val="055C3F71"/>
    <w:rsid w:val="0566FD51"/>
    <w:rsid w:val="0568AFF5"/>
    <w:rsid w:val="056AC3AC"/>
    <w:rsid w:val="056D4032"/>
    <w:rsid w:val="0570F144"/>
    <w:rsid w:val="0579051D"/>
    <w:rsid w:val="0597EFA9"/>
    <w:rsid w:val="05C81808"/>
    <w:rsid w:val="05E2761C"/>
    <w:rsid w:val="06015CE4"/>
    <w:rsid w:val="0611FE59"/>
    <w:rsid w:val="0619906D"/>
    <w:rsid w:val="062CE89E"/>
    <w:rsid w:val="06390E47"/>
    <w:rsid w:val="0647A9B4"/>
    <w:rsid w:val="064FF851"/>
    <w:rsid w:val="065B58C6"/>
    <w:rsid w:val="067A877A"/>
    <w:rsid w:val="0685AB94"/>
    <w:rsid w:val="0687C150"/>
    <w:rsid w:val="0687D8AA"/>
    <w:rsid w:val="068B898E"/>
    <w:rsid w:val="068E0356"/>
    <w:rsid w:val="06948280"/>
    <w:rsid w:val="069AC0F6"/>
    <w:rsid w:val="06A665BA"/>
    <w:rsid w:val="06A94288"/>
    <w:rsid w:val="06AA0876"/>
    <w:rsid w:val="06CB0558"/>
    <w:rsid w:val="06E77F51"/>
    <w:rsid w:val="06E9AD32"/>
    <w:rsid w:val="06F8DC69"/>
    <w:rsid w:val="07154332"/>
    <w:rsid w:val="071B7AB0"/>
    <w:rsid w:val="073DB2FF"/>
    <w:rsid w:val="0746ED84"/>
    <w:rsid w:val="0748DDBC"/>
    <w:rsid w:val="07678C57"/>
    <w:rsid w:val="077449CC"/>
    <w:rsid w:val="07859565"/>
    <w:rsid w:val="078DD35D"/>
    <w:rsid w:val="079E45D7"/>
    <w:rsid w:val="07A50E48"/>
    <w:rsid w:val="07A76BAB"/>
    <w:rsid w:val="07B9D2AE"/>
    <w:rsid w:val="07CCE19D"/>
    <w:rsid w:val="07D3E810"/>
    <w:rsid w:val="07DA979C"/>
    <w:rsid w:val="07F168F8"/>
    <w:rsid w:val="07FD1179"/>
    <w:rsid w:val="0825DD55"/>
    <w:rsid w:val="082FB523"/>
    <w:rsid w:val="083130D0"/>
    <w:rsid w:val="08496934"/>
    <w:rsid w:val="085E9F87"/>
    <w:rsid w:val="0862D33A"/>
    <w:rsid w:val="08688749"/>
    <w:rsid w:val="086D1E94"/>
    <w:rsid w:val="087437B2"/>
    <w:rsid w:val="087B0737"/>
    <w:rsid w:val="0890FE3E"/>
    <w:rsid w:val="089395F5"/>
    <w:rsid w:val="08B1CC09"/>
    <w:rsid w:val="08BDDD7D"/>
    <w:rsid w:val="08C2EA00"/>
    <w:rsid w:val="08CF0568"/>
    <w:rsid w:val="08D51D6A"/>
    <w:rsid w:val="08D9B334"/>
    <w:rsid w:val="08ECE3EE"/>
    <w:rsid w:val="08F3DAA3"/>
    <w:rsid w:val="08F78666"/>
    <w:rsid w:val="0908A902"/>
    <w:rsid w:val="090A1F9F"/>
    <w:rsid w:val="0916EE54"/>
    <w:rsid w:val="09227F0E"/>
    <w:rsid w:val="09287656"/>
    <w:rsid w:val="099B4738"/>
    <w:rsid w:val="09A5207D"/>
    <w:rsid w:val="09A63087"/>
    <w:rsid w:val="09AB6F50"/>
    <w:rsid w:val="09AFCC82"/>
    <w:rsid w:val="09BCEDE0"/>
    <w:rsid w:val="09C8E430"/>
    <w:rsid w:val="09EB815F"/>
    <w:rsid w:val="09EEB746"/>
    <w:rsid w:val="09FFB53A"/>
    <w:rsid w:val="0A1C75BF"/>
    <w:rsid w:val="0A512340"/>
    <w:rsid w:val="0A57397C"/>
    <w:rsid w:val="0A5D02C0"/>
    <w:rsid w:val="0A715E0A"/>
    <w:rsid w:val="0A744337"/>
    <w:rsid w:val="0AA88A9E"/>
    <w:rsid w:val="0AB89A21"/>
    <w:rsid w:val="0ABA0942"/>
    <w:rsid w:val="0AC3EA50"/>
    <w:rsid w:val="0AC79148"/>
    <w:rsid w:val="0ACBC7B2"/>
    <w:rsid w:val="0AD6465B"/>
    <w:rsid w:val="0AEE1BF6"/>
    <w:rsid w:val="0B009093"/>
    <w:rsid w:val="0B11BE49"/>
    <w:rsid w:val="0B1C8825"/>
    <w:rsid w:val="0B201388"/>
    <w:rsid w:val="0B2580F2"/>
    <w:rsid w:val="0B28F93D"/>
    <w:rsid w:val="0B2B8C46"/>
    <w:rsid w:val="0B2EF3F8"/>
    <w:rsid w:val="0B408017"/>
    <w:rsid w:val="0B50A6D6"/>
    <w:rsid w:val="0B522839"/>
    <w:rsid w:val="0B655C98"/>
    <w:rsid w:val="0B8CF39B"/>
    <w:rsid w:val="0BA5722C"/>
    <w:rsid w:val="0BC36FF6"/>
    <w:rsid w:val="0BD01F8D"/>
    <w:rsid w:val="0BDB9A59"/>
    <w:rsid w:val="0BF4F5FB"/>
    <w:rsid w:val="0C0C241F"/>
    <w:rsid w:val="0C0DE3F7"/>
    <w:rsid w:val="0C0F8B06"/>
    <w:rsid w:val="0C2D4161"/>
    <w:rsid w:val="0C328736"/>
    <w:rsid w:val="0C3299A4"/>
    <w:rsid w:val="0C355311"/>
    <w:rsid w:val="0C45E73A"/>
    <w:rsid w:val="0C51B8EF"/>
    <w:rsid w:val="0C54BA3B"/>
    <w:rsid w:val="0C5763BB"/>
    <w:rsid w:val="0C61AC46"/>
    <w:rsid w:val="0C61D89B"/>
    <w:rsid w:val="0C62C359"/>
    <w:rsid w:val="0C714325"/>
    <w:rsid w:val="0C72AFF4"/>
    <w:rsid w:val="0CA63080"/>
    <w:rsid w:val="0CA6B2A4"/>
    <w:rsid w:val="0CAF3C11"/>
    <w:rsid w:val="0CBA2ACD"/>
    <w:rsid w:val="0CC3BD76"/>
    <w:rsid w:val="0CC40B08"/>
    <w:rsid w:val="0CC97EA0"/>
    <w:rsid w:val="0CCA25E4"/>
    <w:rsid w:val="0CCE5942"/>
    <w:rsid w:val="0CD44090"/>
    <w:rsid w:val="0CD5EF83"/>
    <w:rsid w:val="0CD8356D"/>
    <w:rsid w:val="0CDBDD9D"/>
    <w:rsid w:val="0CE4A190"/>
    <w:rsid w:val="0CE78ACF"/>
    <w:rsid w:val="0CFE8E9F"/>
    <w:rsid w:val="0D02AE50"/>
    <w:rsid w:val="0D08395F"/>
    <w:rsid w:val="0D11ED76"/>
    <w:rsid w:val="0D11F9E4"/>
    <w:rsid w:val="0D20EA8B"/>
    <w:rsid w:val="0D3CD5A4"/>
    <w:rsid w:val="0D432123"/>
    <w:rsid w:val="0D5A4736"/>
    <w:rsid w:val="0D5FC0BF"/>
    <w:rsid w:val="0D67E494"/>
    <w:rsid w:val="0D6C54F1"/>
    <w:rsid w:val="0D6DC28C"/>
    <w:rsid w:val="0D72CF49"/>
    <w:rsid w:val="0D7E1FE2"/>
    <w:rsid w:val="0D834222"/>
    <w:rsid w:val="0D8481DE"/>
    <w:rsid w:val="0D99164C"/>
    <w:rsid w:val="0D9A84A0"/>
    <w:rsid w:val="0DB3061D"/>
    <w:rsid w:val="0DD0C194"/>
    <w:rsid w:val="0DDBF2AF"/>
    <w:rsid w:val="0E417A41"/>
    <w:rsid w:val="0E439DD4"/>
    <w:rsid w:val="0E71F84E"/>
    <w:rsid w:val="0E8B01A4"/>
    <w:rsid w:val="0E902D9B"/>
    <w:rsid w:val="0E9E2ED7"/>
    <w:rsid w:val="0EBD1348"/>
    <w:rsid w:val="0EEA6535"/>
    <w:rsid w:val="0F0B9D1E"/>
    <w:rsid w:val="0F18B73E"/>
    <w:rsid w:val="0F1FE41C"/>
    <w:rsid w:val="0F22946C"/>
    <w:rsid w:val="0F4B809C"/>
    <w:rsid w:val="0F62D5AC"/>
    <w:rsid w:val="0F6D5DEE"/>
    <w:rsid w:val="0F76A851"/>
    <w:rsid w:val="0F909473"/>
    <w:rsid w:val="0F9BA81D"/>
    <w:rsid w:val="0F9D3ED7"/>
    <w:rsid w:val="0FA52B14"/>
    <w:rsid w:val="0FAAEE10"/>
    <w:rsid w:val="0FB1FA6A"/>
    <w:rsid w:val="0FB6B178"/>
    <w:rsid w:val="0FE1B0E6"/>
    <w:rsid w:val="100B8A0F"/>
    <w:rsid w:val="10187F10"/>
    <w:rsid w:val="1035694E"/>
    <w:rsid w:val="103EEBE6"/>
    <w:rsid w:val="104278DD"/>
    <w:rsid w:val="10437158"/>
    <w:rsid w:val="10501DEE"/>
    <w:rsid w:val="1060C3AD"/>
    <w:rsid w:val="10610086"/>
    <w:rsid w:val="10649C50"/>
    <w:rsid w:val="106E117B"/>
    <w:rsid w:val="107065C0"/>
    <w:rsid w:val="1078E986"/>
    <w:rsid w:val="10883DDB"/>
    <w:rsid w:val="108BFFF5"/>
    <w:rsid w:val="10A07F8E"/>
    <w:rsid w:val="10A0DD7A"/>
    <w:rsid w:val="10AFBBC2"/>
    <w:rsid w:val="10B4859F"/>
    <w:rsid w:val="10B9FB9A"/>
    <w:rsid w:val="10BF8F64"/>
    <w:rsid w:val="10C4B3C9"/>
    <w:rsid w:val="10E14E03"/>
    <w:rsid w:val="10E2C7BF"/>
    <w:rsid w:val="10E4ACAD"/>
    <w:rsid w:val="10E65533"/>
    <w:rsid w:val="10FFE000"/>
    <w:rsid w:val="1101FEBC"/>
    <w:rsid w:val="110F2D9D"/>
    <w:rsid w:val="11465FE5"/>
    <w:rsid w:val="115C0F4D"/>
    <w:rsid w:val="1169806F"/>
    <w:rsid w:val="116BA4BA"/>
    <w:rsid w:val="117275AC"/>
    <w:rsid w:val="11787450"/>
    <w:rsid w:val="117A058B"/>
    <w:rsid w:val="1189D4BE"/>
    <w:rsid w:val="118ECAAC"/>
    <w:rsid w:val="11986EA0"/>
    <w:rsid w:val="11B269DD"/>
    <w:rsid w:val="11C01FAF"/>
    <w:rsid w:val="11C06CC5"/>
    <w:rsid w:val="11D63FDE"/>
    <w:rsid w:val="11D649B6"/>
    <w:rsid w:val="11DC642A"/>
    <w:rsid w:val="11F12F68"/>
    <w:rsid w:val="120958D9"/>
    <w:rsid w:val="120AF8D4"/>
    <w:rsid w:val="120BD768"/>
    <w:rsid w:val="120EDB17"/>
    <w:rsid w:val="1210AA3C"/>
    <w:rsid w:val="121D606A"/>
    <w:rsid w:val="124868FC"/>
    <w:rsid w:val="124C7300"/>
    <w:rsid w:val="125D65B1"/>
    <w:rsid w:val="126C326F"/>
    <w:rsid w:val="12804048"/>
    <w:rsid w:val="12889CB6"/>
    <w:rsid w:val="12908678"/>
    <w:rsid w:val="12A67458"/>
    <w:rsid w:val="12BBD606"/>
    <w:rsid w:val="12C63A70"/>
    <w:rsid w:val="12C6A865"/>
    <w:rsid w:val="12C6D4CE"/>
    <w:rsid w:val="12D1B528"/>
    <w:rsid w:val="12D6ABA3"/>
    <w:rsid w:val="12FB893B"/>
    <w:rsid w:val="131CD2E5"/>
    <w:rsid w:val="13258B47"/>
    <w:rsid w:val="13341D27"/>
    <w:rsid w:val="134744E4"/>
    <w:rsid w:val="136BD5D9"/>
    <w:rsid w:val="136CEB2B"/>
    <w:rsid w:val="137E82EA"/>
    <w:rsid w:val="13833B2F"/>
    <w:rsid w:val="1395E77D"/>
    <w:rsid w:val="1398B89C"/>
    <w:rsid w:val="13A43BFF"/>
    <w:rsid w:val="13B1A6B8"/>
    <w:rsid w:val="13C4BE39"/>
    <w:rsid w:val="13CC5453"/>
    <w:rsid w:val="13D9B0B6"/>
    <w:rsid w:val="13E23170"/>
    <w:rsid w:val="13E35B8E"/>
    <w:rsid w:val="1406C872"/>
    <w:rsid w:val="140FDB59"/>
    <w:rsid w:val="1414B813"/>
    <w:rsid w:val="14152743"/>
    <w:rsid w:val="141C442C"/>
    <w:rsid w:val="1420874F"/>
    <w:rsid w:val="1426B408"/>
    <w:rsid w:val="1428EA92"/>
    <w:rsid w:val="1431E75B"/>
    <w:rsid w:val="1437B65C"/>
    <w:rsid w:val="143BE713"/>
    <w:rsid w:val="14500705"/>
    <w:rsid w:val="1458F51E"/>
    <w:rsid w:val="146BB4DB"/>
    <w:rsid w:val="148AE069"/>
    <w:rsid w:val="149C34E7"/>
    <w:rsid w:val="14BCFD1F"/>
    <w:rsid w:val="14C94502"/>
    <w:rsid w:val="14DA0625"/>
    <w:rsid w:val="14F72F09"/>
    <w:rsid w:val="14FDFD64"/>
    <w:rsid w:val="1513742A"/>
    <w:rsid w:val="154C28F9"/>
    <w:rsid w:val="156B2106"/>
    <w:rsid w:val="1579961F"/>
    <w:rsid w:val="15958F35"/>
    <w:rsid w:val="159B8D00"/>
    <w:rsid w:val="159BB785"/>
    <w:rsid w:val="159E24E8"/>
    <w:rsid w:val="15AEA197"/>
    <w:rsid w:val="15B2D4A2"/>
    <w:rsid w:val="15F7DB69"/>
    <w:rsid w:val="1608B84B"/>
    <w:rsid w:val="160AA864"/>
    <w:rsid w:val="160CA10B"/>
    <w:rsid w:val="1614777E"/>
    <w:rsid w:val="1626F022"/>
    <w:rsid w:val="1635617A"/>
    <w:rsid w:val="163D4D94"/>
    <w:rsid w:val="16461FCA"/>
    <w:rsid w:val="16665B23"/>
    <w:rsid w:val="166F9502"/>
    <w:rsid w:val="167585D1"/>
    <w:rsid w:val="16831801"/>
    <w:rsid w:val="16C93220"/>
    <w:rsid w:val="16CB0D53"/>
    <w:rsid w:val="16D8F954"/>
    <w:rsid w:val="16E273BD"/>
    <w:rsid w:val="16E2F6A1"/>
    <w:rsid w:val="16E441F4"/>
    <w:rsid w:val="16F5CCDE"/>
    <w:rsid w:val="17021095"/>
    <w:rsid w:val="170E934C"/>
    <w:rsid w:val="1713EC0F"/>
    <w:rsid w:val="171E3103"/>
    <w:rsid w:val="171FF4F9"/>
    <w:rsid w:val="17368EEA"/>
    <w:rsid w:val="17444228"/>
    <w:rsid w:val="17467D56"/>
    <w:rsid w:val="174FDAEB"/>
    <w:rsid w:val="1768F6AB"/>
    <w:rsid w:val="17791123"/>
    <w:rsid w:val="17804586"/>
    <w:rsid w:val="178CB03D"/>
    <w:rsid w:val="1790307D"/>
    <w:rsid w:val="17A93E30"/>
    <w:rsid w:val="17ACE118"/>
    <w:rsid w:val="17B9A72D"/>
    <w:rsid w:val="17EBD379"/>
    <w:rsid w:val="17F84CE3"/>
    <w:rsid w:val="17FDA022"/>
    <w:rsid w:val="17FDB262"/>
    <w:rsid w:val="1808886E"/>
    <w:rsid w:val="181903F2"/>
    <w:rsid w:val="1827C920"/>
    <w:rsid w:val="1829BFBC"/>
    <w:rsid w:val="182F45AD"/>
    <w:rsid w:val="18348883"/>
    <w:rsid w:val="18368772"/>
    <w:rsid w:val="18434981"/>
    <w:rsid w:val="1850B0B6"/>
    <w:rsid w:val="1853CB66"/>
    <w:rsid w:val="18588C0C"/>
    <w:rsid w:val="185B07F9"/>
    <w:rsid w:val="1874B18A"/>
    <w:rsid w:val="18797038"/>
    <w:rsid w:val="1879A9FD"/>
    <w:rsid w:val="1889D926"/>
    <w:rsid w:val="18C470A4"/>
    <w:rsid w:val="18C8C31A"/>
    <w:rsid w:val="18CAD5A3"/>
    <w:rsid w:val="18D0000B"/>
    <w:rsid w:val="18ED22A1"/>
    <w:rsid w:val="18F9516C"/>
    <w:rsid w:val="18FAE8EF"/>
    <w:rsid w:val="190B90D8"/>
    <w:rsid w:val="1925C729"/>
    <w:rsid w:val="193245DC"/>
    <w:rsid w:val="19360122"/>
    <w:rsid w:val="194572FF"/>
    <w:rsid w:val="1950FCE9"/>
    <w:rsid w:val="196EA168"/>
    <w:rsid w:val="19808E13"/>
    <w:rsid w:val="1983F02B"/>
    <w:rsid w:val="19B31CC3"/>
    <w:rsid w:val="19C3EE9D"/>
    <w:rsid w:val="19CEBF51"/>
    <w:rsid w:val="19D637A3"/>
    <w:rsid w:val="19DB4F34"/>
    <w:rsid w:val="19DEDD09"/>
    <w:rsid w:val="19E9F263"/>
    <w:rsid w:val="19F780D3"/>
    <w:rsid w:val="1A01D50C"/>
    <w:rsid w:val="1A039192"/>
    <w:rsid w:val="1A070F51"/>
    <w:rsid w:val="1A140FFB"/>
    <w:rsid w:val="1A1816F3"/>
    <w:rsid w:val="1A1992CA"/>
    <w:rsid w:val="1A356AE9"/>
    <w:rsid w:val="1A3E79E9"/>
    <w:rsid w:val="1A59D86F"/>
    <w:rsid w:val="1A8A2281"/>
    <w:rsid w:val="1AA389F1"/>
    <w:rsid w:val="1AB81911"/>
    <w:rsid w:val="1AC4EC8C"/>
    <w:rsid w:val="1AE13D90"/>
    <w:rsid w:val="1AE6B273"/>
    <w:rsid w:val="1AEEEF34"/>
    <w:rsid w:val="1AEF626F"/>
    <w:rsid w:val="1AF519C1"/>
    <w:rsid w:val="1AFB00CF"/>
    <w:rsid w:val="1B056B47"/>
    <w:rsid w:val="1B05A3FB"/>
    <w:rsid w:val="1B11C8B3"/>
    <w:rsid w:val="1B153C97"/>
    <w:rsid w:val="1B34B5A3"/>
    <w:rsid w:val="1B43F660"/>
    <w:rsid w:val="1B496018"/>
    <w:rsid w:val="1B4ED964"/>
    <w:rsid w:val="1B695490"/>
    <w:rsid w:val="1B6E59DE"/>
    <w:rsid w:val="1B7BBAD6"/>
    <w:rsid w:val="1B96074E"/>
    <w:rsid w:val="1BE0646F"/>
    <w:rsid w:val="1BE3DDC7"/>
    <w:rsid w:val="1BE4F847"/>
    <w:rsid w:val="1BF3B568"/>
    <w:rsid w:val="1C04CA85"/>
    <w:rsid w:val="1C2EF267"/>
    <w:rsid w:val="1C32BD20"/>
    <w:rsid w:val="1C33752A"/>
    <w:rsid w:val="1C347E4D"/>
    <w:rsid w:val="1C43263B"/>
    <w:rsid w:val="1C45CA92"/>
    <w:rsid w:val="1C47F7BD"/>
    <w:rsid w:val="1C4A9D64"/>
    <w:rsid w:val="1C4F4AA9"/>
    <w:rsid w:val="1C59C931"/>
    <w:rsid w:val="1C69FD93"/>
    <w:rsid w:val="1C7086B0"/>
    <w:rsid w:val="1C8118A4"/>
    <w:rsid w:val="1C87CA8F"/>
    <w:rsid w:val="1C8842EF"/>
    <w:rsid w:val="1CA07AC0"/>
    <w:rsid w:val="1CA61B2C"/>
    <w:rsid w:val="1CAAA1DA"/>
    <w:rsid w:val="1CD9E45D"/>
    <w:rsid w:val="1CE9282C"/>
    <w:rsid w:val="1D0F7B83"/>
    <w:rsid w:val="1D15D8E5"/>
    <w:rsid w:val="1D1800CE"/>
    <w:rsid w:val="1D18D897"/>
    <w:rsid w:val="1D1A6D8C"/>
    <w:rsid w:val="1D28C03C"/>
    <w:rsid w:val="1D293FBF"/>
    <w:rsid w:val="1D310A7F"/>
    <w:rsid w:val="1D37FC88"/>
    <w:rsid w:val="1D3F3CB2"/>
    <w:rsid w:val="1D43484B"/>
    <w:rsid w:val="1D4512AD"/>
    <w:rsid w:val="1D4D73DD"/>
    <w:rsid w:val="1D4F29F1"/>
    <w:rsid w:val="1D618967"/>
    <w:rsid w:val="1D68C852"/>
    <w:rsid w:val="1D7DDD43"/>
    <w:rsid w:val="1D89F13C"/>
    <w:rsid w:val="1D9AC35A"/>
    <w:rsid w:val="1DBB53A2"/>
    <w:rsid w:val="1DD71A0D"/>
    <w:rsid w:val="1DE141D1"/>
    <w:rsid w:val="1DEDD260"/>
    <w:rsid w:val="1DF0F40D"/>
    <w:rsid w:val="1DF1EFF9"/>
    <w:rsid w:val="1E001D51"/>
    <w:rsid w:val="1E028E57"/>
    <w:rsid w:val="1E0FA964"/>
    <w:rsid w:val="1E134D71"/>
    <w:rsid w:val="1E1C7C96"/>
    <w:rsid w:val="1E254E96"/>
    <w:rsid w:val="1E36DCF1"/>
    <w:rsid w:val="1E4D06C9"/>
    <w:rsid w:val="1E567A5A"/>
    <w:rsid w:val="1E573BDB"/>
    <w:rsid w:val="1E5E5171"/>
    <w:rsid w:val="1E63FE33"/>
    <w:rsid w:val="1E66E420"/>
    <w:rsid w:val="1E6FC4BB"/>
    <w:rsid w:val="1E707B46"/>
    <w:rsid w:val="1E7DF22F"/>
    <w:rsid w:val="1E83D969"/>
    <w:rsid w:val="1E8658C6"/>
    <w:rsid w:val="1E8D4B78"/>
    <w:rsid w:val="1E9A9301"/>
    <w:rsid w:val="1EA073F9"/>
    <w:rsid w:val="1EA8442E"/>
    <w:rsid w:val="1EAEACBE"/>
    <w:rsid w:val="1EB0DEB2"/>
    <w:rsid w:val="1EBCDD1B"/>
    <w:rsid w:val="1EBF02F0"/>
    <w:rsid w:val="1EC73C3E"/>
    <w:rsid w:val="1EF4BC8B"/>
    <w:rsid w:val="1EF9A920"/>
    <w:rsid w:val="1EFE130D"/>
    <w:rsid w:val="1F06BAA2"/>
    <w:rsid w:val="1F07218F"/>
    <w:rsid w:val="1F0C8B69"/>
    <w:rsid w:val="1F22EB0E"/>
    <w:rsid w:val="1F26479B"/>
    <w:rsid w:val="1F3E9CAF"/>
    <w:rsid w:val="1F57A6A0"/>
    <w:rsid w:val="1F5F5641"/>
    <w:rsid w:val="1F66848E"/>
    <w:rsid w:val="1F7610C2"/>
    <w:rsid w:val="1F8C2723"/>
    <w:rsid w:val="1F9DE3B5"/>
    <w:rsid w:val="1FA3FFBC"/>
    <w:rsid w:val="1FA427E3"/>
    <w:rsid w:val="1FAA57BC"/>
    <w:rsid w:val="1FAC2630"/>
    <w:rsid w:val="1FB9E3EF"/>
    <w:rsid w:val="1FC11185"/>
    <w:rsid w:val="1FDBE9BF"/>
    <w:rsid w:val="1FE63608"/>
    <w:rsid w:val="20012DC2"/>
    <w:rsid w:val="200949D9"/>
    <w:rsid w:val="200E9C68"/>
    <w:rsid w:val="20220F8D"/>
    <w:rsid w:val="205897C4"/>
    <w:rsid w:val="205CAAFC"/>
    <w:rsid w:val="208B8558"/>
    <w:rsid w:val="2091F08A"/>
    <w:rsid w:val="209A35F4"/>
    <w:rsid w:val="20A81477"/>
    <w:rsid w:val="20AB18E4"/>
    <w:rsid w:val="20AE600B"/>
    <w:rsid w:val="20AE86FC"/>
    <w:rsid w:val="20B52DBD"/>
    <w:rsid w:val="20BDDEA7"/>
    <w:rsid w:val="20C31AC4"/>
    <w:rsid w:val="20D5C76B"/>
    <w:rsid w:val="20E02C64"/>
    <w:rsid w:val="21012EDC"/>
    <w:rsid w:val="210E19A0"/>
    <w:rsid w:val="21113B23"/>
    <w:rsid w:val="211ACCB9"/>
    <w:rsid w:val="215DB3F7"/>
    <w:rsid w:val="217E194F"/>
    <w:rsid w:val="21993416"/>
    <w:rsid w:val="219A3CC0"/>
    <w:rsid w:val="21ADAC83"/>
    <w:rsid w:val="21AF037A"/>
    <w:rsid w:val="21AF76BF"/>
    <w:rsid w:val="21B07302"/>
    <w:rsid w:val="21BE1770"/>
    <w:rsid w:val="21CACE09"/>
    <w:rsid w:val="21CC6CEF"/>
    <w:rsid w:val="21CE99AA"/>
    <w:rsid w:val="21D712D3"/>
    <w:rsid w:val="21E059B5"/>
    <w:rsid w:val="21E8AF7C"/>
    <w:rsid w:val="21FC3FE1"/>
    <w:rsid w:val="220C1D22"/>
    <w:rsid w:val="22135619"/>
    <w:rsid w:val="2229C0CF"/>
    <w:rsid w:val="222E562F"/>
    <w:rsid w:val="2230A63E"/>
    <w:rsid w:val="224D9249"/>
    <w:rsid w:val="225A370B"/>
    <w:rsid w:val="225FC808"/>
    <w:rsid w:val="226C99FE"/>
    <w:rsid w:val="2277E1EC"/>
    <w:rsid w:val="2286855D"/>
    <w:rsid w:val="22874AA8"/>
    <w:rsid w:val="22892CB8"/>
    <w:rsid w:val="229F2607"/>
    <w:rsid w:val="22A708CE"/>
    <w:rsid w:val="22F04BEA"/>
    <w:rsid w:val="22F21909"/>
    <w:rsid w:val="22F73A7E"/>
    <w:rsid w:val="22FD6CC0"/>
    <w:rsid w:val="2300338C"/>
    <w:rsid w:val="23356E13"/>
    <w:rsid w:val="23382DB2"/>
    <w:rsid w:val="233F1204"/>
    <w:rsid w:val="2348A792"/>
    <w:rsid w:val="234CB604"/>
    <w:rsid w:val="234DF40F"/>
    <w:rsid w:val="2360527D"/>
    <w:rsid w:val="23654101"/>
    <w:rsid w:val="23658FC4"/>
    <w:rsid w:val="238DDFFC"/>
    <w:rsid w:val="23B538BF"/>
    <w:rsid w:val="23C260BD"/>
    <w:rsid w:val="23C53549"/>
    <w:rsid w:val="23D0F591"/>
    <w:rsid w:val="241566D5"/>
    <w:rsid w:val="2422BABC"/>
    <w:rsid w:val="2433C796"/>
    <w:rsid w:val="24465EE5"/>
    <w:rsid w:val="245FDA6A"/>
    <w:rsid w:val="246B5349"/>
    <w:rsid w:val="24703FF9"/>
    <w:rsid w:val="247B69EC"/>
    <w:rsid w:val="248998C1"/>
    <w:rsid w:val="24950CF2"/>
    <w:rsid w:val="2495B933"/>
    <w:rsid w:val="24AC7E25"/>
    <w:rsid w:val="24B3E0B4"/>
    <w:rsid w:val="24BAF4BA"/>
    <w:rsid w:val="24BB13E0"/>
    <w:rsid w:val="24C291BD"/>
    <w:rsid w:val="24E0A31D"/>
    <w:rsid w:val="24E5D4C0"/>
    <w:rsid w:val="24E71A12"/>
    <w:rsid w:val="24FF0A2C"/>
    <w:rsid w:val="2509DA69"/>
    <w:rsid w:val="254A7359"/>
    <w:rsid w:val="2554FF5A"/>
    <w:rsid w:val="2557B749"/>
    <w:rsid w:val="256471E4"/>
    <w:rsid w:val="25674521"/>
    <w:rsid w:val="25848CED"/>
    <w:rsid w:val="259C94C8"/>
    <w:rsid w:val="25A05D4E"/>
    <w:rsid w:val="25AE1318"/>
    <w:rsid w:val="25C8D52A"/>
    <w:rsid w:val="25C97F11"/>
    <w:rsid w:val="25CCCC6F"/>
    <w:rsid w:val="25D05F4A"/>
    <w:rsid w:val="25E8C043"/>
    <w:rsid w:val="25EC087C"/>
    <w:rsid w:val="25F9C910"/>
    <w:rsid w:val="25FBF5A5"/>
    <w:rsid w:val="25FDA05C"/>
    <w:rsid w:val="2600DDF0"/>
    <w:rsid w:val="26307F90"/>
    <w:rsid w:val="263199DA"/>
    <w:rsid w:val="2633E434"/>
    <w:rsid w:val="26354595"/>
    <w:rsid w:val="26438632"/>
    <w:rsid w:val="2659BCAE"/>
    <w:rsid w:val="266613E2"/>
    <w:rsid w:val="266FB8D3"/>
    <w:rsid w:val="267EECA5"/>
    <w:rsid w:val="268A9001"/>
    <w:rsid w:val="26971E84"/>
    <w:rsid w:val="26A93048"/>
    <w:rsid w:val="26B23529"/>
    <w:rsid w:val="26BC6DD4"/>
    <w:rsid w:val="26CC4E66"/>
    <w:rsid w:val="26CF034A"/>
    <w:rsid w:val="26D03C12"/>
    <w:rsid w:val="26DF256A"/>
    <w:rsid w:val="26E5D824"/>
    <w:rsid w:val="26FAB3C8"/>
    <w:rsid w:val="27037C9D"/>
    <w:rsid w:val="270CFCA9"/>
    <w:rsid w:val="27150990"/>
    <w:rsid w:val="271C4872"/>
    <w:rsid w:val="27255F6B"/>
    <w:rsid w:val="2727BA38"/>
    <w:rsid w:val="27294A86"/>
    <w:rsid w:val="27347BBE"/>
    <w:rsid w:val="273C2448"/>
    <w:rsid w:val="275DC7B4"/>
    <w:rsid w:val="2760AA3C"/>
    <w:rsid w:val="2799C9E0"/>
    <w:rsid w:val="27A7CA85"/>
    <w:rsid w:val="27AD0C49"/>
    <w:rsid w:val="27B169D4"/>
    <w:rsid w:val="27BCCC7E"/>
    <w:rsid w:val="27CBB9CA"/>
    <w:rsid w:val="27D0D2E5"/>
    <w:rsid w:val="27DAE050"/>
    <w:rsid w:val="27F7E4CE"/>
    <w:rsid w:val="280DD10F"/>
    <w:rsid w:val="280E4D39"/>
    <w:rsid w:val="2812CBAB"/>
    <w:rsid w:val="2839D98F"/>
    <w:rsid w:val="284D3BF0"/>
    <w:rsid w:val="28552991"/>
    <w:rsid w:val="285A9703"/>
    <w:rsid w:val="285BEE27"/>
    <w:rsid w:val="285F600A"/>
    <w:rsid w:val="28642585"/>
    <w:rsid w:val="286DB275"/>
    <w:rsid w:val="288AA9C4"/>
    <w:rsid w:val="288BCA00"/>
    <w:rsid w:val="2892B93D"/>
    <w:rsid w:val="28951304"/>
    <w:rsid w:val="2897A56E"/>
    <w:rsid w:val="28A11089"/>
    <w:rsid w:val="28A9605A"/>
    <w:rsid w:val="28CA5CBE"/>
    <w:rsid w:val="28E428EA"/>
    <w:rsid w:val="28E5F71C"/>
    <w:rsid w:val="28E781B7"/>
    <w:rsid w:val="28F3C2C6"/>
    <w:rsid w:val="291409D1"/>
    <w:rsid w:val="291B7714"/>
    <w:rsid w:val="292201CA"/>
    <w:rsid w:val="29334664"/>
    <w:rsid w:val="29425EAF"/>
    <w:rsid w:val="2944B549"/>
    <w:rsid w:val="294595C1"/>
    <w:rsid w:val="29499218"/>
    <w:rsid w:val="29619AFC"/>
    <w:rsid w:val="296C45EA"/>
    <w:rsid w:val="29798982"/>
    <w:rsid w:val="297AB35D"/>
    <w:rsid w:val="297AE2E2"/>
    <w:rsid w:val="298BC731"/>
    <w:rsid w:val="29B4F346"/>
    <w:rsid w:val="29D3DBBF"/>
    <w:rsid w:val="29F2CF1E"/>
    <w:rsid w:val="29F9FF18"/>
    <w:rsid w:val="2A13DE96"/>
    <w:rsid w:val="2A181917"/>
    <w:rsid w:val="2A1A3F1F"/>
    <w:rsid w:val="2A23DDDB"/>
    <w:rsid w:val="2A2B7122"/>
    <w:rsid w:val="2A2CC926"/>
    <w:rsid w:val="2A3AE371"/>
    <w:rsid w:val="2A3FCEFD"/>
    <w:rsid w:val="2A407D72"/>
    <w:rsid w:val="2A473384"/>
    <w:rsid w:val="2A517A5E"/>
    <w:rsid w:val="2A6FE027"/>
    <w:rsid w:val="2A790D25"/>
    <w:rsid w:val="2A7EC244"/>
    <w:rsid w:val="2A88F8D7"/>
    <w:rsid w:val="2AAE1950"/>
    <w:rsid w:val="2AC64DAA"/>
    <w:rsid w:val="2ACBF302"/>
    <w:rsid w:val="2AD29FA3"/>
    <w:rsid w:val="2AD62216"/>
    <w:rsid w:val="2AD647EC"/>
    <w:rsid w:val="2AD8A8E4"/>
    <w:rsid w:val="2AE0078B"/>
    <w:rsid w:val="2AF88BC8"/>
    <w:rsid w:val="2AFCD04E"/>
    <w:rsid w:val="2B134239"/>
    <w:rsid w:val="2B2E3A3D"/>
    <w:rsid w:val="2B2F22D0"/>
    <w:rsid w:val="2B58C33E"/>
    <w:rsid w:val="2B6BB698"/>
    <w:rsid w:val="2B6FE9EA"/>
    <w:rsid w:val="2B80D8E3"/>
    <w:rsid w:val="2B98FA6D"/>
    <w:rsid w:val="2B9E4C42"/>
    <w:rsid w:val="2BA0F857"/>
    <w:rsid w:val="2BB93770"/>
    <w:rsid w:val="2BBB233B"/>
    <w:rsid w:val="2BBF6E4D"/>
    <w:rsid w:val="2BD25C3E"/>
    <w:rsid w:val="2BF30551"/>
    <w:rsid w:val="2BF4508C"/>
    <w:rsid w:val="2C0D71BC"/>
    <w:rsid w:val="2C116546"/>
    <w:rsid w:val="2C19BB8C"/>
    <w:rsid w:val="2C25E275"/>
    <w:rsid w:val="2C4C65C8"/>
    <w:rsid w:val="2C7EB1C9"/>
    <w:rsid w:val="2C84C3B2"/>
    <w:rsid w:val="2C856E64"/>
    <w:rsid w:val="2C8641E6"/>
    <w:rsid w:val="2C9B0130"/>
    <w:rsid w:val="2CCCF4B4"/>
    <w:rsid w:val="2CD7FCB6"/>
    <w:rsid w:val="2CDE6AEC"/>
    <w:rsid w:val="2CE67EA1"/>
    <w:rsid w:val="2CF9587F"/>
    <w:rsid w:val="2CFA3525"/>
    <w:rsid w:val="2D359E5D"/>
    <w:rsid w:val="2D39EEB7"/>
    <w:rsid w:val="2D4BD608"/>
    <w:rsid w:val="2D4E4DBA"/>
    <w:rsid w:val="2D53DFBA"/>
    <w:rsid w:val="2D5697FF"/>
    <w:rsid w:val="2D5FD31C"/>
    <w:rsid w:val="2D79C4FF"/>
    <w:rsid w:val="2D9388C0"/>
    <w:rsid w:val="2DAD7146"/>
    <w:rsid w:val="2DBE42E1"/>
    <w:rsid w:val="2DC25CD0"/>
    <w:rsid w:val="2DC2FC01"/>
    <w:rsid w:val="2DCFB915"/>
    <w:rsid w:val="2DDFCBC1"/>
    <w:rsid w:val="2E0908DD"/>
    <w:rsid w:val="2E139171"/>
    <w:rsid w:val="2E3144FE"/>
    <w:rsid w:val="2E323AAC"/>
    <w:rsid w:val="2E567D6D"/>
    <w:rsid w:val="2E66822C"/>
    <w:rsid w:val="2E6B1002"/>
    <w:rsid w:val="2E6B43DA"/>
    <w:rsid w:val="2E727755"/>
    <w:rsid w:val="2E90DF4A"/>
    <w:rsid w:val="2EA4BEB0"/>
    <w:rsid w:val="2EA5BC63"/>
    <w:rsid w:val="2EC1C836"/>
    <w:rsid w:val="2EC631D5"/>
    <w:rsid w:val="2ED9B2EB"/>
    <w:rsid w:val="2EEB4820"/>
    <w:rsid w:val="2EF3D165"/>
    <w:rsid w:val="2EFBD782"/>
    <w:rsid w:val="2F07A39E"/>
    <w:rsid w:val="2F0F9FFE"/>
    <w:rsid w:val="2F10FAD7"/>
    <w:rsid w:val="2F13FF72"/>
    <w:rsid w:val="2F23FB07"/>
    <w:rsid w:val="2F253C42"/>
    <w:rsid w:val="2F3562FC"/>
    <w:rsid w:val="2F5F7EDD"/>
    <w:rsid w:val="2F70DEA3"/>
    <w:rsid w:val="2F7C31F5"/>
    <w:rsid w:val="2F7DE340"/>
    <w:rsid w:val="2F8099D3"/>
    <w:rsid w:val="2F83EFFB"/>
    <w:rsid w:val="2F91D9B4"/>
    <w:rsid w:val="2F9732C6"/>
    <w:rsid w:val="2F99B01E"/>
    <w:rsid w:val="2FB2335C"/>
    <w:rsid w:val="2FB6306B"/>
    <w:rsid w:val="2FBBA3FD"/>
    <w:rsid w:val="2FD18D3D"/>
    <w:rsid w:val="2FEEC7C2"/>
    <w:rsid w:val="2FF3FBD1"/>
    <w:rsid w:val="300384A3"/>
    <w:rsid w:val="300977A0"/>
    <w:rsid w:val="300E9F51"/>
    <w:rsid w:val="30255EAC"/>
    <w:rsid w:val="303E537B"/>
    <w:rsid w:val="304299E0"/>
    <w:rsid w:val="30434887"/>
    <w:rsid w:val="30485B18"/>
    <w:rsid w:val="30545513"/>
    <w:rsid w:val="3055E469"/>
    <w:rsid w:val="305D78F8"/>
    <w:rsid w:val="305F2DA7"/>
    <w:rsid w:val="306348C0"/>
    <w:rsid w:val="3066724E"/>
    <w:rsid w:val="30688748"/>
    <w:rsid w:val="30777367"/>
    <w:rsid w:val="30937B84"/>
    <w:rsid w:val="30A778E8"/>
    <w:rsid w:val="30AE2396"/>
    <w:rsid w:val="30B39CBB"/>
    <w:rsid w:val="30B615C9"/>
    <w:rsid w:val="30BA1CFB"/>
    <w:rsid w:val="30BE83D4"/>
    <w:rsid w:val="30ED12A4"/>
    <w:rsid w:val="30F9C2BC"/>
    <w:rsid w:val="30FCCC05"/>
    <w:rsid w:val="30FEF16C"/>
    <w:rsid w:val="3114CC51"/>
    <w:rsid w:val="31151DC1"/>
    <w:rsid w:val="3115F691"/>
    <w:rsid w:val="311B27AC"/>
    <w:rsid w:val="31207D82"/>
    <w:rsid w:val="31261966"/>
    <w:rsid w:val="312F05A9"/>
    <w:rsid w:val="313571C8"/>
    <w:rsid w:val="313807E6"/>
    <w:rsid w:val="313D0943"/>
    <w:rsid w:val="314F69DB"/>
    <w:rsid w:val="315210EE"/>
    <w:rsid w:val="316B3FA4"/>
    <w:rsid w:val="3174A9DF"/>
    <w:rsid w:val="317941F7"/>
    <w:rsid w:val="318B2E0B"/>
    <w:rsid w:val="319B756A"/>
    <w:rsid w:val="31A1B143"/>
    <w:rsid w:val="31A298C3"/>
    <w:rsid w:val="31B3C5C2"/>
    <w:rsid w:val="31BE5293"/>
    <w:rsid w:val="31BE8554"/>
    <w:rsid w:val="31BF81B8"/>
    <w:rsid w:val="31C2EF6F"/>
    <w:rsid w:val="31CEB679"/>
    <w:rsid w:val="31D17F7B"/>
    <w:rsid w:val="31D3508F"/>
    <w:rsid w:val="31D4DD3E"/>
    <w:rsid w:val="31D8214E"/>
    <w:rsid w:val="31D92D88"/>
    <w:rsid w:val="31E30BB6"/>
    <w:rsid w:val="31E4A849"/>
    <w:rsid w:val="31F3C6EF"/>
    <w:rsid w:val="323B8C37"/>
    <w:rsid w:val="324103C1"/>
    <w:rsid w:val="3245F677"/>
    <w:rsid w:val="3251E0D7"/>
    <w:rsid w:val="3254C01E"/>
    <w:rsid w:val="32738699"/>
    <w:rsid w:val="327A83C6"/>
    <w:rsid w:val="327B1DA8"/>
    <w:rsid w:val="3291816F"/>
    <w:rsid w:val="32B4A665"/>
    <w:rsid w:val="32BF288F"/>
    <w:rsid w:val="32BF67C8"/>
    <w:rsid w:val="32F4EF44"/>
    <w:rsid w:val="32F5A08A"/>
    <w:rsid w:val="32F67ABE"/>
    <w:rsid w:val="3302075B"/>
    <w:rsid w:val="330A2E3B"/>
    <w:rsid w:val="3315E58C"/>
    <w:rsid w:val="33245766"/>
    <w:rsid w:val="332A71A8"/>
    <w:rsid w:val="333A41B2"/>
    <w:rsid w:val="335200FC"/>
    <w:rsid w:val="3366C1E0"/>
    <w:rsid w:val="336CE3A4"/>
    <w:rsid w:val="33883DC1"/>
    <w:rsid w:val="33892D77"/>
    <w:rsid w:val="339B0850"/>
    <w:rsid w:val="339DD2E8"/>
    <w:rsid w:val="339F0B33"/>
    <w:rsid w:val="339F0BA2"/>
    <w:rsid w:val="339FE2AF"/>
    <w:rsid w:val="33A3FF5F"/>
    <w:rsid w:val="33A8B47F"/>
    <w:rsid w:val="33C1D2DC"/>
    <w:rsid w:val="33C68555"/>
    <w:rsid w:val="33DC9C05"/>
    <w:rsid w:val="33E0E114"/>
    <w:rsid w:val="33E80408"/>
    <w:rsid w:val="33FEEA76"/>
    <w:rsid w:val="343A59E5"/>
    <w:rsid w:val="343E72E2"/>
    <w:rsid w:val="343E7D95"/>
    <w:rsid w:val="3447AF98"/>
    <w:rsid w:val="345220B4"/>
    <w:rsid w:val="34540E3E"/>
    <w:rsid w:val="3455C4CD"/>
    <w:rsid w:val="34596752"/>
    <w:rsid w:val="34649B76"/>
    <w:rsid w:val="34674C25"/>
    <w:rsid w:val="34734431"/>
    <w:rsid w:val="3473E353"/>
    <w:rsid w:val="348847BA"/>
    <w:rsid w:val="348FF1CB"/>
    <w:rsid w:val="34A8324E"/>
    <w:rsid w:val="34B6DF53"/>
    <w:rsid w:val="34BD6DB2"/>
    <w:rsid w:val="34D2425C"/>
    <w:rsid w:val="34D3265B"/>
    <w:rsid w:val="34E833F8"/>
    <w:rsid w:val="34EB9977"/>
    <w:rsid w:val="34ED5F3F"/>
    <w:rsid w:val="34F4A197"/>
    <w:rsid w:val="35014A5A"/>
    <w:rsid w:val="3508048D"/>
    <w:rsid w:val="350CB833"/>
    <w:rsid w:val="35260AB9"/>
    <w:rsid w:val="352A9FE6"/>
    <w:rsid w:val="352CDD91"/>
    <w:rsid w:val="352E22A5"/>
    <w:rsid w:val="352EC080"/>
    <w:rsid w:val="3546A219"/>
    <w:rsid w:val="354CB77C"/>
    <w:rsid w:val="3554F84C"/>
    <w:rsid w:val="35580DD0"/>
    <w:rsid w:val="35604D3B"/>
    <w:rsid w:val="3564F92F"/>
    <w:rsid w:val="356B1F91"/>
    <w:rsid w:val="35813A01"/>
    <w:rsid w:val="3592865B"/>
    <w:rsid w:val="359DF05E"/>
    <w:rsid w:val="35ABBB04"/>
    <w:rsid w:val="35B1260D"/>
    <w:rsid w:val="35B1A70D"/>
    <w:rsid w:val="35B2AB31"/>
    <w:rsid w:val="35C64501"/>
    <w:rsid w:val="35C9B2C2"/>
    <w:rsid w:val="35DDF292"/>
    <w:rsid w:val="35F830F1"/>
    <w:rsid w:val="35FC0A89"/>
    <w:rsid w:val="36098A06"/>
    <w:rsid w:val="361E0CD3"/>
    <w:rsid w:val="36214E0A"/>
    <w:rsid w:val="363385AB"/>
    <w:rsid w:val="36375F49"/>
    <w:rsid w:val="366DE2F1"/>
    <w:rsid w:val="367F1133"/>
    <w:rsid w:val="368B4320"/>
    <w:rsid w:val="3695DC6A"/>
    <w:rsid w:val="36AD9548"/>
    <w:rsid w:val="36B660A8"/>
    <w:rsid w:val="36D30C09"/>
    <w:rsid w:val="36D915EB"/>
    <w:rsid w:val="36DE4C21"/>
    <w:rsid w:val="36DE9FAF"/>
    <w:rsid w:val="36FD98F2"/>
    <w:rsid w:val="3700304D"/>
    <w:rsid w:val="37003D32"/>
    <w:rsid w:val="37096FC7"/>
    <w:rsid w:val="37114540"/>
    <w:rsid w:val="37194EE8"/>
    <w:rsid w:val="371E31CB"/>
    <w:rsid w:val="371E965E"/>
    <w:rsid w:val="37252646"/>
    <w:rsid w:val="373150A4"/>
    <w:rsid w:val="3738907A"/>
    <w:rsid w:val="3742F626"/>
    <w:rsid w:val="3749C638"/>
    <w:rsid w:val="374D4F02"/>
    <w:rsid w:val="3752156C"/>
    <w:rsid w:val="37626577"/>
    <w:rsid w:val="376D1472"/>
    <w:rsid w:val="37821555"/>
    <w:rsid w:val="3783F824"/>
    <w:rsid w:val="379F6A5D"/>
    <w:rsid w:val="37B0ED91"/>
    <w:rsid w:val="37C2E1B9"/>
    <w:rsid w:val="37E7B6AA"/>
    <w:rsid w:val="37EACAD7"/>
    <w:rsid w:val="37EF3075"/>
    <w:rsid w:val="37F8A19A"/>
    <w:rsid w:val="38017345"/>
    <w:rsid w:val="38026C8C"/>
    <w:rsid w:val="3808B40D"/>
    <w:rsid w:val="380F6BBE"/>
    <w:rsid w:val="38136008"/>
    <w:rsid w:val="3827BEE9"/>
    <w:rsid w:val="383B1144"/>
    <w:rsid w:val="383DD1FB"/>
    <w:rsid w:val="38441A0B"/>
    <w:rsid w:val="38683153"/>
    <w:rsid w:val="386D08C6"/>
    <w:rsid w:val="3870D018"/>
    <w:rsid w:val="387A7C25"/>
    <w:rsid w:val="387BB631"/>
    <w:rsid w:val="388745D6"/>
    <w:rsid w:val="38937691"/>
    <w:rsid w:val="3899EFBE"/>
    <w:rsid w:val="38A13734"/>
    <w:rsid w:val="38B4BB29"/>
    <w:rsid w:val="38BC5756"/>
    <w:rsid w:val="38D537F2"/>
    <w:rsid w:val="38EDA3FF"/>
    <w:rsid w:val="3906CB61"/>
    <w:rsid w:val="39075946"/>
    <w:rsid w:val="3918908F"/>
    <w:rsid w:val="393AF304"/>
    <w:rsid w:val="394A6C76"/>
    <w:rsid w:val="397C62E9"/>
    <w:rsid w:val="3993382A"/>
    <w:rsid w:val="39A3F8B8"/>
    <w:rsid w:val="39AC6A5C"/>
    <w:rsid w:val="39E5F443"/>
    <w:rsid w:val="39FD711D"/>
    <w:rsid w:val="3A10E65F"/>
    <w:rsid w:val="3A258A35"/>
    <w:rsid w:val="3A2AA614"/>
    <w:rsid w:val="3A334498"/>
    <w:rsid w:val="3A389994"/>
    <w:rsid w:val="3A3C3788"/>
    <w:rsid w:val="3A3C8546"/>
    <w:rsid w:val="3A661570"/>
    <w:rsid w:val="3A6FB169"/>
    <w:rsid w:val="3A89A017"/>
    <w:rsid w:val="3A97A772"/>
    <w:rsid w:val="3AAE4DCE"/>
    <w:rsid w:val="3AB37248"/>
    <w:rsid w:val="3ABB0AD6"/>
    <w:rsid w:val="3AD79B0C"/>
    <w:rsid w:val="3ADACD4D"/>
    <w:rsid w:val="3AEFB127"/>
    <w:rsid w:val="3AF98455"/>
    <w:rsid w:val="3B013096"/>
    <w:rsid w:val="3B035F52"/>
    <w:rsid w:val="3B09BF73"/>
    <w:rsid w:val="3B140537"/>
    <w:rsid w:val="3B288845"/>
    <w:rsid w:val="3B2DC7A1"/>
    <w:rsid w:val="3B32A060"/>
    <w:rsid w:val="3B38F8D9"/>
    <w:rsid w:val="3B52D891"/>
    <w:rsid w:val="3B57EFD9"/>
    <w:rsid w:val="3B6B1D91"/>
    <w:rsid w:val="3B960E7E"/>
    <w:rsid w:val="3BAF44D8"/>
    <w:rsid w:val="3BCC72C4"/>
    <w:rsid w:val="3BD4AC1C"/>
    <w:rsid w:val="3BD53188"/>
    <w:rsid w:val="3BD6EEAA"/>
    <w:rsid w:val="3BDE44C6"/>
    <w:rsid w:val="3BE4FE1A"/>
    <w:rsid w:val="3C12DE20"/>
    <w:rsid w:val="3C2128EE"/>
    <w:rsid w:val="3C439578"/>
    <w:rsid w:val="3C51645D"/>
    <w:rsid w:val="3C667F69"/>
    <w:rsid w:val="3C6B00E7"/>
    <w:rsid w:val="3C86379E"/>
    <w:rsid w:val="3C9FE27D"/>
    <w:rsid w:val="3CA3B4CE"/>
    <w:rsid w:val="3CABC911"/>
    <w:rsid w:val="3CACBC68"/>
    <w:rsid w:val="3CB40B47"/>
    <w:rsid w:val="3CC21C50"/>
    <w:rsid w:val="3CC6F5F5"/>
    <w:rsid w:val="3CDEAFA5"/>
    <w:rsid w:val="3CE5BF10"/>
    <w:rsid w:val="3CE86B0C"/>
    <w:rsid w:val="3CF423B1"/>
    <w:rsid w:val="3CF91FD4"/>
    <w:rsid w:val="3D196740"/>
    <w:rsid w:val="3D1E8EA8"/>
    <w:rsid w:val="3D22E694"/>
    <w:rsid w:val="3D4681F4"/>
    <w:rsid w:val="3D47FABC"/>
    <w:rsid w:val="3D59DE17"/>
    <w:rsid w:val="3D8A9A2B"/>
    <w:rsid w:val="3DC378BA"/>
    <w:rsid w:val="3DC84321"/>
    <w:rsid w:val="3DCA0A75"/>
    <w:rsid w:val="3DE45FCA"/>
    <w:rsid w:val="3DE5B1EC"/>
    <w:rsid w:val="3DE667FF"/>
    <w:rsid w:val="3DF76872"/>
    <w:rsid w:val="3E00DE6B"/>
    <w:rsid w:val="3E19217F"/>
    <w:rsid w:val="3E1DC433"/>
    <w:rsid w:val="3E21CA15"/>
    <w:rsid w:val="3E3AB8DB"/>
    <w:rsid w:val="3E45E406"/>
    <w:rsid w:val="3E618F31"/>
    <w:rsid w:val="3E64A0C1"/>
    <w:rsid w:val="3E6948BA"/>
    <w:rsid w:val="3E71C722"/>
    <w:rsid w:val="3E7BA06A"/>
    <w:rsid w:val="3E85DD53"/>
    <w:rsid w:val="3E877F85"/>
    <w:rsid w:val="3E948BAF"/>
    <w:rsid w:val="3E9DE16F"/>
    <w:rsid w:val="3EA01357"/>
    <w:rsid w:val="3EA064D8"/>
    <w:rsid w:val="3EBE5FF9"/>
    <w:rsid w:val="3EC088D2"/>
    <w:rsid w:val="3EEFC24C"/>
    <w:rsid w:val="3F0BF8C8"/>
    <w:rsid w:val="3F1B97E6"/>
    <w:rsid w:val="3F53D17B"/>
    <w:rsid w:val="3F6B50C5"/>
    <w:rsid w:val="3F6D0D32"/>
    <w:rsid w:val="3F71ADD2"/>
    <w:rsid w:val="3F79578F"/>
    <w:rsid w:val="3F7D5D0F"/>
    <w:rsid w:val="3F808E01"/>
    <w:rsid w:val="3F85ED27"/>
    <w:rsid w:val="3F9A28D1"/>
    <w:rsid w:val="3F9B98F4"/>
    <w:rsid w:val="3FA250A2"/>
    <w:rsid w:val="3FA507C3"/>
    <w:rsid w:val="3FB131FC"/>
    <w:rsid w:val="3FE25BCA"/>
    <w:rsid w:val="3FE89DA6"/>
    <w:rsid w:val="3FEEB2DB"/>
    <w:rsid w:val="3FFA5D4E"/>
    <w:rsid w:val="40208352"/>
    <w:rsid w:val="402A08D7"/>
    <w:rsid w:val="4038BBC9"/>
    <w:rsid w:val="4038DCEB"/>
    <w:rsid w:val="40454BE2"/>
    <w:rsid w:val="40639B54"/>
    <w:rsid w:val="40729BC6"/>
    <w:rsid w:val="408E7F28"/>
    <w:rsid w:val="409A63DC"/>
    <w:rsid w:val="40A5FD34"/>
    <w:rsid w:val="40A6478F"/>
    <w:rsid w:val="40CC2F09"/>
    <w:rsid w:val="40E22725"/>
    <w:rsid w:val="40E3A93D"/>
    <w:rsid w:val="40E8104E"/>
    <w:rsid w:val="40EEB477"/>
    <w:rsid w:val="40F6F843"/>
    <w:rsid w:val="40FC71F7"/>
    <w:rsid w:val="410008BE"/>
    <w:rsid w:val="41051939"/>
    <w:rsid w:val="411CAE3E"/>
    <w:rsid w:val="412F7882"/>
    <w:rsid w:val="41642B96"/>
    <w:rsid w:val="416A1034"/>
    <w:rsid w:val="417BA7F7"/>
    <w:rsid w:val="417F144C"/>
    <w:rsid w:val="4182D3A8"/>
    <w:rsid w:val="418E182A"/>
    <w:rsid w:val="4194A428"/>
    <w:rsid w:val="419EC284"/>
    <w:rsid w:val="41A69EA1"/>
    <w:rsid w:val="41A7CB37"/>
    <w:rsid w:val="41AAE016"/>
    <w:rsid w:val="41DFF6A6"/>
    <w:rsid w:val="41EAA30D"/>
    <w:rsid w:val="41EB419C"/>
    <w:rsid w:val="41F97F8C"/>
    <w:rsid w:val="4200C300"/>
    <w:rsid w:val="420221E8"/>
    <w:rsid w:val="4210F47C"/>
    <w:rsid w:val="4214D2E4"/>
    <w:rsid w:val="42288C96"/>
    <w:rsid w:val="42479A5A"/>
    <w:rsid w:val="42513FE7"/>
    <w:rsid w:val="427C16B6"/>
    <w:rsid w:val="427E2351"/>
    <w:rsid w:val="42994677"/>
    <w:rsid w:val="429B8B60"/>
    <w:rsid w:val="429E5A9E"/>
    <w:rsid w:val="42A9A308"/>
    <w:rsid w:val="42AC8D40"/>
    <w:rsid w:val="42CCD537"/>
    <w:rsid w:val="42D3B0D1"/>
    <w:rsid w:val="42EE850C"/>
    <w:rsid w:val="430B4BF8"/>
    <w:rsid w:val="43241DFC"/>
    <w:rsid w:val="4324D727"/>
    <w:rsid w:val="432A20E0"/>
    <w:rsid w:val="4332CE43"/>
    <w:rsid w:val="43395DD8"/>
    <w:rsid w:val="433AF5D3"/>
    <w:rsid w:val="43481485"/>
    <w:rsid w:val="434FB3D0"/>
    <w:rsid w:val="437E7566"/>
    <w:rsid w:val="438BE3DC"/>
    <w:rsid w:val="4392FCAA"/>
    <w:rsid w:val="439CE365"/>
    <w:rsid w:val="43C444BA"/>
    <w:rsid w:val="43D5FB94"/>
    <w:rsid w:val="43D880CF"/>
    <w:rsid w:val="43DA4C93"/>
    <w:rsid w:val="43F0B912"/>
    <w:rsid w:val="44032E5D"/>
    <w:rsid w:val="4403565A"/>
    <w:rsid w:val="4408B0F4"/>
    <w:rsid w:val="4409386D"/>
    <w:rsid w:val="441B22EC"/>
    <w:rsid w:val="442A3ABF"/>
    <w:rsid w:val="4444E77B"/>
    <w:rsid w:val="44559B2D"/>
    <w:rsid w:val="445BA535"/>
    <w:rsid w:val="44730EF2"/>
    <w:rsid w:val="44802F28"/>
    <w:rsid w:val="449137BB"/>
    <w:rsid w:val="44939AEC"/>
    <w:rsid w:val="44945D0A"/>
    <w:rsid w:val="449B04F1"/>
    <w:rsid w:val="44DDBC16"/>
    <w:rsid w:val="4508EB11"/>
    <w:rsid w:val="45090714"/>
    <w:rsid w:val="4510B900"/>
    <w:rsid w:val="453CA1A2"/>
    <w:rsid w:val="4553677B"/>
    <w:rsid w:val="4557E6C3"/>
    <w:rsid w:val="455DDD76"/>
    <w:rsid w:val="45635583"/>
    <w:rsid w:val="456FA9DE"/>
    <w:rsid w:val="45782C96"/>
    <w:rsid w:val="45801A17"/>
    <w:rsid w:val="458BDAE2"/>
    <w:rsid w:val="458DA3BA"/>
    <w:rsid w:val="4593ED03"/>
    <w:rsid w:val="459A4898"/>
    <w:rsid w:val="45A425A2"/>
    <w:rsid w:val="45A77D08"/>
    <w:rsid w:val="45A7BF78"/>
    <w:rsid w:val="45ACBCB7"/>
    <w:rsid w:val="45B3B5F7"/>
    <w:rsid w:val="45BA6DB9"/>
    <w:rsid w:val="45E42454"/>
    <w:rsid w:val="45F16DFB"/>
    <w:rsid w:val="45F39405"/>
    <w:rsid w:val="45F68921"/>
    <w:rsid w:val="460E6C13"/>
    <w:rsid w:val="4615DB36"/>
    <w:rsid w:val="4624EA72"/>
    <w:rsid w:val="4635E168"/>
    <w:rsid w:val="463F31F4"/>
    <w:rsid w:val="464506AE"/>
    <w:rsid w:val="4646B4B4"/>
    <w:rsid w:val="465CBBDF"/>
    <w:rsid w:val="46622A4D"/>
    <w:rsid w:val="466641EE"/>
    <w:rsid w:val="466EF8D1"/>
    <w:rsid w:val="46803529"/>
    <w:rsid w:val="46818D13"/>
    <w:rsid w:val="46962463"/>
    <w:rsid w:val="46B06DD6"/>
    <w:rsid w:val="46C387FD"/>
    <w:rsid w:val="46C66D34"/>
    <w:rsid w:val="46D77476"/>
    <w:rsid w:val="46EFA333"/>
    <w:rsid w:val="46F2FB2F"/>
    <w:rsid w:val="46FA4734"/>
    <w:rsid w:val="4712808C"/>
    <w:rsid w:val="471F9F15"/>
    <w:rsid w:val="472723D0"/>
    <w:rsid w:val="472ED9E8"/>
    <w:rsid w:val="47392DDF"/>
    <w:rsid w:val="47492B52"/>
    <w:rsid w:val="47680DD8"/>
    <w:rsid w:val="4773BCD4"/>
    <w:rsid w:val="4775DC01"/>
    <w:rsid w:val="4778E299"/>
    <w:rsid w:val="477B6D3F"/>
    <w:rsid w:val="477D85DE"/>
    <w:rsid w:val="47A10F30"/>
    <w:rsid w:val="47A43C43"/>
    <w:rsid w:val="47A5F8B1"/>
    <w:rsid w:val="47DFDD69"/>
    <w:rsid w:val="47F6402A"/>
    <w:rsid w:val="4800095E"/>
    <w:rsid w:val="480CD40A"/>
    <w:rsid w:val="48149357"/>
    <w:rsid w:val="481A2739"/>
    <w:rsid w:val="482EDBB0"/>
    <w:rsid w:val="4842F100"/>
    <w:rsid w:val="48446B49"/>
    <w:rsid w:val="484C6528"/>
    <w:rsid w:val="484D5F70"/>
    <w:rsid w:val="48575D98"/>
    <w:rsid w:val="4859CCFC"/>
    <w:rsid w:val="485B568E"/>
    <w:rsid w:val="48755A8F"/>
    <w:rsid w:val="487AB6E2"/>
    <w:rsid w:val="4898ED9C"/>
    <w:rsid w:val="48A7430E"/>
    <w:rsid w:val="48B82660"/>
    <w:rsid w:val="48C1D292"/>
    <w:rsid w:val="48C38F0C"/>
    <w:rsid w:val="48D4BF42"/>
    <w:rsid w:val="48E36F97"/>
    <w:rsid w:val="48FAC1FB"/>
    <w:rsid w:val="48FCABB5"/>
    <w:rsid w:val="490769DE"/>
    <w:rsid w:val="49142C76"/>
    <w:rsid w:val="4925BEBC"/>
    <w:rsid w:val="4927790B"/>
    <w:rsid w:val="492F79D2"/>
    <w:rsid w:val="493E1CBF"/>
    <w:rsid w:val="496739E5"/>
    <w:rsid w:val="4967D793"/>
    <w:rsid w:val="4973361E"/>
    <w:rsid w:val="4973CCE7"/>
    <w:rsid w:val="497CDDF1"/>
    <w:rsid w:val="497E6FF3"/>
    <w:rsid w:val="49955437"/>
    <w:rsid w:val="49991C80"/>
    <w:rsid w:val="49B79BFA"/>
    <w:rsid w:val="49C68612"/>
    <w:rsid w:val="49D67865"/>
    <w:rsid w:val="49DB6108"/>
    <w:rsid w:val="49DEC491"/>
    <w:rsid w:val="49E3442D"/>
    <w:rsid w:val="49FB80F7"/>
    <w:rsid w:val="4A240884"/>
    <w:rsid w:val="4A2B4782"/>
    <w:rsid w:val="4A3D1E75"/>
    <w:rsid w:val="4A487A2A"/>
    <w:rsid w:val="4A4934CB"/>
    <w:rsid w:val="4A6C7089"/>
    <w:rsid w:val="4A6D7465"/>
    <w:rsid w:val="4A7C9D46"/>
    <w:rsid w:val="4A91963D"/>
    <w:rsid w:val="4A94FCBB"/>
    <w:rsid w:val="4A9EC799"/>
    <w:rsid w:val="4AAEA19C"/>
    <w:rsid w:val="4AB68C20"/>
    <w:rsid w:val="4AB718B9"/>
    <w:rsid w:val="4AB8CC2F"/>
    <w:rsid w:val="4ABF3022"/>
    <w:rsid w:val="4ADBA1F5"/>
    <w:rsid w:val="4ADC988A"/>
    <w:rsid w:val="4AEFDDD7"/>
    <w:rsid w:val="4B0749D6"/>
    <w:rsid w:val="4B0ED76F"/>
    <w:rsid w:val="4B114FA5"/>
    <w:rsid w:val="4B12AD54"/>
    <w:rsid w:val="4B1351A1"/>
    <w:rsid w:val="4B1A4A38"/>
    <w:rsid w:val="4B206F62"/>
    <w:rsid w:val="4B232494"/>
    <w:rsid w:val="4B2A62D6"/>
    <w:rsid w:val="4B31E96E"/>
    <w:rsid w:val="4B452566"/>
    <w:rsid w:val="4B4D5D6D"/>
    <w:rsid w:val="4B56BAD5"/>
    <w:rsid w:val="4B61D43A"/>
    <w:rsid w:val="4B7FE963"/>
    <w:rsid w:val="4B926BD4"/>
    <w:rsid w:val="4BBC684A"/>
    <w:rsid w:val="4BD6661A"/>
    <w:rsid w:val="4BEAB661"/>
    <w:rsid w:val="4BEADE36"/>
    <w:rsid w:val="4BEFF46F"/>
    <w:rsid w:val="4BF64900"/>
    <w:rsid w:val="4BFBA10C"/>
    <w:rsid w:val="4C0583E8"/>
    <w:rsid w:val="4C08BE9B"/>
    <w:rsid w:val="4C20803F"/>
    <w:rsid w:val="4C280977"/>
    <w:rsid w:val="4C2DDD30"/>
    <w:rsid w:val="4C2EA472"/>
    <w:rsid w:val="4C34195E"/>
    <w:rsid w:val="4C396A27"/>
    <w:rsid w:val="4C69150E"/>
    <w:rsid w:val="4C6E0906"/>
    <w:rsid w:val="4C6E8AD6"/>
    <w:rsid w:val="4C7D0F70"/>
    <w:rsid w:val="4C8B9180"/>
    <w:rsid w:val="4C8EFECD"/>
    <w:rsid w:val="4CBC823C"/>
    <w:rsid w:val="4CBE4E24"/>
    <w:rsid w:val="4CCAFDC9"/>
    <w:rsid w:val="4CDCD1A4"/>
    <w:rsid w:val="4CFA0347"/>
    <w:rsid w:val="4CFAC8AD"/>
    <w:rsid w:val="4CFDDFE1"/>
    <w:rsid w:val="4CFF07AD"/>
    <w:rsid w:val="4D011EBF"/>
    <w:rsid w:val="4D01B3BB"/>
    <w:rsid w:val="4D0AA431"/>
    <w:rsid w:val="4D0BEE86"/>
    <w:rsid w:val="4D0BF5FE"/>
    <w:rsid w:val="4D0DB5FC"/>
    <w:rsid w:val="4D19D3E4"/>
    <w:rsid w:val="4D2A454D"/>
    <w:rsid w:val="4D2DE268"/>
    <w:rsid w:val="4D3A9C7D"/>
    <w:rsid w:val="4D495BB2"/>
    <w:rsid w:val="4D49A1CA"/>
    <w:rsid w:val="4D58C2BC"/>
    <w:rsid w:val="4D61CC16"/>
    <w:rsid w:val="4D659ED2"/>
    <w:rsid w:val="4D69AC33"/>
    <w:rsid w:val="4D6F9165"/>
    <w:rsid w:val="4D73A290"/>
    <w:rsid w:val="4D8AA597"/>
    <w:rsid w:val="4D92590A"/>
    <w:rsid w:val="4DB22E6F"/>
    <w:rsid w:val="4DD15919"/>
    <w:rsid w:val="4DD3E235"/>
    <w:rsid w:val="4DDFB981"/>
    <w:rsid w:val="4DED11AA"/>
    <w:rsid w:val="4DF57F35"/>
    <w:rsid w:val="4DFFC71D"/>
    <w:rsid w:val="4E153CDF"/>
    <w:rsid w:val="4E1B523B"/>
    <w:rsid w:val="4E3D2500"/>
    <w:rsid w:val="4E3D9C47"/>
    <w:rsid w:val="4E416144"/>
    <w:rsid w:val="4E4265BB"/>
    <w:rsid w:val="4E46C38B"/>
    <w:rsid w:val="4E5196CC"/>
    <w:rsid w:val="4E699D5A"/>
    <w:rsid w:val="4E6CE284"/>
    <w:rsid w:val="4E9196B1"/>
    <w:rsid w:val="4E9DE257"/>
    <w:rsid w:val="4EA793BF"/>
    <w:rsid w:val="4EC7ED1A"/>
    <w:rsid w:val="4EC89189"/>
    <w:rsid w:val="4ECA7B88"/>
    <w:rsid w:val="4EFEA939"/>
    <w:rsid w:val="4F2FA2CA"/>
    <w:rsid w:val="4F5DDD7B"/>
    <w:rsid w:val="4F71D6C2"/>
    <w:rsid w:val="4F73FDAD"/>
    <w:rsid w:val="4FB72AAA"/>
    <w:rsid w:val="4FB795E0"/>
    <w:rsid w:val="4FCCF9E2"/>
    <w:rsid w:val="4FD0E09B"/>
    <w:rsid w:val="4FD308F6"/>
    <w:rsid w:val="4FDC0A26"/>
    <w:rsid w:val="4FE97540"/>
    <w:rsid w:val="4FEB058D"/>
    <w:rsid w:val="4FEDDFC1"/>
    <w:rsid w:val="50171030"/>
    <w:rsid w:val="502BBC3D"/>
    <w:rsid w:val="504F53A7"/>
    <w:rsid w:val="5054EF12"/>
    <w:rsid w:val="505C6E64"/>
    <w:rsid w:val="505E84AA"/>
    <w:rsid w:val="50662107"/>
    <w:rsid w:val="508D5906"/>
    <w:rsid w:val="50995C53"/>
    <w:rsid w:val="50A35A50"/>
    <w:rsid w:val="50A3B31D"/>
    <w:rsid w:val="50B03D0B"/>
    <w:rsid w:val="50C03E61"/>
    <w:rsid w:val="50C658B3"/>
    <w:rsid w:val="50D15E9A"/>
    <w:rsid w:val="50EC1B9E"/>
    <w:rsid w:val="50EDF8F0"/>
    <w:rsid w:val="50F88AA2"/>
    <w:rsid w:val="51048D6B"/>
    <w:rsid w:val="5107F089"/>
    <w:rsid w:val="5114DA6E"/>
    <w:rsid w:val="512388B8"/>
    <w:rsid w:val="513E483F"/>
    <w:rsid w:val="514C3C45"/>
    <w:rsid w:val="51716668"/>
    <w:rsid w:val="5176ED88"/>
    <w:rsid w:val="5179039B"/>
    <w:rsid w:val="518257DF"/>
    <w:rsid w:val="51837CDA"/>
    <w:rsid w:val="5189EF20"/>
    <w:rsid w:val="51901889"/>
    <w:rsid w:val="51A8E95A"/>
    <w:rsid w:val="51D3C534"/>
    <w:rsid w:val="51D4796C"/>
    <w:rsid w:val="51FCCAA2"/>
    <w:rsid w:val="52056B6E"/>
    <w:rsid w:val="52082DEC"/>
    <w:rsid w:val="5208FCC9"/>
    <w:rsid w:val="5211CEC7"/>
    <w:rsid w:val="521F7363"/>
    <w:rsid w:val="5226ED93"/>
    <w:rsid w:val="52356B37"/>
    <w:rsid w:val="5241EC19"/>
    <w:rsid w:val="5255B7AC"/>
    <w:rsid w:val="5255E1EA"/>
    <w:rsid w:val="5271E629"/>
    <w:rsid w:val="52897EF6"/>
    <w:rsid w:val="528B0BD1"/>
    <w:rsid w:val="528BB338"/>
    <w:rsid w:val="529F9374"/>
    <w:rsid w:val="52A1A5CB"/>
    <w:rsid w:val="52C9C582"/>
    <w:rsid w:val="52CD2343"/>
    <w:rsid w:val="52DDEE91"/>
    <w:rsid w:val="52F271A5"/>
    <w:rsid w:val="53274115"/>
    <w:rsid w:val="533A1C54"/>
    <w:rsid w:val="533A9C84"/>
    <w:rsid w:val="533D33DE"/>
    <w:rsid w:val="534A0E26"/>
    <w:rsid w:val="534F9058"/>
    <w:rsid w:val="5354A5F7"/>
    <w:rsid w:val="5355C623"/>
    <w:rsid w:val="535DC873"/>
    <w:rsid w:val="5366EB1E"/>
    <w:rsid w:val="536DE3AA"/>
    <w:rsid w:val="5370A664"/>
    <w:rsid w:val="53753378"/>
    <w:rsid w:val="537FA7FE"/>
    <w:rsid w:val="538D19B1"/>
    <w:rsid w:val="53960EC7"/>
    <w:rsid w:val="539ADC5D"/>
    <w:rsid w:val="53B02CA4"/>
    <w:rsid w:val="53B44923"/>
    <w:rsid w:val="53B755C7"/>
    <w:rsid w:val="53BE04F4"/>
    <w:rsid w:val="53D49734"/>
    <w:rsid w:val="53DE6F6C"/>
    <w:rsid w:val="53E6558A"/>
    <w:rsid w:val="5404386B"/>
    <w:rsid w:val="54055983"/>
    <w:rsid w:val="5407A87D"/>
    <w:rsid w:val="540F7C28"/>
    <w:rsid w:val="54128B15"/>
    <w:rsid w:val="542BE10A"/>
    <w:rsid w:val="543E710E"/>
    <w:rsid w:val="544ADBF6"/>
    <w:rsid w:val="54618E4C"/>
    <w:rsid w:val="547C2179"/>
    <w:rsid w:val="5485530F"/>
    <w:rsid w:val="548E5E20"/>
    <w:rsid w:val="549D06D7"/>
    <w:rsid w:val="549D1E92"/>
    <w:rsid w:val="54B5CBA9"/>
    <w:rsid w:val="54C3B60E"/>
    <w:rsid w:val="54CBACC9"/>
    <w:rsid w:val="54CFB112"/>
    <w:rsid w:val="54E33546"/>
    <w:rsid w:val="553F5A11"/>
    <w:rsid w:val="55490BC3"/>
    <w:rsid w:val="554A4CA0"/>
    <w:rsid w:val="554D9C36"/>
    <w:rsid w:val="55716DD7"/>
    <w:rsid w:val="55798175"/>
    <w:rsid w:val="557CB30C"/>
    <w:rsid w:val="55803815"/>
    <w:rsid w:val="55A9D7BE"/>
    <w:rsid w:val="55AC9B8C"/>
    <w:rsid w:val="55B0BE03"/>
    <w:rsid w:val="55C7C0BC"/>
    <w:rsid w:val="55C81844"/>
    <w:rsid w:val="55CC4193"/>
    <w:rsid w:val="55E3D38A"/>
    <w:rsid w:val="55E78D3B"/>
    <w:rsid w:val="55E9B827"/>
    <w:rsid w:val="55EDB4D9"/>
    <w:rsid w:val="55F7CC52"/>
    <w:rsid w:val="560F76FC"/>
    <w:rsid w:val="561A940D"/>
    <w:rsid w:val="561D8B0B"/>
    <w:rsid w:val="564C70F5"/>
    <w:rsid w:val="56881D58"/>
    <w:rsid w:val="569BCD91"/>
    <w:rsid w:val="56C9D664"/>
    <w:rsid w:val="56DBB8CE"/>
    <w:rsid w:val="5705E09C"/>
    <w:rsid w:val="5709DE05"/>
    <w:rsid w:val="570C243B"/>
    <w:rsid w:val="5715174F"/>
    <w:rsid w:val="57176296"/>
    <w:rsid w:val="5720BD4D"/>
    <w:rsid w:val="57218141"/>
    <w:rsid w:val="5725003A"/>
    <w:rsid w:val="572FE973"/>
    <w:rsid w:val="57427A06"/>
    <w:rsid w:val="574DD3A0"/>
    <w:rsid w:val="577BD2E3"/>
    <w:rsid w:val="578404C1"/>
    <w:rsid w:val="57979999"/>
    <w:rsid w:val="57A61D06"/>
    <w:rsid w:val="57A9C671"/>
    <w:rsid w:val="57AC8142"/>
    <w:rsid w:val="57AD4F74"/>
    <w:rsid w:val="57B21FB2"/>
    <w:rsid w:val="57C0EF00"/>
    <w:rsid w:val="57C56162"/>
    <w:rsid w:val="57E7D0E7"/>
    <w:rsid w:val="57ED4ABB"/>
    <w:rsid w:val="57EF61BC"/>
    <w:rsid w:val="580CB92A"/>
    <w:rsid w:val="58259F96"/>
    <w:rsid w:val="582E0DDD"/>
    <w:rsid w:val="582EEB96"/>
    <w:rsid w:val="582F04F3"/>
    <w:rsid w:val="5838199D"/>
    <w:rsid w:val="5852AD95"/>
    <w:rsid w:val="585DC23C"/>
    <w:rsid w:val="5862631E"/>
    <w:rsid w:val="5865F1C4"/>
    <w:rsid w:val="5878C964"/>
    <w:rsid w:val="588C8178"/>
    <w:rsid w:val="588EA61B"/>
    <w:rsid w:val="589197B3"/>
    <w:rsid w:val="5894FC8C"/>
    <w:rsid w:val="589FD5B3"/>
    <w:rsid w:val="58A6F4EE"/>
    <w:rsid w:val="58ACC874"/>
    <w:rsid w:val="58C2B787"/>
    <w:rsid w:val="58C7CD7A"/>
    <w:rsid w:val="58D8F775"/>
    <w:rsid w:val="58D9C202"/>
    <w:rsid w:val="58E56927"/>
    <w:rsid w:val="58E758EF"/>
    <w:rsid w:val="58E8828C"/>
    <w:rsid w:val="58F8C91C"/>
    <w:rsid w:val="58FAA4E2"/>
    <w:rsid w:val="58FF4E2F"/>
    <w:rsid w:val="5901D795"/>
    <w:rsid w:val="5922AF7A"/>
    <w:rsid w:val="59236775"/>
    <w:rsid w:val="594A0508"/>
    <w:rsid w:val="594F868A"/>
    <w:rsid w:val="595FBA0E"/>
    <w:rsid w:val="5961F874"/>
    <w:rsid w:val="596E22F4"/>
    <w:rsid w:val="597298CF"/>
    <w:rsid w:val="59773547"/>
    <w:rsid w:val="597DA2E6"/>
    <w:rsid w:val="5980D40B"/>
    <w:rsid w:val="5987A6EF"/>
    <w:rsid w:val="59893264"/>
    <w:rsid w:val="599BDE7C"/>
    <w:rsid w:val="59B0FEE8"/>
    <w:rsid w:val="59DDE526"/>
    <w:rsid w:val="59DEFB7D"/>
    <w:rsid w:val="59EC302F"/>
    <w:rsid w:val="5A288D1D"/>
    <w:rsid w:val="5A33111E"/>
    <w:rsid w:val="5A4DEF87"/>
    <w:rsid w:val="5A59838A"/>
    <w:rsid w:val="5A5DB2BC"/>
    <w:rsid w:val="5A6CBD79"/>
    <w:rsid w:val="5A6CC032"/>
    <w:rsid w:val="5A772B69"/>
    <w:rsid w:val="5A9C899E"/>
    <w:rsid w:val="5AA2715C"/>
    <w:rsid w:val="5AA67CE7"/>
    <w:rsid w:val="5AB2BF87"/>
    <w:rsid w:val="5AB7BFE2"/>
    <w:rsid w:val="5ABFB49A"/>
    <w:rsid w:val="5AC94C38"/>
    <w:rsid w:val="5ACD9385"/>
    <w:rsid w:val="5ADB13AB"/>
    <w:rsid w:val="5AEB96DB"/>
    <w:rsid w:val="5AEFF456"/>
    <w:rsid w:val="5AFDBBC3"/>
    <w:rsid w:val="5B003D9F"/>
    <w:rsid w:val="5B088FE5"/>
    <w:rsid w:val="5B191395"/>
    <w:rsid w:val="5B2436D3"/>
    <w:rsid w:val="5B2B8F04"/>
    <w:rsid w:val="5B2C487A"/>
    <w:rsid w:val="5B334F9C"/>
    <w:rsid w:val="5B549C39"/>
    <w:rsid w:val="5B5999BB"/>
    <w:rsid w:val="5B5AC36E"/>
    <w:rsid w:val="5B66A61B"/>
    <w:rsid w:val="5B78939E"/>
    <w:rsid w:val="5B82BC55"/>
    <w:rsid w:val="5B8846BA"/>
    <w:rsid w:val="5B8D106E"/>
    <w:rsid w:val="5B9EF407"/>
    <w:rsid w:val="5BBCDCAC"/>
    <w:rsid w:val="5BC57893"/>
    <w:rsid w:val="5BD9CBAD"/>
    <w:rsid w:val="5BE00C73"/>
    <w:rsid w:val="5BE44659"/>
    <w:rsid w:val="5BF4A62F"/>
    <w:rsid w:val="5C19B50A"/>
    <w:rsid w:val="5C213D32"/>
    <w:rsid w:val="5C32C407"/>
    <w:rsid w:val="5C4ADBEC"/>
    <w:rsid w:val="5C4BC5EE"/>
    <w:rsid w:val="5C4CEC90"/>
    <w:rsid w:val="5C61C155"/>
    <w:rsid w:val="5C63CC2E"/>
    <w:rsid w:val="5C891D0B"/>
    <w:rsid w:val="5C930247"/>
    <w:rsid w:val="5CE43837"/>
    <w:rsid w:val="5CE825DD"/>
    <w:rsid w:val="5D037320"/>
    <w:rsid w:val="5D08B6D4"/>
    <w:rsid w:val="5D2AAE4E"/>
    <w:rsid w:val="5D2BE7E3"/>
    <w:rsid w:val="5D455177"/>
    <w:rsid w:val="5D470891"/>
    <w:rsid w:val="5D554551"/>
    <w:rsid w:val="5D601511"/>
    <w:rsid w:val="5D65FEA8"/>
    <w:rsid w:val="5D808025"/>
    <w:rsid w:val="5D87E0E9"/>
    <w:rsid w:val="5DAD1394"/>
    <w:rsid w:val="5DAD562F"/>
    <w:rsid w:val="5DB7951B"/>
    <w:rsid w:val="5DB81BB1"/>
    <w:rsid w:val="5DBE8F15"/>
    <w:rsid w:val="5DC3A139"/>
    <w:rsid w:val="5DC4850D"/>
    <w:rsid w:val="5DD6DE03"/>
    <w:rsid w:val="5DDCF161"/>
    <w:rsid w:val="5DE81853"/>
    <w:rsid w:val="5DF13819"/>
    <w:rsid w:val="5E0F0CB2"/>
    <w:rsid w:val="5E2B4767"/>
    <w:rsid w:val="5E327AB4"/>
    <w:rsid w:val="5E37E396"/>
    <w:rsid w:val="5E429A32"/>
    <w:rsid w:val="5E4AB191"/>
    <w:rsid w:val="5E4C55D6"/>
    <w:rsid w:val="5E537C06"/>
    <w:rsid w:val="5E5DE7D5"/>
    <w:rsid w:val="5E6BB14D"/>
    <w:rsid w:val="5E72E71F"/>
    <w:rsid w:val="5E79DBDF"/>
    <w:rsid w:val="5E83D9BB"/>
    <w:rsid w:val="5E848644"/>
    <w:rsid w:val="5EAA8FE2"/>
    <w:rsid w:val="5EAE5F6F"/>
    <w:rsid w:val="5ED9BDD6"/>
    <w:rsid w:val="5EDBED6F"/>
    <w:rsid w:val="5EE1822D"/>
    <w:rsid w:val="5EE44AE9"/>
    <w:rsid w:val="5EEAA5C2"/>
    <w:rsid w:val="5EEB111F"/>
    <w:rsid w:val="5EFF5D8B"/>
    <w:rsid w:val="5F1B8B3F"/>
    <w:rsid w:val="5F25D30D"/>
    <w:rsid w:val="5F32BE46"/>
    <w:rsid w:val="5F3F3605"/>
    <w:rsid w:val="5F4805EB"/>
    <w:rsid w:val="5F53ADE5"/>
    <w:rsid w:val="5F8323A9"/>
    <w:rsid w:val="5F87ED69"/>
    <w:rsid w:val="5F918479"/>
    <w:rsid w:val="5F986FE5"/>
    <w:rsid w:val="5F989B10"/>
    <w:rsid w:val="5F99BFCC"/>
    <w:rsid w:val="5F9C670D"/>
    <w:rsid w:val="5FAE4A6C"/>
    <w:rsid w:val="5FB04B4D"/>
    <w:rsid w:val="5FBB141D"/>
    <w:rsid w:val="5FC755F2"/>
    <w:rsid w:val="5FC7F3CE"/>
    <w:rsid w:val="5FC8F39B"/>
    <w:rsid w:val="5FD5E718"/>
    <w:rsid w:val="5FDEE7FF"/>
    <w:rsid w:val="5FEBE9C9"/>
    <w:rsid w:val="5FF32B73"/>
    <w:rsid w:val="5FF981D1"/>
    <w:rsid w:val="60053681"/>
    <w:rsid w:val="6005FC5A"/>
    <w:rsid w:val="6007D4FF"/>
    <w:rsid w:val="600E9D7B"/>
    <w:rsid w:val="601F2E0C"/>
    <w:rsid w:val="6087035F"/>
    <w:rsid w:val="609A40C4"/>
    <w:rsid w:val="60AA5FC4"/>
    <w:rsid w:val="60B5D825"/>
    <w:rsid w:val="60B963E8"/>
    <w:rsid w:val="60E2AEE0"/>
    <w:rsid w:val="60EFBABB"/>
    <w:rsid w:val="6104018A"/>
    <w:rsid w:val="6106888E"/>
    <w:rsid w:val="61116275"/>
    <w:rsid w:val="61127067"/>
    <w:rsid w:val="61161F52"/>
    <w:rsid w:val="6130CBB7"/>
    <w:rsid w:val="6139A84C"/>
    <w:rsid w:val="613BE41D"/>
    <w:rsid w:val="614EB4A7"/>
    <w:rsid w:val="61668177"/>
    <w:rsid w:val="6168C495"/>
    <w:rsid w:val="61702F38"/>
    <w:rsid w:val="6177B307"/>
    <w:rsid w:val="61785D2A"/>
    <w:rsid w:val="617C8A4F"/>
    <w:rsid w:val="61AEBC2A"/>
    <w:rsid w:val="61B68B6F"/>
    <w:rsid w:val="61BF53DD"/>
    <w:rsid w:val="61CEC80D"/>
    <w:rsid w:val="61DB8E20"/>
    <w:rsid w:val="61EFF3CC"/>
    <w:rsid w:val="61F75DB3"/>
    <w:rsid w:val="61F8ED89"/>
    <w:rsid w:val="61FFB5DF"/>
    <w:rsid w:val="620C6949"/>
    <w:rsid w:val="621E6E56"/>
    <w:rsid w:val="6227EC4C"/>
    <w:rsid w:val="6232CFAF"/>
    <w:rsid w:val="623427AC"/>
    <w:rsid w:val="62369544"/>
    <w:rsid w:val="6236EEA1"/>
    <w:rsid w:val="624A63C7"/>
    <w:rsid w:val="624B185B"/>
    <w:rsid w:val="624C7A57"/>
    <w:rsid w:val="6271154F"/>
    <w:rsid w:val="62873BCB"/>
    <w:rsid w:val="62A662E8"/>
    <w:rsid w:val="62B7757F"/>
    <w:rsid w:val="62C34F5C"/>
    <w:rsid w:val="62D05F9A"/>
    <w:rsid w:val="62D8E84C"/>
    <w:rsid w:val="62DE1F76"/>
    <w:rsid w:val="62E66AF6"/>
    <w:rsid w:val="62F231D6"/>
    <w:rsid w:val="62F607E2"/>
    <w:rsid w:val="63101B02"/>
    <w:rsid w:val="633CB415"/>
    <w:rsid w:val="634ABF3A"/>
    <w:rsid w:val="635F0112"/>
    <w:rsid w:val="63803DB7"/>
    <w:rsid w:val="63830DC2"/>
    <w:rsid w:val="638B3C70"/>
    <w:rsid w:val="638D370C"/>
    <w:rsid w:val="638E2C3A"/>
    <w:rsid w:val="638F8EE4"/>
    <w:rsid w:val="6391A0D8"/>
    <w:rsid w:val="6398C08A"/>
    <w:rsid w:val="639D781A"/>
    <w:rsid w:val="63A057CF"/>
    <w:rsid w:val="63B9AFB1"/>
    <w:rsid w:val="63C80DDC"/>
    <w:rsid w:val="63E62834"/>
    <w:rsid w:val="63E94905"/>
    <w:rsid w:val="640EE514"/>
    <w:rsid w:val="641A7552"/>
    <w:rsid w:val="641C7436"/>
    <w:rsid w:val="6429A977"/>
    <w:rsid w:val="64363121"/>
    <w:rsid w:val="643B61AF"/>
    <w:rsid w:val="645005B0"/>
    <w:rsid w:val="646720BD"/>
    <w:rsid w:val="646F8609"/>
    <w:rsid w:val="64853D8F"/>
    <w:rsid w:val="6485E146"/>
    <w:rsid w:val="648AAEAC"/>
    <w:rsid w:val="648BF887"/>
    <w:rsid w:val="648E1ED2"/>
    <w:rsid w:val="649B437B"/>
    <w:rsid w:val="64AB1A01"/>
    <w:rsid w:val="64B89CF4"/>
    <w:rsid w:val="64C5266D"/>
    <w:rsid w:val="64E0067A"/>
    <w:rsid w:val="64F0D808"/>
    <w:rsid w:val="64F2C6E5"/>
    <w:rsid w:val="64FA1BB8"/>
    <w:rsid w:val="65143679"/>
    <w:rsid w:val="65166303"/>
    <w:rsid w:val="6523570D"/>
    <w:rsid w:val="65273215"/>
    <w:rsid w:val="6529F035"/>
    <w:rsid w:val="65619DA9"/>
    <w:rsid w:val="656657E3"/>
    <w:rsid w:val="656890DE"/>
    <w:rsid w:val="658DF3F8"/>
    <w:rsid w:val="6595340E"/>
    <w:rsid w:val="659BE440"/>
    <w:rsid w:val="659CA452"/>
    <w:rsid w:val="65A2AC3B"/>
    <w:rsid w:val="65AD4093"/>
    <w:rsid w:val="65BE9BE9"/>
    <w:rsid w:val="65DAB832"/>
    <w:rsid w:val="65DE62B0"/>
    <w:rsid w:val="65E94C08"/>
    <w:rsid w:val="65F6045F"/>
    <w:rsid w:val="65F9F166"/>
    <w:rsid w:val="65FD94DA"/>
    <w:rsid w:val="660512A6"/>
    <w:rsid w:val="662BB885"/>
    <w:rsid w:val="663737ED"/>
    <w:rsid w:val="6645C724"/>
    <w:rsid w:val="664A5243"/>
    <w:rsid w:val="6662C0FB"/>
    <w:rsid w:val="66702480"/>
    <w:rsid w:val="6679FFAB"/>
    <w:rsid w:val="668BAF4C"/>
    <w:rsid w:val="6699799B"/>
    <w:rsid w:val="669C389E"/>
    <w:rsid w:val="66A45536"/>
    <w:rsid w:val="66C8B801"/>
    <w:rsid w:val="66CCD905"/>
    <w:rsid w:val="66F53C7E"/>
    <w:rsid w:val="670084D3"/>
    <w:rsid w:val="671A0D3E"/>
    <w:rsid w:val="6720AAD1"/>
    <w:rsid w:val="6733069F"/>
    <w:rsid w:val="673D5797"/>
    <w:rsid w:val="674B401D"/>
    <w:rsid w:val="67652A34"/>
    <w:rsid w:val="678BFE0A"/>
    <w:rsid w:val="67978C45"/>
    <w:rsid w:val="679F2727"/>
    <w:rsid w:val="67A5BBFA"/>
    <w:rsid w:val="67B49192"/>
    <w:rsid w:val="67B7FFAC"/>
    <w:rsid w:val="67EBC65F"/>
    <w:rsid w:val="67EC9653"/>
    <w:rsid w:val="67EFAE7C"/>
    <w:rsid w:val="67F04CB9"/>
    <w:rsid w:val="6803A2BD"/>
    <w:rsid w:val="6803FB2E"/>
    <w:rsid w:val="6828D692"/>
    <w:rsid w:val="683554B2"/>
    <w:rsid w:val="684EB535"/>
    <w:rsid w:val="68541F13"/>
    <w:rsid w:val="68587CAC"/>
    <w:rsid w:val="685A91A2"/>
    <w:rsid w:val="685BB13D"/>
    <w:rsid w:val="68705C99"/>
    <w:rsid w:val="6877D7AD"/>
    <w:rsid w:val="687A3025"/>
    <w:rsid w:val="6880C694"/>
    <w:rsid w:val="68A32D75"/>
    <w:rsid w:val="68A75B2E"/>
    <w:rsid w:val="68B7DFEE"/>
    <w:rsid w:val="68BC313E"/>
    <w:rsid w:val="68BDC2D2"/>
    <w:rsid w:val="68BEBD54"/>
    <w:rsid w:val="68F450BB"/>
    <w:rsid w:val="68F59115"/>
    <w:rsid w:val="6900DE7B"/>
    <w:rsid w:val="6908C508"/>
    <w:rsid w:val="690B0DB3"/>
    <w:rsid w:val="6914C030"/>
    <w:rsid w:val="69183F30"/>
    <w:rsid w:val="69279BDE"/>
    <w:rsid w:val="6928DAFC"/>
    <w:rsid w:val="6937136C"/>
    <w:rsid w:val="6954B441"/>
    <w:rsid w:val="6957A330"/>
    <w:rsid w:val="6958FBF4"/>
    <w:rsid w:val="6967AA03"/>
    <w:rsid w:val="69695BCD"/>
    <w:rsid w:val="696FEB03"/>
    <w:rsid w:val="697A0CC3"/>
    <w:rsid w:val="6991E7B4"/>
    <w:rsid w:val="69930896"/>
    <w:rsid w:val="69964FDB"/>
    <w:rsid w:val="699EDF7A"/>
    <w:rsid w:val="69A2BB52"/>
    <w:rsid w:val="69A3381A"/>
    <w:rsid w:val="69A3BCD3"/>
    <w:rsid w:val="69BF75CE"/>
    <w:rsid w:val="69C99FC3"/>
    <w:rsid w:val="69CE52D7"/>
    <w:rsid w:val="69E34200"/>
    <w:rsid w:val="69EB3B73"/>
    <w:rsid w:val="6A10E8EE"/>
    <w:rsid w:val="6A1505A2"/>
    <w:rsid w:val="6A16E4C4"/>
    <w:rsid w:val="6A181F71"/>
    <w:rsid w:val="6A25F5D7"/>
    <w:rsid w:val="6A2BF0BC"/>
    <w:rsid w:val="6A49FCD7"/>
    <w:rsid w:val="6A58C08B"/>
    <w:rsid w:val="6A667141"/>
    <w:rsid w:val="6A86FB22"/>
    <w:rsid w:val="6A8C3B05"/>
    <w:rsid w:val="6A9168FE"/>
    <w:rsid w:val="6A91DCA0"/>
    <w:rsid w:val="6A9336AB"/>
    <w:rsid w:val="6AA09910"/>
    <w:rsid w:val="6AA5CF9D"/>
    <w:rsid w:val="6AA60BCC"/>
    <w:rsid w:val="6AAD99DA"/>
    <w:rsid w:val="6ABE2988"/>
    <w:rsid w:val="6ACA79AC"/>
    <w:rsid w:val="6ACC7800"/>
    <w:rsid w:val="6AD2E702"/>
    <w:rsid w:val="6ADD4D3B"/>
    <w:rsid w:val="6AE9E887"/>
    <w:rsid w:val="6AEEDD6B"/>
    <w:rsid w:val="6AF935A7"/>
    <w:rsid w:val="6AFA3090"/>
    <w:rsid w:val="6AFD9BF4"/>
    <w:rsid w:val="6B02993B"/>
    <w:rsid w:val="6B101CA1"/>
    <w:rsid w:val="6B197979"/>
    <w:rsid w:val="6B29ABCF"/>
    <w:rsid w:val="6B2B4AB1"/>
    <w:rsid w:val="6B4BF630"/>
    <w:rsid w:val="6B6DBAF9"/>
    <w:rsid w:val="6B701007"/>
    <w:rsid w:val="6B768021"/>
    <w:rsid w:val="6B7805ED"/>
    <w:rsid w:val="6B794E8B"/>
    <w:rsid w:val="6B845197"/>
    <w:rsid w:val="6B8CDA94"/>
    <w:rsid w:val="6B8D5E6F"/>
    <w:rsid w:val="6B922954"/>
    <w:rsid w:val="6B9ACA62"/>
    <w:rsid w:val="6BA8BB22"/>
    <w:rsid w:val="6BAE4368"/>
    <w:rsid w:val="6BD0AB55"/>
    <w:rsid w:val="6BEB5E6B"/>
    <w:rsid w:val="6BF9618A"/>
    <w:rsid w:val="6BFD5EF1"/>
    <w:rsid w:val="6C043CE1"/>
    <w:rsid w:val="6C09EDC0"/>
    <w:rsid w:val="6C1D3296"/>
    <w:rsid w:val="6C1D8BF8"/>
    <w:rsid w:val="6C270C96"/>
    <w:rsid w:val="6C2BB512"/>
    <w:rsid w:val="6C2FFD78"/>
    <w:rsid w:val="6C390F8F"/>
    <w:rsid w:val="6C6BBEF8"/>
    <w:rsid w:val="6C6E7ED1"/>
    <w:rsid w:val="6C83E459"/>
    <w:rsid w:val="6CA1FDDD"/>
    <w:rsid w:val="6CB7422F"/>
    <w:rsid w:val="6CCA88E7"/>
    <w:rsid w:val="6CCF506B"/>
    <w:rsid w:val="6CD59AD0"/>
    <w:rsid w:val="6CEF4503"/>
    <w:rsid w:val="6CFC3410"/>
    <w:rsid w:val="6D0F1593"/>
    <w:rsid w:val="6D11FB20"/>
    <w:rsid w:val="6D35B651"/>
    <w:rsid w:val="6D53B197"/>
    <w:rsid w:val="6D559473"/>
    <w:rsid w:val="6D5827CE"/>
    <w:rsid w:val="6D5CD5B3"/>
    <w:rsid w:val="6D702E5B"/>
    <w:rsid w:val="6D739178"/>
    <w:rsid w:val="6D8E27FD"/>
    <w:rsid w:val="6D96414C"/>
    <w:rsid w:val="6D9FCE85"/>
    <w:rsid w:val="6DA43E99"/>
    <w:rsid w:val="6DAE39A1"/>
    <w:rsid w:val="6DBAB314"/>
    <w:rsid w:val="6DBD09E8"/>
    <w:rsid w:val="6DCA6FF8"/>
    <w:rsid w:val="6DD5B96D"/>
    <w:rsid w:val="6DE07657"/>
    <w:rsid w:val="6DEDAFD3"/>
    <w:rsid w:val="6DEEF114"/>
    <w:rsid w:val="6DF09842"/>
    <w:rsid w:val="6DF2EC1B"/>
    <w:rsid w:val="6E0D5ABD"/>
    <w:rsid w:val="6E3954BF"/>
    <w:rsid w:val="6E54F666"/>
    <w:rsid w:val="6E626AA1"/>
    <w:rsid w:val="6E66366F"/>
    <w:rsid w:val="6E6D62BE"/>
    <w:rsid w:val="6E7A8D3E"/>
    <w:rsid w:val="6E861C55"/>
    <w:rsid w:val="6E9EB754"/>
    <w:rsid w:val="6E9F1789"/>
    <w:rsid w:val="6ECCCEC3"/>
    <w:rsid w:val="6ED02CFE"/>
    <w:rsid w:val="6ED6AA53"/>
    <w:rsid w:val="6EEAE4A6"/>
    <w:rsid w:val="6F1A72C7"/>
    <w:rsid w:val="6F1F04E7"/>
    <w:rsid w:val="6F1F89E4"/>
    <w:rsid w:val="6F33CE41"/>
    <w:rsid w:val="6F3C47FB"/>
    <w:rsid w:val="6F495CDB"/>
    <w:rsid w:val="6F4EFD13"/>
    <w:rsid w:val="6F58ABCD"/>
    <w:rsid w:val="6F6A471F"/>
    <w:rsid w:val="6F7B0D7A"/>
    <w:rsid w:val="6F7D126D"/>
    <w:rsid w:val="6F9ABB23"/>
    <w:rsid w:val="6FCA6AD8"/>
    <w:rsid w:val="6FCB32B0"/>
    <w:rsid w:val="6FDB08B2"/>
    <w:rsid w:val="6FE88CAB"/>
    <w:rsid w:val="6FED2E33"/>
    <w:rsid w:val="6FFE118D"/>
    <w:rsid w:val="700953A7"/>
    <w:rsid w:val="7014799F"/>
    <w:rsid w:val="701538F6"/>
    <w:rsid w:val="702C086C"/>
    <w:rsid w:val="703C44C1"/>
    <w:rsid w:val="70437AB4"/>
    <w:rsid w:val="7056BC3F"/>
    <w:rsid w:val="70575BFA"/>
    <w:rsid w:val="70661C46"/>
    <w:rsid w:val="7073384F"/>
    <w:rsid w:val="70A39C04"/>
    <w:rsid w:val="70A4E4B4"/>
    <w:rsid w:val="70AB46A1"/>
    <w:rsid w:val="70C8019C"/>
    <w:rsid w:val="70D22991"/>
    <w:rsid w:val="70D9ED99"/>
    <w:rsid w:val="70DEC371"/>
    <w:rsid w:val="70F3CF22"/>
    <w:rsid w:val="70F712F9"/>
    <w:rsid w:val="70F8DEE2"/>
    <w:rsid w:val="70FC89F7"/>
    <w:rsid w:val="70FE0A80"/>
    <w:rsid w:val="7118117D"/>
    <w:rsid w:val="711C6673"/>
    <w:rsid w:val="71352298"/>
    <w:rsid w:val="7140032B"/>
    <w:rsid w:val="7171E942"/>
    <w:rsid w:val="71B6556B"/>
    <w:rsid w:val="71C95D03"/>
    <w:rsid w:val="71DFEA87"/>
    <w:rsid w:val="71E12DC5"/>
    <w:rsid w:val="71E4C773"/>
    <w:rsid w:val="71EF55FE"/>
    <w:rsid w:val="71F6B366"/>
    <w:rsid w:val="71FA83FB"/>
    <w:rsid w:val="7207E5D2"/>
    <w:rsid w:val="722204C8"/>
    <w:rsid w:val="7237709A"/>
    <w:rsid w:val="72568E4F"/>
    <w:rsid w:val="7275771B"/>
    <w:rsid w:val="727D7721"/>
    <w:rsid w:val="728657FC"/>
    <w:rsid w:val="728D2030"/>
    <w:rsid w:val="728FC7D9"/>
    <w:rsid w:val="7295D86D"/>
    <w:rsid w:val="72CD0363"/>
    <w:rsid w:val="72D23766"/>
    <w:rsid w:val="72D671A9"/>
    <w:rsid w:val="72EEAEF4"/>
    <w:rsid w:val="7303539F"/>
    <w:rsid w:val="734A2F7C"/>
    <w:rsid w:val="734D949E"/>
    <w:rsid w:val="73605F50"/>
    <w:rsid w:val="7366D494"/>
    <w:rsid w:val="73774765"/>
    <w:rsid w:val="73978A6A"/>
    <w:rsid w:val="73AE66EC"/>
    <w:rsid w:val="73B2D91D"/>
    <w:rsid w:val="73B955B2"/>
    <w:rsid w:val="73D0F729"/>
    <w:rsid w:val="73DBE11B"/>
    <w:rsid w:val="73E78190"/>
    <w:rsid w:val="73EE1670"/>
    <w:rsid w:val="73F769F5"/>
    <w:rsid w:val="740240B2"/>
    <w:rsid w:val="741690C8"/>
    <w:rsid w:val="74188939"/>
    <w:rsid w:val="7418CAFA"/>
    <w:rsid w:val="7419ED5B"/>
    <w:rsid w:val="74303B04"/>
    <w:rsid w:val="743F4529"/>
    <w:rsid w:val="744DA8C3"/>
    <w:rsid w:val="745EA5ED"/>
    <w:rsid w:val="7473D173"/>
    <w:rsid w:val="747FA8C6"/>
    <w:rsid w:val="749B9191"/>
    <w:rsid w:val="74C31B0A"/>
    <w:rsid w:val="74CDC15B"/>
    <w:rsid w:val="74DB6593"/>
    <w:rsid w:val="74EC39A2"/>
    <w:rsid w:val="74EFBBAC"/>
    <w:rsid w:val="74F631E8"/>
    <w:rsid w:val="74FE084A"/>
    <w:rsid w:val="7514ABFC"/>
    <w:rsid w:val="7532D986"/>
    <w:rsid w:val="7533341C"/>
    <w:rsid w:val="75348B0A"/>
    <w:rsid w:val="7535B854"/>
    <w:rsid w:val="75395298"/>
    <w:rsid w:val="75408F3F"/>
    <w:rsid w:val="75470184"/>
    <w:rsid w:val="755CE3BB"/>
    <w:rsid w:val="7569339E"/>
    <w:rsid w:val="756F86C2"/>
    <w:rsid w:val="75743C68"/>
    <w:rsid w:val="759C3F82"/>
    <w:rsid w:val="75B95AFC"/>
    <w:rsid w:val="75C0596A"/>
    <w:rsid w:val="75C402CD"/>
    <w:rsid w:val="75C8741F"/>
    <w:rsid w:val="75C88924"/>
    <w:rsid w:val="75D37474"/>
    <w:rsid w:val="75D72440"/>
    <w:rsid w:val="75ED79CF"/>
    <w:rsid w:val="76090929"/>
    <w:rsid w:val="7613EC57"/>
    <w:rsid w:val="7637B284"/>
    <w:rsid w:val="7637FF33"/>
    <w:rsid w:val="763CC66C"/>
    <w:rsid w:val="76649A4F"/>
    <w:rsid w:val="7673ADB9"/>
    <w:rsid w:val="767CB43F"/>
    <w:rsid w:val="76949A2C"/>
    <w:rsid w:val="7696F1C8"/>
    <w:rsid w:val="76A523E2"/>
    <w:rsid w:val="76C6B6C4"/>
    <w:rsid w:val="76D3DF73"/>
    <w:rsid w:val="76D591AC"/>
    <w:rsid w:val="76D5C95F"/>
    <w:rsid w:val="76DD6AFA"/>
    <w:rsid w:val="76E4FEC7"/>
    <w:rsid w:val="76E91065"/>
    <w:rsid w:val="76FE3F0D"/>
    <w:rsid w:val="770E4CAB"/>
    <w:rsid w:val="7714330A"/>
    <w:rsid w:val="772FEEF9"/>
    <w:rsid w:val="77551033"/>
    <w:rsid w:val="7763B6C1"/>
    <w:rsid w:val="776A8A0D"/>
    <w:rsid w:val="777F3B4B"/>
    <w:rsid w:val="778519B2"/>
    <w:rsid w:val="77854AFB"/>
    <w:rsid w:val="778B53A6"/>
    <w:rsid w:val="778F513C"/>
    <w:rsid w:val="779E7F46"/>
    <w:rsid w:val="77C8850E"/>
    <w:rsid w:val="77D26E9B"/>
    <w:rsid w:val="77E23246"/>
    <w:rsid w:val="77ECCB39"/>
    <w:rsid w:val="780D58DB"/>
    <w:rsid w:val="78108895"/>
    <w:rsid w:val="781144D9"/>
    <w:rsid w:val="78144BD5"/>
    <w:rsid w:val="781BDF37"/>
    <w:rsid w:val="782BC072"/>
    <w:rsid w:val="78414788"/>
    <w:rsid w:val="7845C71E"/>
    <w:rsid w:val="784A9A6F"/>
    <w:rsid w:val="784CC96A"/>
    <w:rsid w:val="784D177C"/>
    <w:rsid w:val="784F25CB"/>
    <w:rsid w:val="789F7D52"/>
    <w:rsid w:val="78A2DFEF"/>
    <w:rsid w:val="78B3FB50"/>
    <w:rsid w:val="78BA70E5"/>
    <w:rsid w:val="78C04CEA"/>
    <w:rsid w:val="78C33416"/>
    <w:rsid w:val="78C415AE"/>
    <w:rsid w:val="78EA1F7E"/>
    <w:rsid w:val="78EAC55A"/>
    <w:rsid w:val="7903A93B"/>
    <w:rsid w:val="79196913"/>
    <w:rsid w:val="792FCDE7"/>
    <w:rsid w:val="7939774C"/>
    <w:rsid w:val="793F8E73"/>
    <w:rsid w:val="79593C73"/>
    <w:rsid w:val="797398CB"/>
    <w:rsid w:val="798B84DD"/>
    <w:rsid w:val="79A5E0AE"/>
    <w:rsid w:val="79A96C30"/>
    <w:rsid w:val="79B66A7D"/>
    <w:rsid w:val="79CDDB95"/>
    <w:rsid w:val="7A029361"/>
    <w:rsid w:val="7A2CEEDD"/>
    <w:rsid w:val="7A321481"/>
    <w:rsid w:val="7A472B7C"/>
    <w:rsid w:val="7A47D954"/>
    <w:rsid w:val="7A535B4C"/>
    <w:rsid w:val="7A5E0E2E"/>
    <w:rsid w:val="7A64C2A2"/>
    <w:rsid w:val="7A6868FE"/>
    <w:rsid w:val="7A71E318"/>
    <w:rsid w:val="7A77E6B8"/>
    <w:rsid w:val="7A7B5B2A"/>
    <w:rsid w:val="7A7BE3AD"/>
    <w:rsid w:val="7A7F19EF"/>
    <w:rsid w:val="7A80A9C0"/>
    <w:rsid w:val="7A874EE2"/>
    <w:rsid w:val="7A951252"/>
    <w:rsid w:val="7A9657D7"/>
    <w:rsid w:val="7A9D20B0"/>
    <w:rsid w:val="7AA6E508"/>
    <w:rsid w:val="7AA9A31F"/>
    <w:rsid w:val="7AB6D239"/>
    <w:rsid w:val="7ABD9BC5"/>
    <w:rsid w:val="7AC183A0"/>
    <w:rsid w:val="7AD24C4C"/>
    <w:rsid w:val="7AFB4E31"/>
    <w:rsid w:val="7B020FF3"/>
    <w:rsid w:val="7B1BBD52"/>
    <w:rsid w:val="7B251D6C"/>
    <w:rsid w:val="7B32FF89"/>
    <w:rsid w:val="7B452C71"/>
    <w:rsid w:val="7B4ED960"/>
    <w:rsid w:val="7B52A289"/>
    <w:rsid w:val="7B59033B"/>
    <w:rsid w:val="7B709F7B"/>
    <w:rsid w:val="7B8A3BA2"/>
    <w:rsid w:val="7BB14D71"/>
    <w:rsid w:val="7BDE571D"/>
    <w:rsid w:val="7C108932"/>
    <w:rsid w:val="7C13BFE2"/>
    <w:rsid w:val="7C1E8069"/>
    <w:rsid w:val="7C212B83"/>
    <w:rsid w:val="7C298A72"/>
    <w:rsid w:val="7C429819"/>
    <w:rsid w:val="7C48007B"/>
    <w:rsid w:val="7C6363FF"/>
    <w:rsid w:val="7C63E58C"/>
    <w:rsid w:val="7C6B18DA"/>
    <w:rsid w:val="7C742649"/>
    <w:rsid w:val="7C7C4BBE"/>
    <w:rsid w:val="7C84B362"/>
    <w:rsid w:val="7C8C7855"/>
    <w:rsid w:val="7C9A2364"/>
    <w:rsid w:val="7C9B321C"/>
    <w:rsid w:val="7CAF9ED4"/>
    <w:rsid w:val="7CB80E10"/>
    <w:rsid w:val="7CCF73C0"/>
    <w:rsid w:val="7CE3D68C"/>
    <w:rsid w:val="7CFB9024"/>
    <w:rsid w:val="7D008281"/>
    <w:rsid w:val="7D04AFC9"/>
    <w:rsid w:val="7D0DAB1D"/>
    <w:rsid w:val="7D15C3C7"/>
    <w:rsid w:val="7D16D47A"/>
    <w:rsid w:val="7D1E7E7B"/>
    <w:rsid w:val="7D32EE6B"/>
    <w:rsid w:val="7D436E18"/>
    <w:rsid w:val="7D4BF8DD"/>
    <w:rsid w:val="7D5500AD"/>
    <w:rsid w:val="7D5D58A1"/>
    <w:rsid w:val="7D7ED818"/>
    <w:rsid w:val="7D820A12"/>
    <w:rsid w:val="7D8268C4"/>
    <w:rsid w:val="7D86F0A6"/>
    <w:rsid w:val="7DB8759C"/>
    <w:rsid w:val="7DBE7D82"/>
    <w:rsid w:val="7DD8ABAB"/>
    <w:rsid w:val="7DF6B8B9"/>
    <w:rsid w:val="7DF7A5E6"/>
    <w:rsid w:val="7DF7E877"/>
    <w:rsid w:val="7DFF2280"/>
    <w:rsid w:val="7E3A3AFD"/>
    <w:rsid w:val="7E3F3CBD"/>
    <w:rsid w:val="7E4FC56D"/>
    <w:rsid w:val="7E5FF13B"/>
    <w:rsid w:val="7E609B9E"/>
    <w:rsid w:val="7E64968F"/>
    <w:rsid w:val="7E64E2A6"/>
    <w:rsid w:val="7E66AD82"/>
    <w:rsid w:val="7E860AB3"/>
    <w:rsid w:val="7E8F8283"/>
    <w:rsid w:val="7E960934"/>
    <w:rsid w:val="7E99E074"/>
    <w:rsid w:val="7E9C575A"/>
    <w:rsid w:val="7EAB1DBB"/>
    <w:rsid w:val="7EB647EC"/>
    <w:rsid w:val="7EC42DF8"/>
    <w:rsid w:val="7ED29EEB"/>
    <w:rsid w:val="7EE4E6D7"/>
    <w:rsid w:val="7EFE2629"/>
    <w:rsid w:val="7F02685C"/>
    <w:rsid w:val="7F0A63BC"/>
    <w:rsid w:val="7F0C4145"/>
    <w:rsid w:val="7F353C10"/>
    <w:rsid w:val="7F507BB4"/>
    <w:rsid w:val="7F545CAC"/>
    <w:rsid w:val="7F5C057F"/>
    <w:rsid w:val="7F679826"/>
    <w:rsid w:val="7F795306"/>
    <w:rsid w:val="7F796049"/>
    <w:rsid w:val="7F7CD697"/>
    <w:rsid w:val="7F86E52D"/>
    <w:rsid w:val="7F878311"/>
    <w:rsid w:val="7F8890C5"/>
    <w:rsid w:val="7F8D81D8"/>
    <w:rsid w:val="7F9C9C3E"/>
    <w:rsid w:val="7FA77984"/>
    <w:rsid w:val="7FAA796B"/>
    <w:rsid w:val="7FC13173"/>
    <w:rsid w:val="7FC9B0D6"/>
    <w:rsid w:val="7FF943BC"/>
    <w:rsid w:val="7FFC27F9"/>
    <w:rsid w:val="7FFCC36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ED5FBB"/>
  <w15:chartTrackingRefBased/>
  <w15:docId w15:val="{5711B2D8-6B6C-4CAA-8D55-6C98B59A46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35ED"/>
  </w:style>
  <w:style w:type="paragraph" w:styleId="Heading1">
    <w:name w:val="heading 1"/>
    <w:basedOn w:val="Normal"/>
    <w:next w:val="Normal"/>
    <w:link w:val="Heading1Char"/>
    <w:uiPriority w:val="9"/>
    <w:qFormat/>
    <w:rsid w:val="00A0116D"/>
    <w:pPr>
      <w:keepNext/>
      <w:keepLines/>
      <w:spacing w:before="240" w:line="480" w:lineRule="auto"/>
      <w:ind w:left="432" w:hanging="432"/>
      <w:outlineLvl w:val="0"/>
    </w:pPr>
    <w:rPr>
      <w:rFonts w:ascii="Times New Roman" w:eastAsia="Times New Roman" w:hAnsi="Times New Roman" w:cs="Times New Roman"/>
      <w:b/>
      <w:bCs/>
      <w:sz w:val="24"/>
      <w:szCs w:val="24"/>
    </w:rPr>
  </w:style>
  <w:style w:type="paragraph" w:styleId="Heading2">
    <w:name w:val="heading 2"/>
    <w:basedOn w:val="Normal"/>
    <w:next w:val="Normal"/>
    <w:link w:val="Heading2Char"/>
    <w:uiPriority w:val="9"/>
    <w:unhideWhenUsed/>
    <w:qFormat/>
    <w:rsid w:val="003313AA"/>
    <w:pPr>
      <w:spacing w:line="480" w:lineRule="auto"/>
      <w:outlineLvl w:val="1"/>
    </w:pPr>
    <w:rPr>
      <w:rFonts w:ascii="Times New Roman" w:eastAsia="Times New Roman" w:hAnsi="Times New Roman" w:cs="Times New Roman"/>
      <w:i/>
      <w:iCs/>
      <w:sz w:val="24"/>
      <w:szCs w:val="24"/>
    </w:rPr>
  </w:style>
  <w:style w:type="paragraph" w:styleId="Heading3">
    <w:name w:val="heading 3"/>
    <w:basedOn w:val="Normal"/>
    <w:next w:val="Normal"/>
    <w:link w:val="Heading3Char"/>
    <w:uiPriority w:val="9"/>
    <w:semiHidden/>
    <w:unhideWhenUsed/>
    <w:qFormat/>
    <w:rsid w:val="00E2783A"/>
    <w:pPr>
      <w:keepNext/>
      <w:keepLines/>
      <w:numPr>
        <w:ilvl w:val="2"/>
        <w:numId w:val="6"/>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E2783A"/>
    <w:pPr>
      <w:keepNext/>
      <w:keepLines/>
      <w:numPr>
        <w:ilvl w:val="3"/>
        <w:numId w:val="6"/>
      </w:numPr>
      <w:spacing w:before="40" w:after="0"/>
      <w:ind w:left="2880" w:hanging="36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2783A"/>
    <w:pPr>
      <w:keepNext/>
      <w:keepLines/>
      <w:numPr>
        <w:ilvl w:val="4"/>
        <w:numId w:val="6"/>
      </w:numPr>
      <w:spacing w:before="40" w:after="0"/>
      <w:ind w:left="3600" w:hanging="36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E2783A"/>
    <w:pPr>
      <w:keepNext/>
      <w:keepLines/>
      <w:numPr>
        <w:ilvl w:val="5"/>
        <w:numId w:val="6"/>
      </w:numPr>
      <w:spacing w:before="40" w:after="0"/>
      <w:ind w:left="4320" w:hanging="18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E2783A"/>
    <w:pPr>
      <w:keepNext/>
      <w:keepLines/>
      <w:numPr>
        <w:ilvl w:val="6"/>
        <w:numId w:val="6"/>
      </w:numPr>
      <w:spacing w:before="40" w:after="0"/>
      <w:ind w:left="5040" w:hanging="36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E2783A"/>
    <w:pPr>
      <w:keepNext/>
      <w:keepLines/>
      <w:numPr>
        <w:ilvl w:val="7"/>
        <w:numId w:val="6"/>
      </w:numPr>
      <w:spacing w:before="40" w:after="0"/>
      <w:ind w:left="5760" w:hanging="36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2783A"/>
    <w:pPr>
      <w:keepNext/>
      <w:keepLines/>
      <w:numPr>
        <w:ilvl w:val="8"/>
        <w:numId w:val="6"/>
      </w:numPr>
      <w:spacing w:before="40" w:after="0"/>
      <w:ind w:left="6480" w:hanging="18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F18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E326E4"/>
    <w:pPr>
      <w:spacing w:after="0" w:line="240" w:lineRule="auto"/>
    </w:pPr>
  </w:style>
  <w:style w:type="character" w:customStyle="1" w:styleId="Heading1Char">
    <w:name w:val="Heading 1 Char"/>
    <w:basedOn w:val="DefaultParagraphFont"/>
    <w:link w:val="Heading1"/>
    <w:uiPriority w:val="9"/>
    <w:rsid w:val="00A0116D"/>
    <w:rPr>
      <w:rFonts w:ascii="Times New Roman" w:eastAsia="Times New Roman" w:hAnsi="Times New Roman" w:cs="Times New Roman"/>
      <w:b/>
      <w:bCs/>
      <w:sz w:val="24"/>
      <w:szCs w:val="24"/>
    </w:rPr>
  </w:style>
  <w:style w:type="paragraph" w:styleId="ListParagraph">
    <w:name w:val="List Paragraph"/>
    <w:basedOn w:val="Normal"/>
    <w:uiPriority w:val="34"/>
    <w:qFormat/>
    <w:rsid w:val="00E326E4"/>
    <w:pPr>
      <w:ind w:left="720"/>
      <w:contextualSpacing/>
    </w:pPr>
  </w:style>
  <w:style w:type="character" w:customStyle="1" w:styleId="Heading2Char">
    <w:name w:val="Heading 2 Char"/>
    <w:basedOn w:val="DefaultParagraphFont"/>
    <w:link w:val="Heading2"/>
    <w:uiPriority w:val="9"/>
    <w:rsid w:val="003313AA"/>
    <w:rPr>
      <w:rFonts w:ascii="Times New Roman" w:eastAsia="Times New Roman" w:hAnsi="Times New Roman" w:cs="Times New Roman"/>
      <w:i/>
      <w:iCs/>
      <w:sz w:val="24"/>
      <w:szCs w:val="24"/>
    </w:rPr>
  </w:style>
  <w:style w:type="character" w:customStyle="1" w:styleId="Heading3Char">
    <w:name w:val="Heading 3 Char"/>
    <w:basedOn w:val="DefaultParagraphFont"/>
    <w:link w:val="Heading3"/>
    <w:uiPriority w:val="9"/>
    <w:semiHidden/>
    <w:rsid w:val="00E2783A"/>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E2783A"/>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E2783A"/>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E2783A"/>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E2783A"/>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E2783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E2783A"/>
    <w:rPr>
      <w:rFonts w:asciiTheme="majorHAnsi" w:eastAsiaTheme="majorEastAsia" w:hAnsiTheme="majorHAnsi" w:cstheme="majorBidi"/>
      <w:i/>
      <w:iCs/>
      <w:color w:val="272727" w:themeColor="text1" w:themeTint="D8"/>
      <w:sz w:val="21"/>
      <w:szCs w:val="21"/>
    </w:rPr>
  </w:style>
  <w:style w:type="paragraph" w:styleId="Header">
    <w:name w:val="header"/>
    <w:basedOn w:val="Normal"/>
    <w:link w:val="HeaderChar"/>
    <w:uiPriority w:val="99"/>
    <w:unhideWhenUsed/>
    <w:rsid w:val="001F3F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1F3FCA"/>
  </w:style>
  <w:style w:type="paragraph" w:styleId="Footer">
    <w:name w:val="footer"/>
    <w:basedOn w:val="Normal"/>
    <w:link w:val="FooterChar"/>
    <w:uiPriority w:val="99"/>
    <w:unhideWhenUsed/>
    <w:rsid w:val="001F3F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1F3FCA"/>
  </w:style>
  <w:style w:type="paragraph" w:styleId="TOCHeading">
    <w:name w:val="TOC Heading"/>
    <w:basedOn w:val="Heading1"/>
    <w:next w:val="Normal"/>
    <w:uiPriority w:val="39"/>
    <w:unhideWhenUsed/>
    <w:qFormat/>
    <w:rsid w:val="44802F28"/>
  </w:style>
  <w:style w:type="paragraph" w:styleId="TOC1">
    <w:name w:val="toc 1"/>
    <w:basedOn w:val="Normal"/>
    <w:next w:val="Normal"/>
    <w:autoRedefine/>
    <w:uiPriority w:val="39"/>
    <w:unhideWhenUsed/>
    <w:rsid w:val="00FF35ED"/>
    <w:pPr>
      <w:spacing w:after="100"/>
    </w:pPr>
  </w:style>
  <w:style w:type="paragraph" w:styleId="TOC2">
    <w:name w:val="toc 2"/>
    <w:basedOn w:val="Normal"/>
    <w:next w:val="Normal"/>
    <w:autoRedefine/>
    <w:uiPriority w:val="39"/>
    <w:unhideWhenUsed/>
    <w:rsid w:val="00FF35ED"/>
    <w:pPr>
      <w:spacing w:after="100"/>
      <w:ind w:left="220"/>
    </w:pPr>
  </w:style>
  <w:style w:type="character" w:styleId="Hyperlink">
    <w:name w:val="Hyperlink"/>
    <w:basedOn w:val="DefaultParagraphFont"/>
    <w:uiPriority w:val="99"/>
    <w:unhideWhenUsed/>
    <w:rsid w:val="00FF35ED"/>
    <w:rPr>
      <w:color w:val="0563C1" w:themeColor="hyperlink"/>
      <w:u w:val="single"/>
    </w:rPr>
  </w:style>
  <w:style w:type="character" w:styleId="LineNumber">
    <w:name w:val="line number"/>
    <w:basedOn w:val="DefaultParagraphFont"/>
    <w:uiPriority w:val="99"/>
    <w:semiHidden/>
    <w:unhideWhenUsed/>
    <w:rsid w:val="00590129"/>
  </w:style>
  <w:style w:type="character" w:styleId="CommentReference">
    <w:name w:val="annotation reference"/>
    <w:basedOn w:val="DefaultParagraphFont"/>
    <w:uiPriority w:val="99"/>
    <w:semiHidden/>
    <w:unhideWhenUsed/>
    <w:rsid w:val="00BA0917"/>
    <w:rPr>
      <w:sz w:val="16"/>
      <w:szCs w:val="16"/>
    </w:rPr>
  </w:style>
  <w:style w:type="paragraph" w:styleId="CommentText">
    <w:name w:val="annotation text"/>
    <w:basedOn w:val="Normal"/>
    <w:link w:val="CommentTextChar"/>
    <w:uiPriority w:val="99"/>
    <w:unhideWhenUsed/>
    <w:rsid w:val="00BA0917"/>
    <w:pPr>
      <w:spacing w:line="240" w:lineRule="auto"/>
    </w:pPr>
    <w:rPr>
      <w:sz w:val="20"/>
      <w:szCs w:val="20"/>
    </w:rPr>
  </w:style>
  <w:style w:type="character" w:customStyle="1" w:styleId="CommentTextChar">
    <w:name w:val="Comment Text Char"/>
    <w:basedOn w:val="DefaultParagraphFont"/>
    <w:link w:val="CommentText"/>
    <w:uiPriority w:val="99"/>
    <w:rsid w:val="00BA0917"/>
    <w:rPr>
      <w:sz w:val="20"/>
      <w:szCs w:val="20"/>
    </w:rPr>
  </w:style>
  <w:style w:type="paragraph" w:styleId="CommentSubject">
    <w:name w:val="annotation subject"/>
    <w:basedOn w:val="CommentText"/>
    <w:next w:val="CommentText"/>
    <w:link w:val="CommentSubjectChar"/>
    <w:uiPriority w:val="99"/>
    <w:semiHidden/>
    <w:unhideWhenUsed/>
    <w:rsid w:val="00BA0917"/>
    <w:rPr>
      <w:b/>
      <w:bCs/>
    </w:rPr>
  </w:style>
  <w:style w:type="character" w:customStyle="1" w:styleId="CommentSubjectChar">
    <w:name w:val="Comment Subject Char"/>
    <w:basedOn w:val="CommentTextChar"/>
    <w:link w:val="CommentSubject"/>
    <w:uiPriority w:val="99"/>
    <w:semiHidden/>
    <w:rsid w:val="00BA0917"/>
    <w:rPr>
      <w:b/>
      <w:bCs/>
      <w:sz w:val="20"/>
      <w:szCs w:val="20"/>
    </w:rPr>
  </w:style>
  <w:style w:type="character" w:styleId="PlaceholderText">
    <w:name w:val="Placeholder Text"/>
    <w:basedOn w:val="DefaultParagraphFont"/>
    <w:uiPriority w:val="99"/>
    <w:semiHidden/>
    <w:rsid w:val="0023079D"/>
    <w:rPr>
      <w:color w:val="666666"/>
    </w:rPr>
  </w:style>
  <w:style w:type="paragraph" w:styleId="Caption">
    <w:name w:val="caption"/>
    <w:basedOn w:val="Normal"/>
    <w:next w:val="Normal"/>
    <w:uiPriority w:val="35"/>
    <w:unhideWhenUsed/>
    <w:qFormat/>
    <w:rsid w:val="00B820AD"/>
    <w:pPr>
      <w:spacing w:after="200" w:line="240" w:lineRule="auto"/>
    </w:pPr>
    <w:rPr>
      <w:i/>
      <w:iCs/>
      <w:color w:val="44546A" w:themeColor="text2"/>
      <w:sz w:val="18"/>
      <w:szCs w:val="18"/>
    </w:rPr>
  </w:style>
  <w:style w:type="table" w:styleId="ListTable1Light-Accent1">
    <w:name w:val="List Table 1 Light Accent 1"/>
    <w:basedOn w:val="TableNormal"/>
    <w:uiPriority w:val="46"/>
    <w:rsid w:val="00DE0108"/>
    <w:pPr>
      <w:spacing w:after="0" w:line="240" w:lineRule="auto"/>
    </w:pPr>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UnresolvedMention">
    <w:name w:val="Unresolved Mention"/>
    <w:basedOn w:val="DefaultParagraphFont"/>
    <w:uiPriority w:val="99"/>
    <w:semiHidden/>
    <w:unhideWhenUsed/>
    <w:rsid w:val="000A1B79"/>
    <w:rPr>
      <w:color w:val="605E5C"/>
      <w:shd w:val="clear" w:color="auto" w:fill="E1DFDD"/>
    </w:rPr>
  </w:style>
  <w:style w:type="table" w:styleId="ListTable2">
    <w:name w:val="List Table 2"/>
    <w:basedOn w:val="TableNormal"/>
    <w:uiPriority w:val="47"/>
    <w:rsid w:val="00FE0CA3"/>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uiPriority w:val="99"/>
    <w:unhideWhenUsed/>
    <w:rsid w:val="00E318F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microsoft.com/office/2016/09/relationships/commentsIds" Target="commentsIds.xml"/><Relationship Id="rId26" Type="http://schemas.openxmlformats.org/officeDocument/2006/relationships/image" Target="media/image12.png"/><Relationship Id="rId39" Type="http://schemas.openxmlformats.org/officeDocument/2006/relationships/hyperlink" Target="https://open.library.okstate.edu/culturalgeography/chapter/5-3-2/" TargetMode="External"/><Relationship Id="rId21" Type="http://schemas.openxmlformats.org/officeDocument/2006/relationships/image" Target="media/image7.png"/><Relationship Id="rId34" Type="http://schemas.openxmlformats.org/officeDocument/2006/relationships/hyperlink" Target="https://doi.org/10.1016/j.jhydrol.2022.128211" TargetMode="External"/><Relationship Id="rId42" Type="http://schemas.openxmlformats.org/officeDocument/2006/relationships/hyperlink" Target="https://doi.org/10.1127/metz/2015/0642" TargetMode="External"/><Relationship Id="rId47" Type="http://schemas.openxmlformats.org/officeDocument/2006/relationships/fontTable" Target="fontTable.xml"/><Relationship Id="rId50" Type="http://schemas.microsoft.com/office/2020/10/relationships/intelligence" Target="intelligence2.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comments" Target="comments.xml"/><Relationship Id="rId29" Type="http://schemas.openxmlformats.org/officeDocument/2006/relationships/image" Target="media/image15.png"/><Relationship Id="rId11" Type="http://schemas.openxmlformats.org/officeDocument/2006/relationships/image" Target="media/image1.png"/><Relationship Id="rId24" Type="http://schemas.openxmlformats.org/officeDocument/2006/relationships/image" Target="media/image10.png"/><Relationship Id="rId32" Type="http://schemas.openxmlformats.org/officeDocument/2006/relationships/hyperlink" Target="https://www.epa.gov/streamflow-duration-assessment/random-forest-modeling" TargetMode="External"/><Relationship Id="rId37" Type="http://schemas.openxmlformats.org/officeDocument/2006/relationships/hyperlink" Target="https://doi.org/10.1002/qj.3803" TargetMode="External"/><Relationship Id="rId40" Type="http://schemas.openxmlformats.org/officeDocument/2006/relationships/hyperlink" Target="https://www.ibm.com/think/topics/overfitting-vs-underfitting" TargetMode="External"/><Relationship Id="rId45"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hyperlink" Target="https://doi.org/10.1007/s12665-023-11191-9" TargetMode="External"/><Relationship Id="rId49" Type="http://schemas.openxmlformats.org/officeDocument/2006/relationships/theme" Target="theme/theme1.xml"/><Relationship Id="rId10" Type="http://schemas.openxmlformats.org/officeDocument/2006/relationships/endnotes" Target="endnotes.xml"/><Relationship Id="rId19" Type="http://schemas.microsoft.com/office/2018/08/relationships/commentsExtensible" Target="commentsExtensible.xml"/><Relationship Id="rId31" Type="http://schemas.openxmlformats.org/officeDocument/2006/relationships/hyperlink" Target="https://www.everstream.ai/" TargetMode="External"/><Relationship Id="rId44" Type="http://schemas.openxmlformats.org/officeDocument/2006/relationships/hyperlink" Target="https://doi.org/10.1016/j.scitotenv.2021.148025"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hyperlink" Target="https://doi.org/10.2307/1911963" TargetMode="External"/><Relationship Id="rId35" Type="http://schemas.openxmlformats.org/officeDocument/2006/relationships/hyperlink" Target="https://doi.org/10.2747/0272-3646.32.4.295" TargetMode="External"/><Relationship Id="rId43" Type="http://schemas.openxmlformats.org/officeDocument/2006/relationships/hyperlink" Target="https://doi.org/10.1073/pnas.0701020104" TargetMode="External"/><Relationship Id="rId48" Type="http://schemas.microsoft.com/office/2011/relationships/people" Target="peop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microsoft.com/office/2011/relationships/commentsExtended" Target="commentsExtended.xml"/><Relationship Id="rId25" Type="http://schemas.openxmlformats.org/officeDocument/2006/relationships/image" Target="media/image11.png"/><Relationship Id="rId33" Type="http://schemas.openxmlformats.org/officeDocument/2006/relationships/hyperlink" Target="https://doi.org/10.1007/978-3-031-15670-0_12" TargetMode="External"/><Relationship Id="rId38" Type="http://schemas.openxmlformats.org/officeDocument/2006/relationships/hyperlink" Target="https://doi.org/10.1175/mwr-d-19-0344.1" TargetMode="External"/><Relationship Id="rId46" Type="http://schemas.openxmlformats.org/officeDocument/2006/relationships/footer" Target="footer1.xml"/><Relationship Id="rId20" Type="http://schemas.openxmlformats.org/officeDocument/2006/relationships/image" Target="media/image6.png"/><Relationship Id="rId41" Type="http://schemas.openxmlformats.org/officeDocument/2006/relationships/hyperlink" Target="https://www.climate.gov/enso" TargetMode="External"/><Relationship Id="rId1" Type="http://schemas.openxmlformats.org/officeDocument/2006/relationships/customXml" Target="../customXml/item1.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8709f661-057e-4311-8883-0f3c948f4275"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DC4C1776C5B2454D88B8B2AD3E9544F6" ma:contentTypeVersion="1" ma:contentTypeDescription="Create a new document." ma:contentTypeScope="" ma:versionID="c50b97988ffeeda10905efc05b9b1973">
  <xsd:schema xmlns:xsd="http://www.w3.org/2001/XMLSchema" xmlns:xs="http://www.w3.org/2001/XMLSchema" xmlns:p="http://schemas.microsoft.com/office/2006/metadata/properties" xmlns:ns2="8709f661-057e-4311-8883-0f3c948f4275" targetNamespace="http://schemas.microsoft.com/office/2006/metadata/properties" ma:root="true" ma:fieldsID="bf2f4017dfdfe1d0d3cc8227701a45e6" ns2:_="">
    <xsd:import namespace="8709f661-057e-4311-8883-0f3c948f4275"/>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09f661-057e-4311-8883-0f3c948f4275"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D18FF18-12F0-4FE2-ABB8-504F14C57032}">
  <ds:schemaRefs>
    <ds:schemaRef ds:uri="http://schemas.microsoft.com/office/2006/metadata/properties"/>
    <ds:schemaRef ds:uri="http://schemas.microsoft.com/office/infopath/2007/PartnerControls"/>
    <ds:schemaRef ds:uri="8709f661-057e-4311-8883-0f3c948f4275"/>
  </ds:schemaRefs>
</ds:datastoreItem>
</file>

<file path=customXml/itemProps2.xml><?xml version="1.0" encoding="utf-8"?>
<ds:datastoreItem xmlns:ds="http://schemas.openxmlformats.org/officeDocument/2006/customXml" ds:itemID="{FC03E7E5-A4BA-484F-A685-87F86F5D5180}">
  <ds:schemaRefs>
    <ds:schemaRef ds:uri="http://schemas.openxmlformats.org/officeDocument/2006/bibliography"/>
  </ds:schemaRefs>
</ds:datastoreItem>
</file>

<file path=customXml/itemProps3.xml><?xml version="1.0" encoding="utf-8"?>
<ds:datastoreItem xmlns:ds="http://schemas.openxmlformats.org/officeDocument/2006/customXml" ds:itemID="{D83CA999-59A9-44EC-B7CB-E16B7C2DC94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709f661-057e-4311-8883-0f3c948f427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C759719-9A33-427C-BC13-D60A89AD355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5059</TotalTime>
  <Pages>41</Pages>
  <Words>8753</Words>
  <Characters>49898</Characters>
  <Application>Microsoft Office Word</Application>
  <DocSecurity>0</DocSecurity>
  <Lines>415</Lines>
  <Paragraphs>117</Paragraphs>
  <ScaleCrop>false</ScaleCrop>
  <Company/>
  <LinksUpToDate>false</LinksUpToDate>
  <CharactersWithSpaces>58534</CharactersWithSpaces>
  <SharedDoc>false</SharedDoc>
  <HLinks>
    <vt:vector size="198" baseType="variant">
      <vt:variant>
        <vt:i4>2424954</vt:i4>
      </vt:variant>
      <vt:variant>
        <vt:i4>165</vt:i4>
      </vt:variant>
      <vt:variant>
        <vt:i4>0</vt:i4>
      </vt:variant>
      <vt:variant>
        <vt:i4>5</vt:i4>
      </vt:variant>
      <vt:variant>
        <vt:lpwstr>https://doi.org/10.1016/j.scitotenv.2021.148025</vt:lpwstr>
      </vt:variant>
      <vt:variant>
        <vt:lpwstr/>
      </vt:variant>
      <vt:variant>
        <vt:i4>3735651</vt:i4>
      </vt:variant>
      <vt:variant>
        <vt:i4>162</vt:i4>
      </vt:variant>
      <vt:variant>
        <vt:i4>0</vt:i4>
      </vt:variant>
      <vt:variant>
        <vt:i4>5</vt:i4>
      </vt:variant>
      <vt:variant>
        <vt:lpwstr>https://doi.org/10.1073/pnas.0701020104</vt:lpwstr>
      </vt:variant>
      <vt:variant>
        <vt:lpwstr/>
      </vt:variant>
      <vt:variant>
        <vt:i4>2490475</vt:i4>
      </vt:variant>
      <vt:variant>
        <vt:i4>159</vt:i4>
      </vt:variant>
      <vt:variant>
        <vt:i4>0</vt:i4>
      </vt:variant>
      <vt:variant>
        <vt:i4>5</vt:i4>
      </vt:variant>
      <vt:variant>
        <vt:lpwstr>https://doi.org/10.1127/metz/2015/0642</vt:lpwstr>
      </vt:variant>
      <vt:variant>
        <vt:lpwstr/>
      </vt:variant>
      <vt:variant>
        <vt:i4>5374025</vt:i4>
      </vt:variant>
      <vt:variant>
        <vt:i4>156</vt:i4>
      </vt:variant>
      <vt:variant>
        <vt:i4>0</vt:i4>
      </vt:variant>
      <vt:variant>
        <vt:i4>5</vt:i4>
      </vt:variant>
      <vt:variant>
        <vt:lpwstr>https://www.climate.gov/enso</vt:lpwstr>
      </vt:variant>
      <vt:variant>
        <vt:lpwstr/>
      </vt:variant>
      <vt:variant>
        <vt:i4>4784196</vt:i4>
      </vt:variant>
      <vt:variant>
        <vt:i4>153</vt:i4>
      </vt:variant>
      <vt:variant>
        <vt:i4>0</vt:i4>
      </vt:variant>
      <vt:variant>
        <vt:i4>5</vt:i4>
      </vt:variant>
      <vt:variant>
        <vt:lpwstr>https://open.library.okstate.edu/culturalgeography/chapter/5-3-2/</vt:lpwstr>
      </vt:variant>
      <vt:variant>
        <vt:lpwstr/>
      </vt:variant>
      <vt:variant>
        <vt:i4>7340094</vt:i4>
      </vt:variant>
      <vt:variant>
        <vt:i4>150</vt:i4>
      </vt:variant>
      <vt:variant>
        <vt:i4>0</vt:i4>
      </vt:variant>
      <vt:variant>
        <vt:i4>5</vt:i4>
      </vt:variant>
      <vt:variant>
        <vt:lpwstr>https://doi.org/10.1175/mwr-d-19-0344.1</vt:lpwstr>
      </vt:variant>
      <vt:variant>
        <vt:lpwstr/>
      </vt:variant>
      <vt:variant>
        <vt:i4>7995455</vt:i4>
      </vt:variant>
      <vt:variant>
        <vt:i4>147</vt:i4>
      </vt:variant>
      <vt:variant>
        <vt:i4>0</vt:i4>
      </vt:variant>
      <vt:variant>
        <vt:i4>5</vt:i4>
      </vt:variant>
      <vt:variant>
        <vt:lpwstr>https://doi.org/10.1002/qj.3803</vt:lpwstr>
      </vt:variant>
      <vt:variant>
        <vt:lpwstr/>
      </vt:variant>
      <vt:variant>
        <vt:i4>2752573</vt:i4>
      </vt:variant>
      <vt:variant>
        <vt:i4>144</vt:i4>
      </vt:variant>
      <vt:variant>
        <vt:i4>0</vt:i4>
      </vt:variant>
      <vt:variant>
        <vt:i4>5</vt:i4>
      </vt:variant>
      <vt:variant>
        <vt:lpwstr>https://doi.org/10.1007/s12665-023-11191-9</vt:lpwstr>
      </vt:variant>
      <vt:variant>
        <vt:lpwstr/>
      </vt:variant>
      <vt:variant>
        <vt:i4>3932282</vt:i4>
      </vt:variant>
      <vt:variant>
        <vt:i4>141</vt:i4>
      </vt:variant>
      <vt:variant>
        <vt:i4>0</vt:i4>
      </vt:variant>
      <vt:variant>
        <vt:i4>5</vt:i4>
      </vt:variant>
      <vt:variant>
        <vt:lpwstr>https://doi.org/10.2747/0272-3646.32.4.295</vt:lpwstr>
      </vt:variant>
      <vt:variant>
        <vt:lpwstr/>
      </vt:variant>
      <vt:variant>
        <vt:i4>4915221</vt:i4>
      </vt:variant>
      <vt:variant>
        <vt:i4>138</vt:i4>
      </vt:variant>
      <vt:variant>
        <vt:i4>0</vt:i4>
      </vt:variant>
      <vt:variant>
        <vt:i4>5</vt:i4>
      </vt:variant>
      <vt:variant>
        <vt:lpwstr>https://doi.org/10.1016/j.jhydrol.2022.128211</vt:lpwstr>
      </vt:variant>
      <vt:variant>
        <vt:lpwstr/>
      </vt:variant>
      <vt:variant>
        <vt:i4>7864408</vt:i4>
      </vt:variant>
      <vt:variant>
        <vt:i4>135</vt:i4>
      </vt:variant>
      <vt:variant>
        <vt:i4>0</vt:i4>
      </vt:variant>
      <vt:variant>
        <vt:i4>5</vt:i4>
      </vt:variant>
      <vt:variant>
        <vt:lpwstr>https://doi.org/10.1007/978-3-031-15670-0_12</vt:lpwstr>
      </vt:variant>
      <vt:variant>
        <vt:lpwstr/>
      </vt:variant>
      <vt:variant>
        <vt:i4>8257639</vt:i4>
      </vt:variant>
      <vt:variant>
        <vt:i4>132</vt:i4>
      </vt:variant>
      <vt:variant>
        <vt:i4>0</vt:i4>
      </vt:variant>
      <vt:variant>
        <vt:i4>5</vt:i4>
      </vt:variant>
      <vt:variant>
        <vt:lpwstr>https://www.everstream.ai/</vt:lpwstr>
      </vt:variant>
      <vt:variant>
        <vt:lpwstr/>
      </vt:variant>
      <vt:variant>
        <vt:i4>3014759</vt:i4>
      </vt:variant>
      <vt:variant>
        <vt:i4>129</vt:i4>
      </vt:variant>
      <vt:variant>
        <vt:i4>0</vt:i4>
      </vt:variant>
      <vt:variant>
        <vt:i4>5</vt:i4>
      </vt:variant>
      <vt:variant>
        <vt:lpwstr>https://doi.org/10.2307/1911963</vt:lpwstr>
      </vt:variant>
      <vt:variant>
        <vt:lpwstr/>
      </vt:variant>
      <vt:variant>
        <vt:i4>1048638</vt:i4>
      </vt:variant>
      <vt:variant>
        <vt:i4>116</vt:i4>
      </vt:variant>
      <vt:variant>
        <vt:i4>0</vt:i4>
      </vt:variant>
      <vt:variant>
        <vt:i4>5</vt:i4>
      </vt:variant>
      <vt:variant>
        <vt:lpwstr/>
      </vt:variant>
      <vt:variant>
        <vt:lpwstr>_Toc228125612</vt:lpwstr>
      </vt:variant>
      <vt:variant>
        <vt:i4>1048638</vt:i4>
      </vt:variant>
      <vt:variant>
        <vt:i4>110</vt:i4>
      </vt:variant>
      <vt:variant>
        <vt:i4>0</vt:i4>
      </vt:variant>
      <vt:variant>
        <vt:i4>5</vt:i4>
      </vt:variant>
      <vt:variant>
        <vt:lpwstr/>
      </vt:variant>
      <vt:variant>
        <vt:lpwstr>_Toc228125611</vt:lpwstr>
      </vt:variant>
      <vt:variant>
        <vt:i4>1048638</vt:i4>
      </vt:variant>
      <vt:variant>
        <vt:i4>104</vt:i4>
      </vt:variant>
      <vt:variant>
        <vt:i4>0</vt:i4>
      </vt:variant>
      <vt:variant>
        <vt:i4>5</vt:i4>
      </vt:variant>
      <vt:variant>
        <vt:lpwstr/>
      </vt:variant>
      <vt:variant>
        <vt:lpwstr>_Toc228125610</vt:lpwstr>
      </vt:variant>
      <vt:variant>
        <vt:i4>1114174</vt:i4>
      </vt:variant>
      <vt:variant>
        <vt:i4>98</vt:i4>
      </vt:variant>
      <vt:variant>
        <vt:i4>0</vt:i4>
      </vt:variant>
      <vt:variant>
        <vt:i4>5</vt:i4>
      </vt:variant>
      <vt:variant>
        <vt:lpwstr/>
      </vt:variant>
      <vt:variant>
        <vt:lpwstr>_Toc228125609</vt:lpwstr>
      </vt:variant>
      <vt:variant>
        <vt:i4>1114174</vt:i4>
      </vt:variant>
      <vt:variant>
        <vt:i4>92</vt:i4>
      </vt:variant>
      <vt:variant>
        <vt:i4>0</vt:i4>
      </vt:variant>
      <vt:variant>
        <vt:i4>5</vt:i4>
      </vt:variant>
      <vt:variant>
        <vt:lpwstr/>
      </vt:variant>
      <vt:variant>
        <vt:lpwstr>_Toc228125608</vt:lpwstr>
      </vt:variant>
      <vt:variant>
        <vt:i4>1114174</vt:i4>
      </vt:variant>
      <vt:variant>
        <vt:i4>86</vt:i4>
      </vt:variant>
      <vt:variant>
        <vt:i4>0</vt:i4>
      </vt:variant>
      <vt:variant>
        <vt:i4>5</vt:i4>
      </vt:variant>
      <vt:variant>
        <vt:lpwstr/>
      </vt:variant>
      <vt:variant>
        <vt:lpwstr>_Toc228125607</vt:lpwstr>
      </vt:variant>
      <vt:variant>
        <vt:i4>1114174</vt:i4>
      </vt:variant>
      <vt:variant>
        <vt:i4>80</vt:i4>
      </vt:variant>
      <vt:variant>
        <vt:i4>0</vt:i4>
      </vt:variant>
      <vt:variant>
        <vt:i4>5</vt:i4>
      </vt:variant>
      <vt:variant>
        <vt:lpwstr/>
      </vt:variant>
      <vt:variant>
        <vt:lpwstr>_Toc228125606</vt:lpwstr>
      </vt:variant>
      <vt:variant>
        <vt:i4>1114174</vt:i4>
      </vt:variant>
      <vt:variant>
        <vt:i4>74</vt:i4>
      </vt:variant>
      <vt:variant>
        <vt:i4>0</vt:i4>
      </vt:variant>
      <vt:variant>
        <vt:i4>5</vt:i4>
      </vt:variant>
      <vt:variant>
        <vt:lpwstr/>
      </vt:variant>
      <vt:variant>
        <vt:lpwstr>_Toc228125605</vt:lpwstr>
      </vt:variant>
      <vt:variant>
        <vt:i4>1114174</vt:i4>
      </vt:variant>
      <vt:variant>
        <vt:i4>68</vt:i4>
      </vt:variant>
      <vt:variant>
        <vt:i4>0</vt:i4>
      </vt:variant>
      <vt:variant>
        <vt:i4>5</vt:i4>
      </vt:variant>
      <vt:variant>
        <vt:lpwstr/>
      </vt:variant>
      <vt:variant>
        <vt:lpwstr>_Toc228125604</vt:lpwstr>
      </vt:variant>
      <vt:variant>
        <vt:i4>1114174</vt:i4>
      </vt:variant>
      <vt:variant>
        <vt:i4>62</vt:i4>
      </vt:variant>
      <vt:variant>
        <vt:i4>0</vt:i4>
      </vt:variant>
      <vt:variant>
        <vt:i4>5</vt:i4>
      </vt:variant>
      <vt:variant>
        <vt:lpwstr/>
      </vt:variant>
      <vt:variant>
        <vt:lpwstr>_Toc228125603</vt:lpwstr>
      </vt:variant>
      <vt:variant>
        <vt:i4>1114174</vt:i4>
      </vt:variant>
      <vt:variant>
        <vt:i4>56</vt:i4>
      </vt:variant>
      <vt:variant>
        <vt:i4>0</vt:i4>
      </vt:variant>
      <vt:variant>
        <vt:i4>5</vt:i4>
      </vt:variant>
      <vt:variant>
        <vt:lpwstr/>
      </vt:variant>
      <vt:variant>
        <vt:lpwstr>_Toc228125602</vt:lpwstr>
      </vt:variant>
      <vt:variant>
        <vt:i4>1114174</vt:i4>
      </vt:variant>
      <vt:variant>
        <vt:i4>50</vt:i4>
      </vt:variant>
      <vt:variant>
        <vt:i4>0</vt:i4>
      </vt:variant>
      <vt:variant>
        <vt:i4>5</vt:i4>
      </vt:variant>
      <vt:variant>
        <vt:lpwstr/>
      </vt:variant>
      <vt:variant>
        <vt:lpwstr>_Toc228125601</vt:lpwstr>
      </vt:variant>
      <vt:variant>
        <vt:i4>1114174</vt:i4>
      </vt:variant>
      <vt:variant>
        <vt:i4>44</vt:i4>
      </vt:variant>
      <vt:variant>
        <vt:i4>0</vt:i4>
      </vt:variant>
      <vt:variant>
        <vt:i4>5</vt:i4>
      </vt:variant>
      <vt:variant>
        <vt:lpwstr/>
      </vt:variant>
      <vt:variant>
        <vt:lpwstr>_Toc228125600</vt:lpwstr>
      </vt:variant>
      <vt:variant>
        <vt:i4>1572925</vt:i4>
      </vt:variant>
      <vt:variant>
        <vt:i4>38</vt:i4>
      </vt:variant>
      <vt:variant>
        <vt:i4>0</vt:i4>
      </vt:variant>
      <vt:variant>
        <vt:i4>5</vt:i4>
      </vt:variant>
      <vt:variant>
        <vt:lpwstr/>
      </vt:variant>
      <vt:variant>
        <vt:lpwstr>_Toc228125599</vt:lpwstr>
      </vt:variant>
      <vt:variant>
        <vt:i4>1572925</vt:i4>
      </vt:variant>
      <vt:variant>
        <vt:i4>32</vt:i4>
      </vt:variant>
      <vt:variant>
        <vt:i4>0</vt:i4>
      </vt:variant>
      <vt:variant>
        <vt:i4>5</vt:i4>
      </vt:variant>
      <vt:variant>
        <vt:lpwstr/>
      </vt:variant>
      <vt:variant>
        <vt:lpwstr>_Toc228125598</vt:lpwstr>
      </vt:variant>
      <vt:variant>
        <vt:i4>1572925</vt:i4>
      </vt:variant>
      <vt:variant>
        <vt:i4>26</vt:i4>
      </vt:variant>
      <vt:variant>
        <vt:i4>0</vt:i4>
      </vt:variant>
      <vt:variant>
        <vt:i4>5</vt:i4>
      </vt:variant>
      <vt:variant>
        <vt:lpwstr/>
      </vt:variant>
      <vt:variant>
        <vt:lpwstr>_Toc228125597</vt:lpwstr>
      </vt:variant>
      <vt:variant>
        <vt:i4>1572925</vt:i4>
      </vt:variant>
      <vt:variant>
        <vt:i4>20</vt:i4>
      </vt:variant>
      <vt:variant>
        <vt:i4>0</vt:i4>
      </vt:variant>
      <vt:variant>
        <vt:i4>5</vt:i4>
      </vt:variant>
      <vt:variant>
        <vt:lpwstr/>
      </vt:variant>
      <vt:variant>
        <vt:lpwstr>_Toc228125596</vt:lpwstr>
      </vt:variant>
      <vt:variant>
        <vt:i4>1572925</vt:i4>
      </vt:variant>
      <vt:variant>
        <vt:i4>14</vt:i4>
      </vt:variant>
      <vt:variant>
        <vt:i4>0</vt:i4>
      </vt:variant>
      <vt:variant>
        <vt:i4>5</vt:i4>
      </vt:variant>
      <vt:variant>
        <vt:lpwstr/>
      </vt:variant>
      <vt:variant>
        <vt:lpwstr>_Toc228125595</vt:lpwstr>
      </vt:variant>
      <vt:variant>
        <vt:i4>1572925</vt:i4>
      </vt:variant>
      <vt:variant>
        <vt:i4>8</vt:i4>
      </vt:variant>
      <vt:variant>
        <vt:i4>0</vt:i4>
      </vt:variant>
      <vt:variant>
        <vt:i4>5</vt:i4>
      </vt:variant>
      <vt:variant>
        <vt:lpwstr/>
      </vt:variant>
      <vt:variant>
        <vt:lpwstr>_Toc228125594</vt:lpwstr>
      </vt:variant>
      <vt:variant>
        <vt:i4>1572925</vt:i4>
      </vt:variant>
      <vt:variant>
        <vt:i4>2</vt:i4>
      </vt:variant>
      <vt:variant>
        <vt:i4>0</vt:i4>
      </vt:variant>
      <vt:variant>
        <vt:i4>5</vt:i4>
      </vt:variant>
      <vt:variant>
        <vt:lpwstr/>
      </vt:variant>
      <vt:variant>
        <vt:lpwstr>_Toc228125593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Haberlie</dc:creator>
  <cp:keywords/>
  <dc:description/>
  <cp:lastModifiedBy>Landon Moeller</cp:lastModifiedBy>
  <cp:revision>1747</cp:revision>
  <dcterms:created xsi:type="dcterms:W3CDTF">2026-01-12T06:57:00Z</dcterms:created>
  <dcterms:modified xsi:type="dcterms:W3CDTF">2026-04-28T16:45:00Z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0x010100DC4C1776C5B2454D88B8B2AD3E9544F6</vt:lpwstr>
  </property>
</Properties>
</file>